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7D47B" w14:textId="3CAA9B58" w:rsidR="009B7E9B" w:rsidRPr="000F4E5F" w:rsidRDefault="009B7E9B" w:rsidP="000737F1">
      <w:pPr>
        <w:pStyle w:val="TitleBar"/>
        <w:jc w:val="both"/>
        <w:rPr>
          <w:lang w:val="en-GB"/>
        </w:rPr>
      </w:pPr>
      <w:bookmarkStart w:id="0" w:name="_Toc355754839"/>
    </w:p>
    <w:p w14:paraId="1AAF6BB2" w14:textId="77777777" w:rsidR="009B7E9B" w:rsidRPr="000F4E5F" w:rsidRDefault="00D52670" w:rsidP="000737F1">
      <w:pPr>
        <w:pStyle w:val="RouteTitle"/>
        <w:jc w:val="both"/>
        <w:rPr>
          <w:lang w:val="en-GB"/>
        </w:rPr>
      </w:pPr>
      <w:r w:rsidRPr="000F4E5F">
        <w:rPr>
          <w:lang w:val="en-GB"/>
        </w:rPr>
        <w:t>ORC</w:t>
      </w:r>
    </w:p>
    <w:p w14:paraId="56C34CA0" w14:textId="6A15B6F1" w:rsidR="009A4F01" w:rsidRPr="000F4E5F" w:rsidRDefault="002850A8" w:rsidP="000737F1">
      <w:pPr>
        <w:pStyle w:val="Title-Major"/>
        <w:ind w:right="468"/>
        <w:jc w:val="both"/>
        <w:rPr>
          <w:lang w:val="en-GB"/>
        </w:rPr>
      </w:pPr>
      <w:bookmarkStart w:id="1" w:name="TitleEnd"/>
      <w:bookmarkEnd w:id="1"/>
      <w:r>
        <w:rPr>
          <w:lang w:val="en-GB"/>
        </w:rPr>
        <w:t>Wholesale portal</w:t>
      </w:r>
    </w:p>
    <w:p w14:paraId="1D5F8279" w14:textId="77777777" w:rsidR="009A4F01" w:rsidRPr="000F4E5F" w:rsidRDefault="009A4F01" w:rsidP="000737F1">
      <w:pPr>
        <w:pStyle w:val="BodyText"/>
        <w:jc w:val="both"/>
        <w:rPr>
          <w:rStyle w:val="HighlightedVariable"/>
          <w:sz w:val="48"/>
          <w:lang w:val="en-GB"/>
        </w:rPr>
      </w:pPr>
    </w:p>
    <w:p w14:paraId="741D2875" w14:textId="77777777" w:rsidR="009A4F01" w:rsidRPr="000F4E5F" w:rsidRDefault="00D52670" w:rsidP="000737F1">
      <w:pPr>
        <w:pStyle w:val="BodyText"/>
        <w:jc w:val="both"/>
        <w:rPr>
          <w:rStyle w:val="HighlightedVariable"/>
          <w:lang w:val="en-GB"/>
        </w:rPr>
      </w:pPr>
      <w:r w:rsidRPr="000F4E5F">
        <w:rPr>
          <w:rStyle w:val="HighlightedVariable"/>
          <w:sz w:val="48"/>
          <w:lang w:val="en-GB"/>
        </w:rPr>
        <w:t>Functional Design Document</w:t>
      </w:r>
    </w:p>
    <w:p w14:paraId="1DA5FBCE" w14:textId="77777777" w:rsidR="009B7E9B" w:rsidRPr="000F4E5F" w:rsidRDefault="009B7E9B" w:rsidP="000737F1">
      <w:pPr>
        <w:pStyle w:val="BodyText"/>
        <w:jc w:val="both"/>
        <w:rPr>
          <w:lang w:val="en-GB"/>
        </w:rPr>
      </w:pPr>
    </w:p>
    <w:p w14:paraId="03B9C583" w14:textId="77777777" w:rsidR="009B7E9B" w:rsidRPr="000F4E5F" w:rsidRDefault="009B7E9B" w:rsidP="000737F1">
      <w:pPr>
        <w:pStyle w:val="BodyText"/>
        <w:jc w:val="both"/>
        <w:rPr>
          <w:lang w:val="en-GB"/>
        </w:rPr>
      </w:pPr>
    </w:p>
    <w:p w14:paraId="08DAE47F" w14:textId="77777777" w:rsidR="009B7E9B" w:rsidRPr="000F4E5F" w:rsidRDefault="009B7E9B" w:rsidP="000737F1">
      <w:pPr>
        <w:pStyle w:val="BodyText"/>
        <w:jc w:val="both"/>
        <w:rPr>
          <w:lang w:val="en-GB"/>
        </w:rPr>
      </w:pPr>
    </w:p>
    <w:p w14:paraId="507C8E90" w14:textId="77777777" w:rsidR="009B7E9B" w:rsidRPr="000F4E5F" w:rsidRDefault="009B7E9B" w:rsidP="000737F1">
      <w:pPr>
        <w:pStyle w:val="BodyText"/>
        <w:jc w:val="both"/>
        <w:rPr>
          <w:lang w:val="en-GB"/>
        </w:rPr>
      </w:pPr>
    </w:p>
    <w:p w14:paraId="55760D84" w14:textId="7E3DFB50" w:rsidR="009A4F01" w:rsidRPr="000F4E5F" w:rsidRDefault="009A4F01" w:rsidP="000737F1">
      <w:pPr>
        <w:pStyle w:val="BodyText"/>
        <w:tabs>
          <w:tab w:val="left" w:pos="4320"/>
        </w:tabs>
        <w:spacing w:after="0"/>
        <w:jc w:val="both"/>
        <w:rPr>
          <w:lang w:val="en-GB"/>
        </w:rPr>
      </w:pPr>
      <w:r w:rsidRPr="000F4E5F">
        <w:rPr>
          <w:lang w:val="en-GB"/>
        </w:rPr>
        <w:t>Author:</w:t>
      </w:r>
      <w:r w:rsidRPr="000F4E5F">
        <w:rPr>
          <w:lang w:val="en-GB"/>
        </w:rPr>
        <w:tab/>
      </w:r>
      <w:r w:rsidR="002850A8">
        <w:rPr>
          <w:rStyle w:val="HighlightedVariable"/>
          <w:lang w:val="en-GB"/>
        </w:rPr>
        <w:t>Reetu Muneem</w:t>
      </w:r>
    </w:p>
    <w:p w14:paraId="2CF16DAD" w14:textId="7E02AAE5" w:rsidR="009A4F01" w:rsidRPr="000F4E5F" w:rsidRDefault="009A4F01" w:rsidP="000737F1">
      <w:pPr>
        <w:pStyle w:val="BodyText"/>
        <w:tabs>
          <w:tab w:val="left" w:pos="4320"/>
        </w:tabs>
        <w:spacing w:after="0"/>
        <w:jc w:val="both"/>
        <w:rPr>
          <w:lang w:val="en-GB"/>
        </w:rPr>
      </w:pPr>
      <w:r w:rsidRPr="000F4E5F">
        <w:rPr>
          <w:lang w:val="en-GB"/>
        </w:rPr>
        <w:t>Creation Date:</w:t>
      </w:r>
      <w:r w:rsidRPr="000F4E5F">
        <w:rPr>
          <w:lang w:val="en-GB"/>
        </w:rPr>
        <w:tab/>
      </w:r>
      <w:r w:rsidR="006920D8">
        <w:rPr>
          <w:lang w:val="en-GB"/>
        </w:rPr>
        <w:t>1</w:t>
      </w:r>
      <w:r w:rsidR="002850A8">
        <w:rPr>
          <w:lang w:val="en-GB"/>
        </w:rPr>
        <w:t>9/11/2021</w:t>
      </w:r>
    </w:p>
    <w:p w14:paraId="45094ED4" w14:textId="523226C8" w:rsidR="009A4F01" w:rsidRPr="006A73A0" w:rsidRDefault="009A4F01" w:rsidP="000737F1">
      <w:pPr>
        <w:pStyle w:val="BodyText"/>
        <w:tabs>
          <w:tab w:val="left" w:pos="4320"/>
        </w:tabs>
        <w:spacing w:after="0"/>
        <w:jc w:val="both"/>
        <w:rPr>
          <w:lang w:val="en-GB"/>
        </w:rPr>
      </w:pPr>
      <w:r w:rsidRPr="000F4E5F">
        <w:rPr>
          <w:lang w:val="en-GB"/>
        </w:rPr>
        <w:t>Last Updated:</w:t>
      </w:r>
      <w:r w:rsidRPr="000F4E5F">
        <w:rPr>
          <w:lang w:val="en-GB"/>
        </w:rPr>
        <w:tab/>
      </w:r>
      <w:ins w:id="2" w:author="Reetu Muneem" w:date="2022-02-08T10:30:00Z">
        <w:r w:rsidR="00867FAB">
          <w:rPr>
            <w:lang w:val="en-GB"/>
          </w:rPr>
          <w:t>0</w:t>
        </w:r>
      </w:ins>
      <w:ins w:id="3" w:author="Reetu Muneem" w:date="2022-02-09T15:38:00Z">
        <w:r w:rsidR="00E34ADF">
          <w:rPr>
            <w:lang w:val="en-GB"/>
          </w:rPr>
          <w:t>9</w:t>
        </w:r>
      </w:ins>
      <w:del w:id="4" w:author="Reetu Muneem" w:date="2022-01-11T14:48:00Z">
        <w:r w:rsidR="005E79E4" w:rsidDel="001F6187">
          <w:rPr>
            <w:lang w:val="en-GB"/>
          </w:rPr>
          <w:delText>20</w:delText>
        </w:r>
      </w:del>
      <w:r w:rsidR="00195229">
        <w:rPr>
          <w:lang w:val="en-GB"/>
        </w:rPr>
        <w:t>/</w:t>
      </w:r>
      <w:ins w:id="5" w:author="Reetu Muneem" w:date="2022-01-11T14:48:00Z">
        <w:r w:rsidR="001F6187">
          <w:rPr>
            <w:lang w:val="en-GB"/>
          </w:rPr>
          <w:t>0</w:t>
        </w:r>
      </w:ins>
      <w:ins w:id="6" w:author="Sergio Rodrigues" w:date="2022-05-13T10:47:00Z">
        <w:r w:rsidR="00A7738F">
          <w:rPr>
            <w:lang w:val="en-GB"/>
          </w:rPr>
          <w:t>5</w:t>
        </w:r>
      </w:ins>
      <w:ins w:id="7" w:author="Reetu Muneem" w:date="2022-02-08T10:30:00Z">
        <w:del w:id="8" w:author="Sergio Rodrigues" w:date="2022-05-13T10:47:00Z">
          <w:r w:rsidR="00867FAB" w:rsidDel="00A7738F">
            <w:rPr>
              <w:lang w:val="en-GB"/>
            </w:rPr>
            <w:delText>2</w:delText>
          </w:r>
        </w:del>
      </w:ins>
      <w:del w:id="9" w:author="Reetu Muneem" w:date="2022-01-11T14:48:00Z">
        <w:r w:rsidR="00195229" w:rsidDel="001F6187">
          <w:rPr>
            <w:lang w:val="en-GB"/>
          </w:rPr>
          <w:delText>12</w:delText>
        </w:r>
      </w:del>
      <w:r w:rsidR="00195229">
        <w:rPr>
          <w:lang w:val="en-GB"/>
        </w:rPr>
        <w:t>/202</w:t>
      </w:r>
      <w:ins w:id="10" w:author="Reetu Muneem" w:date="2022-01-11T14:48:00Z">
        <w:r w:rsidR="001F6187">
          <w:rPr>
            <w:lang w:val="en-GB"/>
          </w:rPr>
          <w:t>2</w:t>
        </w:r>
      </w:ins>
      <w:del w:id="11" w:author="Reetu Muneem" w:date="2022-01-11T14:48:00Z">
        <w:r w:rsidR="00195229" w:rsidDel="001F6187">
          <w:rPr>
            <w:lang w:val="en-GB"/>
          </w:rPr>
          <w:delText>1</w:delText>
        </w:r>
      </w:del>
    </w:p>
    <w:p w14:paraId="1121F1B6" w14:textId="4C04B549" w:rsidR="0049185C" w:rsidRPr="006A73A0" w:rsidRDefault="009A4F01" w:rsidP="000737F1">
      <w:pPr>
        <w:pStyle w:val="BodyText"/>
        <w:tabs>
          <w:tab w:val="left" w:pos="4320"/>
        </w:tabs>
        <w:spacing w:after="0"/>
        <w:jc w:val="both"/>
        <w:rPr>
          <w:color w:val="0000FF"/>
          <w:lang w:val="en-GB"/>
        </w:rPr>
      </w:pPr>
      <w:r w:rsidRPr="006A73A0">
        <w:rPr>
          <w:lang w:val="en-GB"/>
        </w:rPr>
        <w:t>Document Ref:</w:t>
      </w:r>
      <w:r w:rsidRPr="006A73A0">
        <w:rPr>
          <w:lang w:val="en-GB"/>
        </w:rPr>
        <w:tab/>
      </w:r>
      <w:bookmarkStart w:id="12" w:name="DocRefNumber"/>
      <w:r w:rsidR="003F1671" w:rsidRPr="006A73A0">
        <w:rPr>
          <w:rStyle w:val="HighlightedVariable"/>
          <w:lang w:val="en-GB"/>
        </w:rPr>
        <w:t xml:space="preserve">ASOS </w:t>
      </w:r>
      <w:bookmarkEnd w:id="12"/>
      <w:r w:rsidR="002850A8">
        <w:rPr>
          <w:rStyle w:val="HighlightedVariable"/>
          <w:lang w:val="en-GB"/>
        </w:rPr>
        <w:t>Wholesale Portal</w:t>
      </w:r>
    </w:p>
    <w:p w14:paraId="5E428CA9" w14:textId="5C5D8AD3" w:rsidR="009A4F01" w:rsidRPr="000F4E5F" w:rsidRDefault="009A4F01" w:rsidP="000737F1">
      <w:pPr>
        <w:pStyle w:val="BodyText"/>
        <w:tabs>
          <w:tab w:val="left" w:pos="4320"/>
        </w:tabs>
        <w:spacing w:after="0"/>
        <w:jc w:val="both"/>
        <w:rPr>
          <w:lang w:val="en-GB"/>
        </w:rPr>
      </w:pPr>
      <w:r w:rsidRPr="000F4E5F">
        <w:rPr>
          <w:lang w:val="en-GB"/>
        </w:rPr>
        <w:t>Version:</w:t>
      </w:r>
      <w:r w:rsidRPr="000F4E5F">
        <w:rPr>
          <w:lang w:val="en-GB"/>
        </w:rPr>
        <w:tab/>
      </w:r>
      <w:r w:rsidR="006920D8">
        <w:rPr>
          <w:lang w:val="en-GB"/>
        </w:rPr>
        <w:t>1.</w:t>
      </w:r>
      <w:ins w:id="13" w:author="Reetu Muneem" w:date="2022-01-11T14:48:00Z">
        <w:r w:rsidR="001F6187">
          <w:rPr>
            <w:lang w:val="en-GB"/>
          </w:rPr>
          <w:t>2</w:t>
        </w:r>
      </w:ins>
      <w:del w:id="14" w:author="Reetu Muneem" w:date="2022-01-11T14:48:00Z">
        <w:r w:rsidR="001F6187" w:rsidDel="001F6187">
          <w:rPr>
            <w:lang w:val="en-GB"/>
          </w:rPr>
          <w:delText>1</w:delText>
        </w:r>
      </w:del>
    </w:p>
    <w:p w14:paraId="3A1B1C6A" w14:textId="77777777" w:rsidR="009B7E9B" w:rsidRPr="006A73A0" w:rsidRDefault="009B7E9B" w:rsidP="000737F1">
      <w:pPr>
        <w:pStyle w:val="BodyText"/>
        <w:tabs>
          <w:tab w:val="left" w:pos="4230"/>
        </w:tabs>
        <w:spacing w:after="0"/>
        <w:jc w:val="both"/>
        <w:rPr>
          <w:lang w:val="en-GB"/>
        </w:rPr>
      </w:pPr>
    </w:p>
    <w:p w14:paraId="3D1DF35D" w14:textId="77777777" w:rsidR="009B7E9B" w:rsidRPr="006A73A0" w:rsidRDefault="009B7E9B" w:rsidP="000737F1">
      <w:pPr>
        <w:pStyle w:val="BodyText"/>
        <w:tabs>
          <w:tab w:val="left" w:pos="4320"/>
        </w:tabs>
        <w:spacing w:after="0"/>
        <w:jc w:val="both"/>
        <w:rPr>
          <w:lang w:val="en-GB"/>
        </w:rPr>
      </w:pPr>
    </w:p>
    <w:p w14:paraId="410DFCFE" w14:textId="77777777" w:rsidR="009B7E9B" w:rsidRPr="006A73A0" w:rsidRDefault="009B7E9B" w:rsidP="000737F1">
      <w:pPr>
        <w:pStyle w:val="BodyText"/>
        <w:tabs>
          <w:tab w:val="left" w:pos="4320"/>
        </w:tabs>
        <w:spacing w:after="0"/>
        <w:jc w:val="both"/>
        <w:rPr>
          <w:lang w:val="en-GB"/>
        </w:rPr>
      </w:pPr>
    </w:p>
    <w:p w14:paraId="50AF7DAE" w14:textId="77777777" w:rsidR="009B7E9B" w:rsidRPr="006A73A0" w:rsidRDefault="009B7E9B" w:rsidP="000737F1">
      <w:pPr>
        <w:pStyle w:val="BodyText"/>
        <w:tabs>
          <w:tab w:val="left" w:pos="4320"/>
        </w:tabs>
        <w:spacing w:after="0"/>
        <w:jc w:val="both"/>
        <w:rPr>
          <w:lang w:val="en-GB"/>
        </w:rPr>
      </w:pPr>
    </w:p>
    <w:p w14:paraId="77755B24" w14:textId="77777777" w:rsidR="009B7E9B" w:rsidRPr="006A73A0" w:rsidRDefault="009B7E9B" w:rsidP="000737F1">
      <w:pPr>
        <w:pStyle w:val="BodyText"/>
        <w:jc w:val="both"/>
        <w:rPr>
          <w:lang w:val="en-GB"/>
        </w:rPr>
      </w:pPr>
    </w:p>
    <w:p w14:paraId="6C367999" w14:textId="77777777" w:rsidR="009B7E9B" w:rsidRPr="006A73A0" w:rsidRDefault="009B7E9B" w:rsidP="000737F1">
      <w:pPr>
        <w:pStyle w:val="BodyText"/>
        <w:tabs>
          <w:tab w:val="left" w:pos="4320"/>
        </w:tabs>
        <w:jc w:val="both"/>
        <w:rPr>
          <w:lang w:val="en-GB"/>
        </w:rPr>
      </w:pPr>
      <w:r w:rsidRPr="006A73A0">
        <w:rPr>
          <w:b/>
          <w:lang w:val="en-GB"/>
        </w:rPr>
        <w:t>Approvals:</w:t>
      </w:r>
    </w:p>
    <w:tbl>
      <w:tblPr>
        <w:tblW w:w="0" w:type="auto"/>
        <w:tblInd w:w="1440" w:type="dxa"/>
        <w:tblLayout w:type="fixed"/>
        <w:tblLook w:val="0000" w:firstRow="0" w:lastRow="0" w:firstColumn="0" w:lastColumn="0" w:noHBand="0" w:noVBand="0"/>
      </w:tblPr>
      <w:tblGrid>
        <w:gridCol w:w="2718"/>
        <w:gridCol w:w="5040"/>
      </w:tblGrid>
      <w:tr w:rsidR="00450F5A" w:rsidRPr="000F4E5F" w14:paraId="7C27B30D" w14:textId="77777777" w:rsidTr="00574015">
        <w:tc>
          <w:tcPr>
            <w:tcW w:w="2718" w:type="dxa"/>
            <w:tcBorders>
              <w:top w:val="nil"/>
              <w:left w:val="nil"/>
              <w:bottom w:val="nil"/>
              <w:right w:val="nil"/>
            </w:tcBorders>
          </w:tcPr>
          <w:p w14:paraId="00E3D6CD" w14:textId="5590E576" w:rsidR="00450F5A" w:rsidRPr="006A73A0" w:rsidRDefault="006A0A37" w:rsidP="000737F1">
            <w:pPr>
              <w:spacing w:before="360"/>
              <w:jc w:val="both"/>
              <w:rPr>
                <w:sz w:val="18"/>
                <w:lang w:val="en-GB"/>
              </w:rPr>
            </w:pPr>
            <w:r>
              <w:rPr>
                <w:rStyle w:val="HighlightedVariable"/>
              </w:rPr>
              <w:t>Rajul Shah</w:t>
            </w:r>
          </w:p>
        </w:tc>
        <w:tc>
          <w:tcPr>
            <w:tcW w:w="5040" w:type="dxa"/>
            <w:tcBorders>
              <w:top w:val="nil"/>
              <w:left w:val="nil"/>
              <w:bottom w:val="single" w:sz="6" w:space="0" w:color="auto"/>
              <w:right w:val="nil"/>
            </w:tcBorders>
          </w:tcPr>
          <w:p w14:paraId="3FB41F75" w14:textId="77777777" w:rsidR="00450F5A" w:rsidRPr="006A73A0" w:rsidRDefault="00450F5A" w:rsidP="000737F1">
            <w:pPr>
              <w:spacing w:before="360"/>
              <w:jc w:val="both"/>
              <w:rPr>
                <w:lang w:val="en-GB"/>
              </w:rPr>
            </w:pPr>
          </w:p>
        </w:tc>
      </w:tr>
      <w:tr w:rsidR="00450F5A" w:rsidRPr="000F4E5F" w14:paraId="67509470" w14:textId="77777777" w:rsidTr="00574015">
        <w:tc>
          <w:tcPr>
            <w:tcW w:w="2718" w:type="dxa"/>
            <w:tcBorders>
              <w:top w:val="nil"/>
              <w:left w:val="nil"/>
              <w:bottom w:val="nil"/>
              <w:right w:val="nil"/>
            </w:tcBorders>
          </w:tcPr>
          <w:p w14:paraId="1A0D0671" w14:textId="66A39E20" w:rsidR="00450F5A" w:rsidRPr="000F4E5F" w:rsidRDefault="006A0A37" w:rsidP="000737F1">
            <w:pPr>
              <w:spacing w:before="360"/>
              <w:jc w:val="both"/>
              <w:rPr>
                <w:color w:val="0000FF"/>
                <w:lang w:val="en-GB"/>
              </w:rPr>
            </w:pPr>
            <w:r>
              <w:rPr>
                <w:rStyle w:val="HighlightedVariable"/>
              </w:rPr>
              <w:t>Carol-Anne Adriaans</w:t>
            </w:r>
          </w:p>
        </w:tc>
        <w:tc>
          <w:tcPr>
            <w:tcW w:w="5040" w:type="dxa"/>
            <w:tcBorders>
              <w:top w:val="single" w:sz="6" w:space="0" w:color="auto"/>
              <w:left w:val="nil"/>
              <w:bottom w:val="single" w:sz="6" w:space="0" w:color="auto"/>
              <w:right w:val="nil"/>
            </w:tcBorders>
          </w:tcPr>
          <w:p w14:paraId="00BCD553" w14:textId="77777777" w:rsidR="00450F5A" w:rsidRPr="006A73A0" w:rsidRDefault="00450F5A" w:rsidP="000737F1">
            <w:pPr>
              <w:spacing w:before="360"/>
              <w:jc w:val="both"/>
              <w:rPr>
                <w:lang w:val="en-GB"/>
              </w:rPr>
            </w:pPr>
          </w:p>
        </w:tc>
      </w:tr>
      <w:tr w:rsidR="00450F5A" w:rsidRPr="000F4E5F" w14:paraId="58AE81BE" w14:textId="77777777" w:rsidTr="00574015">
        <w:tc>
          <w:tcPr>
            <w:tcW w:w="2718" w:type="dxa"/>
            <w:tcBorders>
              <w:top w:val="nil"/>
              <w:left w:val="nil"/>
              <w:bottom w:val="nil"/>
              <w:right w:val="nil"/>
            </w:tcBorders>
          </w:tcPr>
          <w:p w14:paraId="195B6AE0" w14:textId="30564E74" w:rsidR="00450F5A" w:rsidRPr="000F4E5F" w:rsidRDefault="006A0A37" w:rsidP="000737F1">
            <w:pPr>
              <w:spacing w:before="360"/>
              <w:jc w:val="both"/>
              <w:rPr>
                <w:rStyle w:val="HighlightedVariable"/>
                <w:lang w:val="en-GB"/>
              </w:rPr>
            </w:pPr>
            <w:r>
              <w:rPr>
                <w:rStyle w:val="HighlightedVariable"/>
                <w:lang w:val="en-GB"/>
              </w:rPr>
              <w:t>Eve Hankins</w:t>
            </w:r>
          </w:p>
        </w:tc>
        <w:tc>
          <w:tcPr>
            <w:tcW w:w="5040" w:type="dxa"/>
            <w:tcBorders>
              <w:top w:val="single" w:sz="6" w:space="0" w:color="auto"/>
              <w:left w:val="nil"/>
              <w:bottom w:val="single" w:sz="6" w:space="0" w:color="auto"/>
              <w:right w:val="nil"/>
            </w:tcBorders>
          </w:tcPr>
          <w:p w14:paraId="631FDEAD" w14:textId="77777777" w:rsidR="00450F5A" w:rsidRPr="006A73A0" w:rsidRDefault="00450F5A" w:rsidP="000737F1">
            <w:pPr>
              <w:spacing w:before="360"/>
              <w:jc w:val="both"/>
              <w:rPr>
                <w:lang w:val="en-GB"/>
              </w:rPr>
            </w:pPr>
          </w:p>
        </w:tc>
      </w:tr>
    </w:tbl>
    <w:p w14:paraId="39B42945" w14:textId="77777777" w:rsidR="009B7E9B" w:rsidRPr="000F4E5F" w:rsidRDefault="007C1D50" w:rsidP="00843128">
      <w:pPr>
        <w:pStyle w:val="BodyText"/>
        <w:framePr w:w="10138" w:hSpace="187" w:wrap="auto" w:vAnchor="page" w:hAnchor="page" w:x="1101" w:y="13812"/>
        <w:tabs>
          <w:tab w:val="right" w:pos="9360"/>
          <w:tab w:val="right" w:pos="10080"/>
        </w:tabs>
        <w:spacing w:after="0"/>
        <w:ind w:right="-30"/>
        <w:jc w:val="both"/>
        <w:rPr>
          <w:lang w:val="en-GB"/>
        </w:rPr>
      </w:pPr>
      <w:r w:rsidRPr="000F4E5F">
        <w:rPr>
          <w:noProof/>
          <w:lang w:val="en-GB" w:eastAsia="en-GB"/>
        </w:rPr>
        <w:drawing>
          <wp:inline distT="0" distB="0" distL="0" distR="0" wp14:anchorId="1FE3F2D4" wp14:editId="06E76E55">
            <wp:extent cx="1727200" cy="285750"/>
            <wp:effectExtent l="0" t="0" r="6350" b="0"/>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27200" cy="285750"/>
                    </a:xfrm>
                    <a:prstGeom prst="rect">
                      <a:avLst/>
                    </a:prstGeom>
                    <a:noFill/>
                    <a:ln>
                      <a:noFill/>
                    </a:ln>
                  </pic:spPr>
                </pic:pic>
              </a:graphicData>
            </a:graphic>
          </wp:inline>
        </w:drawing>
      </w:r>
    </w:p>
    <w:p w14:paraId="4FA00E56" w14:textId="77777777" w:rsidR="009B7E9B" w:rsidRPr="006A73A0" w:rsidRDefault="009B7E9B" w:rsidP="000737F1">
      <w:pPr>
        <w:jc w:val="both"/>
        <w:rPr>
          <w:sz w:val="2"/>
          <w:lang w:val="en-GB"/>
        </w:rPr>
      </w:pPr>
    </w:p>
    <w:p w14:paraId="4A52E404" w14:textId="77777777" w:rsidR="009B7E9B" w:rsidRPr="006A73A0" w:rsidRDefault="009B7E9B" w:rsidP="000737F1">
      <w:pPr>
        <w:pStyle w:val="Heading1"/>
        <w:jc w:val="both"/>
        <w:rPr>
          <w:lang w:val="en-GB"/>
        </w:rPr>
      </w:pPr>
      <w:bookmarkStart w:id="15" w:name="_Toc104565059"/>
      <w:r w:rsidRPr="006A73A0">
        <w:rPr>
          <w:lang w:val="en-GB"/>
        </w:rPr>
        <w:lastRenderedPageBreak/>
        <w:t>Document Control</w:t>
      </w:r>
      <w:bookmarkEnd w:id="15"/>
    </w:p>
    <w:p w14:paraId="69024112" w14:textId="77777777" w:rsidR="009B7E9B" w:rsidRPr="006A73A0" w:rsidRDefault="009B7E9B" w:rsidP="00BF0B27">
      <w:pPr>
        <w:pStyle w:val="Heading2"/>
        <w:jc w:val="both"/>
        <w:rPr>
          <w:lang w:val="en-GB"/>
        </w:rPr>
      </w:pPr>
      <w:bookmarkStart w:id="16" w:name="_Toc104565060"/>
      <w:r w:rsidRPr="006A73A0">
        <w:rPr>
          <w:lang w:val="en-GB"/>
        </w:rPr>
        <w:t>Change Record</w:t>
      </w:r>
      <w:bookmarkEnd w:id="16"/>
    </w:p>
    <w:bookmarkStart w:id="17" w:name="Sec1"/>
    <w:p w14:paraId="168744A8" w14:textId="4898D1BE" w:rsidR="009B7E9B" w:rsidRPr="006A73A0" w:rsidRDefault="009B7E9B" w:rsidP="000737F1">
      <w:pPr>
        <w:pStyle w:val="BodyText"/>
        <w:ind w:left="8640" w:firstLine="720"/>
        <w:jc w:val="both"/>
        <w:rPr>
          <w:lang w:val="en-GB"/>
        </w:rPr>
      </w:pPr>
      <w:r w:rsidRPr="006A73A0">
        <w:rPr>
          <w:color w:val="FFFFFF"/>
          <w:sz w:val="10"/>
          <w:lang w:val="en-GB"/>
        </w:rPr>
        <w:fldChar w:fldCharType="begin"/>
      </w:r>
      <w:r w:rsidRPr="006A73A0">
        <w:rPr>
          <w:color w:val="FFFFFF"/>
          <w:sz w:val="10"/>
          <w:lang w:val="en-GB"/>
        </w:rPr>
        <w:instrText xml:space="preserve"> SECTIONPAGES  \* MERGEFORMAT </w:instrText>
      </w:r>
      <w:r w:rsidRPr="006A73A0">
        <w:rPr>
          <w:color w:val="FFFFFF"/>
          <w:sz w:val="10"/>
          <w:lang w:val="en-GB"/>
        </w:rPr>
        <w:fldChar w:fldCharType="separate"/>
      </w:r>
      <w:r w:rsidR="00320EA2">
        <w:rPr>
          <w:noProof/>
          <w:color w:val="FFFFFF"/>
          <w:sz w:val="10"/>
          <w:lang w:val="en-GB"/>
        </w:rPr>
        <w:t>3</w:t>
      </w:r>
      <w:r w:rsidRPr="006A73A0">
        <w:rPr>
          <w:color w:val="FFFFFF"/>
          <w:sz w:val="10"/>
          <w:lang w:val="en-GB"/>
        </w:rPr>
        <w:fldChar w:fldCharType="end"/>
      </w:r>
      <w:bookmarkEnd w:id="1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firstRow="0" w:lastRow="0" w:firstColumn="0" w:lastColumn="0" w:noHBand="0" w:noVBand="0"/>
      </w:tblPr>
      <w:tblGrid>
        <w:gridCol w:w="1208"/>
        <w:gridCol w:w="1672"/>
        <w:gridCol w:w="1163"/>
        <w:gridCol w:w="3883"/>
      </w:tblGrid>
      <w:tr w:rsidR="009B7E9B" w:rsidRPr="000F4E5F" w14:paraId="2D35A1C0" w14:textId="77777777" w:rsidTr="00574015">
        <w:trPr>
          <w:cantSplit/>
          <w:tblHeader/>
        </w:trPr>
        <w:tc>
          <w:tcPr>
            <w:tcW w:w="1208" w:type="dxa"/>
            <w:tcBorders>
              <w:top w:val="single" w:sz="12" w:space="0" w:color="000000"/>
              <w:bottom w:val="single" w:sz="6" w:space="0" w:color="000000"/>
              <w:right w:val="nil"/>
            </w:tcBorders>
            <w:shd w:val="clear" w:color="000000" w:fill="E6E6E6"/>
          </w:tcPr>
          <w:p w14:paraId="5E6190D5" w14:textId="77777777" w:rsidR="009B7E9B" w:rsidRPr="006A73A0" w:rsidRDefault="009B7E9B" w:rsidP="000737F1">
            <w:pPr>
              <w:pStyle w:val="TableHeading"/>
              <w:jc w:val="both"/>
              <w:rPr>
                <w:lang w:val="en-GB"/>
              </w:rPr>
            </w:pPr>
            <w:r w:rsidRPr="006A73A0">
              <w:rPr>
                <w:lang w:val="en-GB"/>
              </w:rPr>
              <w:t>Date</w:t>
            </w:r>
          </w:p>
        </w:tc>
        <w:tc>
          <w:tcPr>
            <w:tcW w:w="1672" w:type="dxa"/>
            <w:tcBorders>
              <w:top w:val="single" w:sz="12" w:space="0" w:color="000000"/>
              <w:left w:val="nil"/>
              <w:bottom w:val="single" w:sz="6" w:space="0" w:color="000000"/>
              <w:right w:val="nil"/>
            </w:tcBorders>
            <w:shd w:val="clear" w:color="000000" w:fill="E6E6E6"/>
          </w:tcPr>
          <w:p w14:paraId="5FFE373C" w14:textId="77777777" w:rsidR="009B7E9B" w:rsidRPr="006A73A0" w:rsidRDefault="009B7E9B" w:rsidP="000737F1">
            <w:pPr>
              <w:pStyle w:val="TableHeading"/>
              <w:jc w:val="both"/>
              <w:rPr>
                <w:lang w:val="en-GB"/>
              </w:rPr>
            </w:pPr>
            <w:r w:rsidRPr="006A73A0">
              <w:rPr>
                <w:lang w:val="en-GB"/>
              </w:rPr>
              <w:t>Author</w:t>
            </w:r>
          </w:p>
        </w:tc>
        <w:tc>
          <w:tcPr>
            <w:tcW w:w="1163" w:type="dxa"/>
            <w:tcBorders>
              <w:top w:val="single" w:sz="12" w:space="0" w:color="000000"/>
              <w:left w:val="nil"/>
              <w:bottom w:val="single" w:sz="6" w:space="0" w:color="000000"/>
              <w:right w:val="nil"/>
            </w:tcBorders>
            <w:shd w:val="clear" w:color="000000" w:fill="E6E6E6"/>
          </w:tcPr>
          <w:p w14:paraId="3699DC4D" w14:textId="77777777" w:rsidR="009B7E9B" w:rsidRPr="006A73A0" w:rsidRDefault="009B7E9B" w:rsidP="000737F1">
            <w:pPr>
              <w:pStyle w:val="TableHeading"/>
              <w:jc w:val="both"/>
              <w:rPr>
                <w:lang w:val="en-GB"/>
              </w:rPr>
            </w:pPr>
            <w:r w:rsidRPr="006A73A0">
              <w:rPr>
                <w:lang w:val="en-GB"/>
              </w:rPr>
              <w:t>Version</w:t>
            </w:r>
          </w:p>
        </w:tc>
        <w:tc>
          <w:tcPr>
            <w:tcW w:w="3883" w:type="dxa"/>
            <w:tcBorders>
              <w:top w:val="single" w:sz="12" w:space="0" w:color="000000"/>
              <w:left w:val="nil"/>
              <w:bottom w:val="single" w:sz="6" w:space="0" w:color="000000"/>
            </w:tcBorders>
            <w:shd w:val="clear" w:color="000000" w:fill="E6E6E6"/>
          </w:tcPr>
          <w:p w14:paraId="47A55834" w14:textId="77777777" w:rsidR="009B7E9B" w:rsidRPr="006A73A0" w:rsidRDefault="009B7E9B" w:rsidP="000737F1">
            <w:pPr>
              <w:pStyle w:val="TableHeading"/>
              <w:jc w:val="both"/>
              <w:rPr>
                <w:lang w:val="en-GB"/>
              </w:rPr>
            </w:pPr>
            <w:r w:rsidRPr="006A73A0">
              <w:rPr>
                <w:lang w:val="en-GB"/>
              </w:rPr>
              <w:t>Change Reference</w:t>
            </w:r>
          </w:p>
        </w:tc>
      </w:tr>
      <w:tr w:rsidR="00334E2F" w:rsidRPr="000F4E5F" w14:paraId="0BF4E4DC" w14:textId="77777777" w:rsidTr="00574015">
        <w:trPr>
          <w:cantSplit/>
        </w:trPr>
        <w:tc>
          <w:tcPr>
            <w:tcW w:w="1208" w:type="dxa"/>
            <w:tcBorders>
              <w:top w:val="single" w:sz="6" w:space="0" w:color="000000"/>
            </w:tcBorders>
            <w:shd w:val="clear" w:color="000000" w:fill="FFFFFF"/>
          </w:tcPr>
          <w:p w14:paraId="7D8B1AF0" w14:textId="2E8A6463" w:rsidR="00334E2F" w:rsidRPr="000F4E5F" w:rsidRDefault="000469CA" w:rsidP="000737F1">
            <w:pPr>
              <w:pStyle w:val="TableText"/>
              <w:jc w:val="both"/>
              <w:rPr>
                <w:lang w:val="en-GB"/>
              </w:rPr>
            </w:pPr>
            <w:r>
              <w:rPr>
                <w:lang w:val="en-GB"/>
              </w:rPr>
              <w:t>1</w:t>
            </w:r>
            <w:r w:rsidR="002850A8">
              <w:rPr>
                <w:lang w:val="en-GB"/>
              </w:rPr>
              <w:t>9-11-2021</w:t>
            </w:r>
          </w:p>
        </w:tc>
        <w:tc>
          <w:tcPr>
            <w:tcW w:w="1672" w:type="dxa"/>
            <w:tcBorders>
              <w:top w:val="single" w:sz="6" w:space="0" w:color="000000"/>
            </w:tcBorders>
            <w:shd w:val="clear" w:color="000000" w:fill="FFFFFF"/>
          </w:tcPr>
          <w:p w14:paraId="5C95615F" w14:textId="0C160D97" w:rsidR="00334E2F" w:rsidRPr="006A73A0" w:rsidRDefault="002850A8" w:rsidP="000737F1">
            <w:pPr>
              <w:pStyle w:val="TableText"/>
              <w:jc w:val="both"/>
              <w:rPr>
                <w:rStyle w:val="HighlightedVariable"/>
                <w:lang w:val="en-GB"/>
              </w:rPr>
            </w:pPr>
            <w:r>
              <w:rPr>
                <w:rStyle w:val="HighlightedVariable"/>
                <w:lang w:val="en-GB"/>
              </w:rPr>
              <w:t>Reetu Muneem</w:t>
            </w:r>
          </w:p>
        </w:tc>
        <w:tc>
          <w:tcPr>
            <w:tcW w:w="1163" w:type="dxa"/>
            <w:tcBorders>
              <w:top w:val="single" w:sz="6" w:space="0" w:color="000000"/>
            </w:tcBorders>
            <w:shd w:val="clear" w:color="000000" w:fill="FFFFFF"/>
          </w:tcPr>
          <w:p w14:paraId="69C560D6" w14:textId="0E39E72F" w:rsidR="00334E2F" w:rsidRPr="006A73A0" w:rsidRDefault="006920D8" w:rsidP="000737F1">
            <w:pPr>
              <w:pStyle w:val="TableText"/>
              <w:jc w:val="both"/>
              <w:rPr>
                <w:lang w:val="en-GB"/>
              </w:rPr>
            </w:pPr>
            <w:r>
              <w:rPr>
                <w:lang w:val="en-GB"/>
              </w:rPr>
              <w:t>1.0</w:t>
            </w:r>
          </w:p>
        </w:tc>
        <w:tc>
          <w:tcPr>
            <w:tcW w:w="3883" w:type="dxa"/>
            <w:tcBorders>
              <w:top w:val="single" w:sz="6" w:space="0" w:color="000000"/>
            </w:tcBorders>
            <w:shd w:val="clear" w:color="000000" w:fill="FFFFFF"/>
          </w:tcPr>
          <w:p w14:paraId="5420DE16" w14:textId="67BA9702" w:rsidR="00334E2F" w:rsidRPr="006A73A0" w:rsidRDefault="00AE33D7" w:rsidP="000737F1">
            <w:pPr>
              <w:pStyle w:val="TableText"/>
              <w:jc w:val="both"/>
              <w:rPr>
                <w:lang w:val="en-GB"/>
              </w:rPr>
            </w:pPr>
            <w:r w:rsidRPr="006A73A0">
              <w:rPr>
                <w:lang w:val="en-GB"/>
              </w:rPr>
              <w:t>Initial Draft</w:t>
            </w:r>
            <w:r w:rsidR="0016485F">
              <w:rPr>
                <w:lang w:val="en-GB"/>
              </w:rPr>
              <w:t xml:space="preserve"> – This version does not include the new requirement shared on 12</w:t>
            </w:r>
            <w:r w:rsidR="0016485F" w:rsidRPr="00EC4B34">
              <w:rPr>
                <w:vertAlign w:val="superscript"/>
                <w:lang w:val="en-GB"/>
              </w:rPr>
              <w:t>th</w:t>
            </w:r>
            <w:r w:rsidR="0016485F">
              <w:rPr>
                <w:lang w:val="en-GB"/>
              </w:rPr>
              <w:t xml:space="preserve"> Nov session with wholesale team. The requirements are captured in Open Issues’ section of this document.</w:t>
            </w:r>
          </w:p>
        </w:tc>
      </w:tr>
      <w:tr w:rsidR="00A12107" w:rsidRPr="000F4E5F" w14:paraId="5E304657" w14:textId="77777777" w:rsidTr="00BF0B27">
        <w:trPr>
          <w:cantSplit/>
        </w:trPr>
        <w:tc>
          <w:tcPr>
            <w:tcW w:w="1208" w:type="dxa"/>
            <w:tcBorders>
              <w:top w:val="single" w:sz="6" w:space="0" w:color="000000"/>
              <w:left w:val="single" w:sz="12" w:space="0" w:color="000000"/>
              <w:bottom w:val="single" w:sz="6" w:space="0" w:color="000000"/>
              <w:right w:val="single" w:sz="6" w:space="0" w:color="000000"/>
            </w:tcBorders>
            <w:shd w:val="clear" w:color="000000" w:fill="FFFFFF"/>
          </w:tcPr>
          <w:p w14:paraId="609C2E67" w14:textId="3930E180" w:rsidR="00A12107" w:rsidRDefault="009304F4" w:rsidP="00CD702B">
            <w:pPr>
              <w:pStyle w:val="TableText"/>
              <w:jc w:val="both"/>
              <w:rPr>
                <w:lang w:val="en-GB"/>
              </w:rPr>
            </w:pPr>
            <w:r>
              <w:rPr>
                <w:lang w:val="en-GB"/>
              </w:rPr>
              <w:t>20</w:t>
            </w:r>
            <w:r w:rsidR="00195229">
              <w:rPr>
                <w:lang w:val="en-GB"/>
              </w:rPr>
              <w:t>-12-2021</w:t>
            </w:r>
          </w:p>
        </w:tc>
        <w:tc>
          <w:tcPr>
            <w:tcW w:w="1672" w:type="dxa"/>
            <w:tcBorders>
              <w:top w:val="single" w:sz="6" w:space="0" w:color="000000"/>
              <w:left w:val="single" w:sz="6" w:space="0" w:color="000000"/>
              <w:bottom w:val="single" w:sz="6" w:space="0" w:color="000000"/>
              <w:right w:val="single" w:sz="6" w:space="0" w:color="000000"/>
            </w:tcBorders>
            <w:shd w:val="clear" w:color="000000" w:fill="FFFFFF"/>
          </w:tcPr>
          <w:p w14:paraId="62AD1655" w14:textId="2B4F0258" w:rsidR="00A12107" w:rsidRDefault="00195229" w:rsidP="00CD702B">
            <w:pPr>
              <w:pStyle w:val="TableText"/>
              <w:jc w:val="both"/>
              <w:rPr>
                <w:rStyle w:val="HighlightedVariable"/>
                <w:lang w:val="en-GB"/>
              </w:rPr>
            </w:pPr>
            <w:r>
              <w:rPr>
                <w:rStyle w:val="HighlightedVariable"/>
                <w:lang w:val="en-GB"/>
              </w:rPr>
              <w:t>Reetu Muneem</w:t>
            </w:r>
          </w:p>
        </w:tc>
        <w:tc>
          <w:tcPr>
            <w:tcW w:w="1163" w:type="dxa"/>
            <w:tcBorders>
              <w:top w:val="single" w:sz="6" w:space="0" w:color="000000"/>
              <w:left w:val="single" w:sz="6" w:space="0" w:color="000000"/>
              <w:bottom w:val="single" w:sz="6" w:space="0" w:color="000000"/>
              <w:right w:val="single" w:sz="6" w:space="0" w:color="000000"/>
            </w:tcBorders>
            <w:shd w:val="clear" w:color="000000" w:fill="FFFFFF"/>
          </w:tcPr>
          <w:p w14:paraId="253EB0D1" w14:textId="7EA76BD1" w:rsidR="00A12107" w:rsidRDefault="00195229" w:rsidP="00CD702B">
            <w:pPr>
              <w:pStyle w:val="TableText"/>
              <w:jc w:val="both"/>
              <w:rPr>
                <w:lang w:val="en-GB"/>
              </w:rPr>
            </w:pPr>
            <w:r>
              <w:rPr>
                <w:lang w:val="en-GB"/>
              </w:rPr>
              <w:t>1.1</w:t>
            </w:r>
          </w:p>
        </w:tc>
        <w:tc>
          <w:tcPr>
            <w:tcW w:w="3883" w:type="dxa"/>
            <w:tcBorders>
              <w:top w:val="single" w:sz="6" w:space="0" w:color="000000"/>
              <w:left w:val="single" w:sz="6" w:space="0" w:color="000000"/>
              <w:bottom w:val="single" w:sz="6" w:space="0" w:color="000000"/>
              <w:right w:val="single" w:sz="12" w:space="0" w:color="000000"/>
            </w:tcBorders>
            <w:shd w:val="clear" w:color="000000" w:fill="FFFFFF"/>
          </w:tcPr>
          <w:p w14:paraId="71121804" w14:textId="6C7A94C5" w:rsidR="00A12107" w:rsidRDefault="00195229" w:rsidP="00CD702B">
            <w:pPr>
              <w:pStyle w:val="TableText"/>
              <w:jc w:val="both"/>
              <w:rPr>
                <w:lang w:val="en-GB"/>
              </w:rPr>
            </w:pPr>
            <w:r>
              <w:rPr>
                <w:lang w:val="en-GB"/>
              </w:rPr>
              <w:t>Incorporated review comments</w:t>
            </w:r>
            <w:r w:rsidR="000E5B60">
              <w:rPr>
                <w:lang w:val="en-GB"/>
              </w:rPr>
              <w:t xml:space="preserve"> and new requirements discussed in FDD review session.</w:t>
            </w:r>
          </w:p>
        </w:tc>
      </w:tr>
      <w:tr w:rsidR="001F6187" w:rsidRPr="000F4E5F" w14:paraId="4DE44CD3" w14:textId="77777777" w:rsidTr="00674CE2">
        <w:trPr>
          <w:cantSplit/>
        </w:trPr>
        <w:tc>
          <w:tcPr>
            <w:tcW w:w="1208" w:type="dxa"/>
            <w:tcBorders>
              <w:top w:val="single" w:sz="6" w:space="0" w:color="000000"/>
              <w:left w:val="single" w:sz="12" w:space="0" w:color="000000"/>
              <w:bottom w:val="single" w:sz="12" w:space="0" w:color="000000"/>
              <w:right w:val="single" w:sz="6" w:space="0" w:color="000000"/>
            </w:tcBorders>
            <w:shd w:val="clear" w:color="000000" w:fill="FFFFFF"/>
          </w:tcPr>
          <w:p w14:paraId="4ED845C8" w14:textId="1B4BF321" w:rsidR="001F6187" w:rsidRDefault="00867FAB" w:rsidP="00CD702B">
            <w:pPr>
              <w:pStyle w:val="TableText"/>
              <w:jc w:val="both"/>
              <w:rPr>
                <w:lang w:val="en-GB"/>
              </w:rPr>
            </w:pPr>
            <w:r>
              <w:rPr>
                <w:lang w:val="en-GB"/>
              </w:rPr>
              <w:t>0</w:t>
            </w:r>
            <w:r w:rsidR="00E34ADF">
              <w:rPr>
                <w:lang w:val="en-GB"/>
              </w:rPr>
              <w:t>9</w:t>
            </w:r>
            <w:r w:rsidR="001F6187">
              <w:rPr>
                <w:lang w:val="en-GB"/>
              </w:rPr>
              <w:t>-0</w:t>
            </w:r>
            <w:r>
              <w:rPr>
                <w:lang w:val="en-GB"/>
              </w:rPr>
              <w:t>2</w:t>
            </w:r>
            <w:r w:rsidR="001F6187">
              <w:rPr>
                <w:lang w:val="en-GB"/>
              </w:rPr>
              <w:t>-2022</w:t>
            </w:r>
          </w:p>
        </w:tc>
        <w:tc>
          <w:tcPr>
            <w:tcW w:w="1672" w:type="dxa"/>
            <w:tcBorders>
              <w:top w:val="single" w:sz="6" w:space="0" w:color="000000"/>
              <w:left w:val="single" w:sz="6" w:space="0" w:color="000000"/>
              <w:bottom w:val="single" w:sz="12" w:space="0" w:color="000000"/>
              <w:right w:val="single" w:sz="6" w:space="0" w:color="000000"/>
            </w:tcBorders>
            <w:shd w:val="clear" w:color="000000" w:fill="FFFFFF"/>
          </w:tcPr>
          <w:p w14:paraId="59F9F22E" w14:textId="472BEF35" w:rsidR="001F6187" w:rsidRDefault="001F6187" w:rsidP="00CD702B">
            <w:pPr>
              <w:pStyle w:val="TableText"/>
              <w:jc w:val="both"/>
              <w:rPr>
                <w:rStyle w:val="HighlightedVariable"/>
                <w:lang w:val="en-GB"/>
              </w:rPr>
            </w:pPr>
            <w:r>
              <w:rPr>
                <w:rStyle w:val="HighlightedVariable"/>
                <w:lang w:val="en-GB"/>
              </w:rPr>
              <w:t>Reetu Muneem</w:t>
            </w:r>
          </w:p>
        </w:tc>
        <w:tc>
          <w:tcPr>
            <w:tcW w:w="1163" w:type="dxa"/>
            <w:tcBorders>
              <w:top w:val="single" w:sz="6" w:space="0" w:color="000000"/>
              <w:left w:val="single" w:sz="6" w:space="0" w:color="000000"/>
              <w:bottom w:val="single" w:sz="12" w:space="0" w:color="000000"/>
              <w:right w:val="single" w:sz="6" w:space="0" w:color="000000"/>
            </w:tcBorders>
            <w:shd w:val="clear" w:color="000000" w:fill="FFFFFF"/>
          </w:tcPr>
          <w:p w14:paraId="64CCB775" w14:textId="50C0E91B" w:rsidR="001F6187" w:rsidRDefault="001F6187" w:rsidP="00CD702B">
            <w:pPr>
              <w:pStyle w:val="TableText"/>
              <w:jc w:val="both"/>
              <w:rPr>
                <w:lang w:val="en-GB"/>
              </w:rPr>
            </w:pPr>
            <w:r>
              <w:rPr>
                <w:lang w:val="en-GB"/>
              </w:rPr>
              <w:t>1.2</w:t>
            </w:r>
          </w:p>
        </w:tc>
        <w:tc>
          <w:tcPr>
            <w:tcW w:w="3883" w:type="dxa"/>
            <w:tcBorders>
              <w:top w:val="single" w:sz="6" w:space="0" w:color="000000"/>
              <w:left w:val="single" w:sz="6" w:space="0" w:color="000000"/>
              <w:bottom w:val="single" w:sz="12" w:space="0" w:color="000000"/>
              <w:right w:val="single" w:sz="12" w:space="0" w:color="000000"/>
            </w:tcBorders>
            <w:shd w:val="clear" w:color="000000" w:fill="FFFFFF"/>
          </w:tcPr>
          <w:p w14:paraId="3A105008" w14:textId="7386EE1F" w:rsidR="000E16D5" w:rsidRDefault="000E16D5" w:rsidP="00CD702B">
            <w:pPr>
              <w:pStyle w:val="TableText"/>
              <w:jc w:val="both"/>
              <w:rPr>
                <w:lang w:val="en-GB"/>
              </w:rPr>
            </w:pPr>
            <w:r>
              <w:rPr>
                <w:lang w:val="en-GB"/>
              </w:rPr>
              <w:t xml:space="preserve">1. </w:t>
            </w:r>
            <w:r w:rsidR="001F6187">
              <w:rPr>
                <w:lang w:val="en-GB"/>
              </w:rPr>
              <w:t>Incorporated review comments discussed on 11/01/2022</w:t>
            </w:r>
            <w:r w:rsidR="009B7AC9" w:rsidRPr="009B7AC9">
              <w:rPr>
                <w:lang w:val="en-GB"/>
              </w:rPr>
              <w:t xml:space="preserve"> </w:t>
            </w:r>
            <w:r w:rsidR="00EE437E">
              <w:rPr>
                <w:lang w:val="en-GB"/>
              </w:rPr>
              <w:t>and updated excel extracts for</w:t>
            </w:r>
            <w:r w:rsidR="00DD595E">
              <w:rPr>
                <w:lang w:val="en-GB"/>
              </w:rPr>
              <w:t xml:space="preserve"> </w:t>
            </w:r>
            <w:r w:rsidR="00EE437E">
              <w:rPr>
                <w:lang w:val="en-GB"/>
              </w:rPr>
              <w:t>dashboards.</w:t>
            </w:r>
          </w:p>
          <w:p w14:paraId="4D7C549C" w14:textId="19AFC3F5" w:rsidR="001F6187" w:rsidRDefault="000E16D5" w:rsidP="00CD702B">
            <w:pPr>
              <w:pStyle w:val="TableText"/>
              <w:jc w:val="both"/>
              <w:rPr>
                <w:lang w:val="en-GB"/>
              </w:rPr>
            </w:pPr>
            <w:r>
              <w:rPr>
                <w:lang w:val="en-GB"/>
              </w:rPr>
              <w:t xml:space="preserve">2. Included </w:t>
            </w:r>
            <w:r w:rsidR="00867FAB">
              <w:rPr>
                <w:lang w:val="en-GB"/>
              </w:rPr>
              <w:t>Bulk Upload CR for Sales Order attributes –</w:t>
            </w:r>
          </w:p>
          <w:p w14:paraId="2B5B8792" w14:textId="3A0FD0CF" w:rsidR="00867FAB" w:rsidRDefault="00867FAB" w:rsidP="00DD595E">
            <w:pPr>
              <w:pStyle w:val="TableText"/>
              <w:ind w:left="222"/>
              <w:jc w:val="both"/>
              <w:rPr>
                <w:lang w:val="en-GB"/>
              </w:rPr>
            </w:pPr>
            <w:r>
              <w:rPr>
                <w:lang w:val="en-GB"/>
              </w:rPr>
              <w:t>Partner DC No.</w:t>
            </w:r>
          </w:p>
          <w:p w14:paraId="24C1674F" w14:textId="5CC3F7DA" w:rsidR="00867FAB" w:rsidRDefault="00867FAB" w:rsidP="00DD595E">
            <w:pPr>
              <w:pStyle w:val="TableText"/>
              <w:ind w:left="222"/>
              <w:jc w:val="both"/>
              <w:rPr>
                <w:lang w:val="en-GB"/>
              </w:rPr>
            </w:pPr>
            <w:r>
              <w:rPr>
                <w:lang w:val="en-GB"/>
              </w:rPr>
              <w:t>Partner Store No.</w:t>
            </w:r>
          </w:p>
          <w:p w14:paraId="2C6CB44B" w14:textId="3F7AD7FC" w:rsidR="00867FAB" w:rsidRDefault="00867FAB" w:rsidP="00DD595E">
            <w:pPr>
              <w:pStyle w:val="TableText"/>
              <w:ind w:left="222"/>
              <w:jc w:val="both"/>
              <w:rPr>
                <w:lang w:val="en-GB"/>
              </w:rPr>
            </w:pPr>
            <w:r>
              <w:rPr>
                <w:lang w:val="en-GB"/>
              </w:rPr>
              <w:t>Partner PO</w:t>
            </w:r>
            <w:ins w:id="18" w:author="Sergio Rodrigues" w:date="2022-05-17T01:06:00Z">
              <w:r w:rsidR="00C113FA">
                <w:rPr>
                  <w:lang w:val="en-GB"/>
                </w:rPr>
                <w:t xml:space="preserve"> No.</w:t>
              </w:r>
            </w:ins>
          </w:p>
          <w:p w14:paraId="393A66BA" w14:textId="57B16A7C" w:rsidR="00867FAB" w:rsidRDefault="00867FAB" w:rsidP="00DD595E">
            <w:pPr>
              <w:pStyle w:val="TableText"/>
              <w:ind w:left="222"/>
              <w:jc w:val="both"/>
              <w:rPr>
                <w:lang w:val="en-GB"/>
              </w:rPr>
            </w:pPr>
            <w:r>
              <w:rPr>
                <w:lang w:val="en-GB"/>
              </w:rPr>
              <w:t>Partner DC No.</w:t>
            </w:r>
          </w:p>
          <w:p w14:paraId="1CA70129" w14:textId="20D67D70" w:rsidR="00867FAB" w:rsidRDefault="000E16D5" w:rsidP="00CD702B">
            <w:pPr>
              <w:pStyle w:val="TableText"/>
              <w:jc w:val="both"/>
              <w:rPr>
                <w:lang w:val="en-GB"/>
              </w:rPr>
            </w:pPr>
            <w:r>
              <w:rPr>
                <w:lang w:val="en-GB"/>
              </w:rPr>
              <w:t>3. Included requirement for Partner Dept. No.</w:t>
            </w:r>
          </w:p>
        </w:tc>
      </w:tr>
    </w:tbl>
    <w:p w14:paraId="4BC7F9F3" w14:textId="6320B619" w:rsidR="00960ECA" w:rsidRPr="007052A5" w:rsidRDefault="00DD595E" w:rsidP="00960ECA">
      <w:pPr>
        <w:pStyle w:val="Caption"/>
        <w:jc w:val="center"/>
        <w:rPr>
          <w:color w:val="auto"/>
          <w:lang w:val="en-GB"/>
        </w:rPr>
      </w:pPr>
      <w:r>
        <w:rPr>
          <w:lang w:val="en-GB"/>
        </w:rPr>
        <w:t xml:space="preserve"> </w:t>
      </w:r>
      <w:r w:rsidR="00960ECA" w:rsidRPr="000F4E5F">
        <w:rPr>
          <w:color w:val="auto"/>
          <w:lang w:val="en-GB"/>
        </w:rPr>
        <w:t xml:space="preserve">Table </w:t>
      </w:r>
      <w:r w:rsidR="00960ECA" w:rsidRPr="000F4E5F">
        <w:rPr>
          <w:color w:val="auto"/>
          <w:lang w:val="en-GB"/>
        </w:rPr>
        <w:fldChar w:fldCharType="begin"/>
      </w:r>
      <w:r w:rsidR="00960ECA" w:rsidRPr="000F4E5F">
        <w:rPr>
          <w:color w:val="auto"/>
          <w:lang w:val="en-GB"/>
        </w:rPr>
        <w:instrText xml:space="preserve"> SEQ Table \* ARABIC </w:instrText>
      </w:r>
      <w:r w:rsidR="00960ECA" w:rsidRPr="000F4E5F">
        <w:rPr>
          <w:color w:val="auto"/>
          <w:lang w:val="en-GB"/>
        </w:rPr>
        <w:fldChar w:fldCharType="separate"/>
      </w:r>
      <w:r w:rsidR="00320EA2">
        <w:rPr>
          <w:noProof/>
          <w:color w:val="auto"/>
          <w:lang w:val="en-GB"/>
        </w:rPr>
        <w:t>1</w:t>
      </w:r>
      <w:r w:rsidR="00960ECA" w:rsidRPr="000F4E5F">
        <w:rPr>
          <w:color w:val="auto"/>
          <w:lang w:val="en-GB"/>
        </w:rPr>
        <w:fldChar w:fldCharType="end"/>
      </w:r>
      <w:r w:rsidR="00960ECA" w:rsidRPr="000F4E5F">
        <w:rPr>
          <w:color w:val="auto"/>
          <w:lang w:val="en-GB"/>
        </w:rPr>
        <w:t xml:space="preserve"> - </w:t>
      </w:r>
      <w:r w:rsidR="00960ECA" w:rsidRPr="00960ECA">
        <w:rPr>
          <w:color w:val="auto"/>
          <w:lang w:val="en-GB"/>
        </w:rPr>
        <w:t>Change Record</w:t>
      </w:r>
    </w:p>
    <w:p w14:paraId="5D786F71" w14:textId="51CCB96A" w:rsidR="00084CF7" w:rsidRPr="00D47716" w:rsidRDefault="00084CF7" w:rsidP="007971E6">
      <w:pPr>
        <w:pStyle w:val="BodyText"/>
        <w:ind w:left="0"/>
        <w:jc w:val="both"/>
        <w:rPr>
          <w:lang w:val="en-GB"/>
        </w:rPr>
      </w:pPr>
    </w:p>
    <w:p w14:paraId="70582148" w14:textId="77777777" w:rsidR="009B7E9B" w:rsidRPr="000F4E5F" w:rsidRDefault="009B7E9B" w:rsidP="000737F1">
      <w:pPr>
        <w:pStyle w:val="Heading2"/>
        <w:jc w:val="both"/>
        <w:rPr>
          <w:lang w:val="en-GB"/>
        </w:rPr>
      </w:pPr>
      <w:bookmarkStart w:id="19" w:name="_Toc104565061"/>
      <w:r w:rsidRPr="000F4E5F">
        <w:rPr>
          <w:lang w:val="en-GB"/>
        </w:rPr>
        <w:t>Reviewers</w:t>
      </w:r>
      <w:bookmarkEnd w:id="1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3960"/>
        <w:gridCol w:w="3960"/>
      </w:tblGrid>
      <w:tr w:rsidR="009B7E9B" w:rsidRPr="000F4E5F" w14:paraId="78183564" w14:textId="77777777" w:rsidTr="00574015">
        <w:trPr>
          <w:cantSplit/>
          <w:tblHeader/>
        </w:trPr>
        <w:tc>
          <w:tcPr>
            <w:tcW w:w="3960" w:type="dxa"/>
            <w:tcBorders>
              <w:top w:val="single" w:sz="12" w:space="0" w:color="000000"/>
              <w:bottom w:val="single" w:sz="6" w:space="0" w:color="000000"/>
              <w:right w:val="nil"/>
            </w:tcBorders>
            <w:shd w:val="clear" w:color="000000" w:fill="E6E6E6"/>
          </w:tcPr>
          <w:p w14:paraId="0001C231" w14:textId="77777777" w:rsidR="009B7E9B" w:rsidRPr="006A73A0" w:rsidRDefault="009B7E9B" w:rsidP="000737F1">
            <w:pPr>
              <w:pStyle w:val="TableHeading"/>
              <w:jc w:val="both"/>
              <w:rPr>
                <w:lang w:val="en-GB"/>
              </w:rPr>
            </w:pPr>
            <w:r w:rsidRPr="006A73A0">
              <w:rPr>
                <w:lang w:val="en-GB"/>
              </w:rPr>
              <w:t>Name</w:t>
            </w:r>
          </w:p>
        </w:tc>
        <w:tc>
          <w:tcPr>
            <w:tcW w:w="3960" w:type="dxa"/>
            <w:tcBorders>
              <w:top w:val="single" w:sz="12" w:space="0" w:color="000000"/>
              <w:left w:val="nil"/>
              <w:bottom w:val="single" w:sz="6" w:space="0" w:color="000000"/>
            </w:tcBorders>
            <w:shd w:val="clear" w:color="000000" w:fill="E6E6E6"/>
          </w:tcPr>
          <w:p w14:paraId="5E838F2A" w14:textId="77777777" w:rsidR="009B7E9B" w:rsidRPr="006A73A0" w:rsidRDefault="009B7E9B" w:rsidP="000737F1">
            <w:pPr>
              <w:pStyle w:val="TableHeading"/>
              <w:jc w:val="both"/>
              <w:rPr>
                <w:lang w:val="en-GB"/>
              </w:rPr>
            </w:pPr>
            <w:r w:rsidRPr="006A73A0">
              <w:rPr>
                <w:lang w:val="en-GB"/>
              </w:rPr>
              <w:t>Position</w:t>
            </w:r>
          </w:p>
        </w:tc>
      </w:tr>
      <w:tr w:rsidR="009D281C" w:rsidRPr="000F4E5F" w14:paraId="40F8649F" w14:textId="77777777" w:rsidTr="00574015">
        <w:trPr>
          <w:cantSplit/>
        </w:trPr>
        <w:tc>
          <w:tcPr>
            <w:tcW w:w="3960" w:type="dxa"/>
            <w:shd w:val="clear" w:color="000000" w:fill="FFFFFF"/>
          </w:tcPr>
          <w:p w14:paraId="253A690A" w14:textId="67E92F1B" w:rsidR="009D281C" w:rsidRPr="000F4E5F" w:rsidRDefault="009D281C" w:rsidP="009D281C">
            <w:pPr>
              <w:pStyle w:val="TableText"/>
              <w:jc w:val="both"/>
              <w:rPr>
                <w:lang w:val="en-GB"/>
              </w:rPr>
            </w:pPr>
            <w:r w:rsidRPr="00D83C80">
              <w:rPr>
                <w:lang w:val="en-GB"/>
              </w:rPr>
              <w:t>Kevin Clubb</w:t>
            </w:r>
          </w:p>
        </w:tc>
        <w:tc>
          <w:tcPr>
            <w:tcW w:w="3960" w:type="dxa"/>
            <w:shd w:val="clear" w:color="000000" w:fill="FFFFFF"/>
          </w:tcPr>
          <w:p w14:paraId="4CDC781A" w14:textId="77C0FC3E" w:rsidR="009D281C" w:rsidRPr="006A73A0" w:rsidRDefault="009D281C" w:rsidP="009D281C">
            <w:pPr>
              <w:pStyle w:val="TableText"/>
              <w:jc w:val="both"/>
              <w:rPr>
                <w:lang w:val="en-GB"/>
              </w:rPr>
            </w:pPr>
            <w:r>
              <w:rPr>
                <w:lang w:val="en-GB"/>
              </w:rPr>
              <w:t>Senior Business Analyst</w:t>
            </w:r>
          </w:p>
        </w:tc>
      </w:tr>
      <w:tr w:rsidR="009D281C" w:rsidRPr="000F4E5F" w14:paraId="41EB77F2" w14:textId="77777777" w:rsidTr="00574015">
        <w:trPr>
          <w:cantSplit/>
        </w:trPr>
        <w:tc>
          <w:tcPr>
            <w:tcW w:w="3960" w:type="dxa"/>
            <w:shd w:val="clear" w:color="000000" w:fill="FFFFFF"/>
          </w:tcPr>
          <w:p w14:paraId="57A519B5" w14:textId="4199C3C5" w:rsidR="009D281C" w:rsidRPr="000F4E5F" w:rsidRDefault="009D281C" w:rsidP="009D281C">
            <w:pPr>
              <w:pStyle w:val="TableText"/>
              <w:jc w:val="both"/>
              <w:rPr>
                <w:lang w:val="en-GB"/>
              </w:rPr>
            </w:pPr>
            <w:r w:rsidRPr="00D83C80">
              <w:rPr>
                <w:lang w:val="en-GB"/>
              </w:rPr>
              <w:t>Sue Leach</w:t>
            </w:r>
          </w:p>
        </w:tc>
        <w:tc>
          <w:tcPr>
            <w:tcW w:w="3960" w:type="dxa"/>
            <w:shd w:val="clear" w:color="000000" w:fill="FFFFFF"/>
          </w:tcPr>
          <w:p w14:paraId="73D80958" w14:textId="42F8301D" w:rsidR="009D281C" w:rsidRPr="006A73A0" w:rsidRDefault="009D281C" w:rsidP="009D281C">
            <w:pPr>
              <w:pStyle w:val="TableText"/>
              <w:jc w:val="both"/>
              <w:rPr>
                <w:lang w:val="en-GB"/>
              </w:rPr>
            </w:pPr>
            <w:r>
              <w:rPr>
                <w:lang w:val="en-GB"/>
              </w:rPr>
              <w:t>Business Analyst</w:t>
            </w:r>
          </w:p>
        </w:tc>
      </w:tr>
      <w:tr w:rsidR="009D281C" w:rsidRPr="000F4E5F" w14:paraId="309C7CF7" w14:textId="77777777" w:rsidTr="00574015">
        <w:trPr>
          <w:cantSplit/>
        </w:trPr>
        <w:tc>
          <w:tcPr>
            <w:tcW w:w="3960" w:type="dxa"/>
            <w:shd w:val="clear" w:color="000000" w:fill="FFFFFF"/>
          </w:tcPr>
          <w:p w14:paraId="016545E0" w14:textId="465A9051" w:rsidR="009D281C" w:rsidRPr="000F4E5F" w:rsidRDefault="009D281C" w:rsidP="009D281C">
            <w:pPr>
              <w:pStyle w:val="TableText"/>
              <w:jc w:val="both"/>
              <w:rPr>
                <w:lang w:val="en-GB"/>
              </w:rPr>
            </w:pPr>
            <w:r w:rsidRPr="00D83C80">
              <w:rPr>
                <w:lang w:val="en-GB"/>
              </w:rPr>
              <w:t>Michael Mann</w:t>
            </w:r>
          </w:p>
        </w:tc>
        <w:tc>
          <w:tcPr>
            <w:tcW w:w="3960" w:type="dxa"/>
            <w:shd w:val="clear" w:color="000000" w:fill="FFFFFF"/>
          </w:tcPr>
          <w:p w14:paraId="25365661" w14:textId="1B5F4DB8" w:rsidR="009D281C" w:rsidRPr="006A73A0" w:rsidRDefault="009D281C" w:rsidP="009D281C">
            <w:pPr>
              <w:pStyle w:val="TableText"/>
              <w:jc w:val="both"/>
              <w:rPr>
                <w:lang w:val="en-GB"/>
              </w:rPr>
            </w:pPr>
            <w:r>
              <w:rPr>
                <w:lang w:val="en-GB"/>
              </w:rPr>
              <w:t>Principle Architect – Commercial Tech</w:t>
            </w:r>
          </w:p>
        </w:tc>
      </w:tr>
      <w:tr w:rsidR="009D281C" w:rsidRPr="000F4E5F" w14:paraId="44197D96" w14:textId="77777777" w:rsidTr="00574015">
        <w:trPr>
          <w:cantSplit/>
        </w:trPr>
        <w:tc>
          <w:tcPr>
            <w:tcW w:w="3960" w:type="dxa"/>
            <w:shd w:val="clear" w:color="000000" w:fill="FFFFFF"/>
          </w:tcPr>
          <w:p w14:paraId="7E72D7C5" w14:textId="32353A9A" w:rsidR="009D281C" w:rsidRPr="000F4E5F" w:rsidRDefault="009D281C" w:rsidP="009D281C">
            <w:pPr>
              <w:pStyle w:val="TableText"/>
              <w:jc w:val="both"/>
              <w:rPr>
                <w:lang w:val="en-GB"/>
              </w:rPr>
            </w:pPr>
            <w:r w:rsidRPr="00AF7075">
              <w:rPr>
                <w:lang w:val="en-GB"/>
              </w:rPr>
              <w:t>Rajul Shah</w:t>
            </w:r>
          </w:p>
        </w:tc>
        <w:tc>
          <w:tcPr>
            <w:tcW w:w="3960" w:type="dxa"/>
            <w:shd w:val="clear" w:color="000000" w:fill="FFFFFF"/>
          </w:tcPr>
          <w:p w14:paraId="16CCA66E" w14:textId="3F15E69C" w:rsidR="009D281C" w:rsidRPr="006A73A0" w:rsidRDefault="009D281C" w:rsidP="009D281C">
            <w:pPr>
              <w:pStyle w:val="TableText"/>
              <w:jc w:val="both"/>
              <w:rPr>
                <w:lang w:val="en-GB"/>
              </w:rPr>
            </w:pPr>
            <w:r>
              <w:rPr>
                <w:lang w:val="en-GB"/>
              </w:rPr>
              <w:t xml:space="preserve">Senior </w:t>
            </w:r>
            <w:r w:rsidRPr="00AF7075">
              <w:rPr>
                <w:lang w:val="en-GB"/>
              </w:rPr>
              <w:t>Trading Partner - Wholesale</w:t>
            </w:r>
          </w:p>
        </w:tc>
      </w:tr>
      <w:tr w:rsidR="009D281C" w:rsidRPr="000F4E5F" w14:paraId="3E94CF32" w14:textId="77777777" w:rsidTr="00574015">
        <w:trPr>
          <w:cantSplit/>
        </w:trPr>
        <w:tc>
          <w:tcPr>
            <w:tcW w:w="3960" w:type="dxa"/>
            <w:shd w:val="clear" w:color="000000" w:fill="FFFFFF"/>
          </w:tcPr>
          <w:p w14:paraId="20F3C31A" w14:textId="463CBF25" w:rsidR="009D281C" w:rsidRPr="000F4E5F" w:rsidRDefault="009D281C" w:rsidP="009D281C">
            <w:pPr>
              <w:pStyle w:val="TableText"/>
              <w:jc w:val="both"/>
              <w:rPr>
                <w:lang w:val="en-GB"/>
              </w:rPr>
            </w:pPr>
            <w:r w:rsidRPr="00AF7075">
              <w:rPr>
                <w:lang w:val="en-GB"/>
              </w:rPr>
              <w:t>Carol-Anne Adriaans</w:t>
            </w:r>
          </w:p>
        </w:tc>
        <w:tc>
          <w:tcPr>
            <w:tcW w:w="3960" w:type="dxa"/>
            <w:shd w:val="clear" w:color="000000" w:fill="FFFFFF"/>
          </w:tcPr>
          <w:p w14:paraId="42908D98" w14:textId="237DCB6E" w:rsidR="009D281C" w:rsidRPr="006A73A0" w:rsidRDefault="009D281C" w:rsidP="009D281C">
            <w:pPr>
              <w:pStyle w:val="TableText"/>
              <w:jc w:val="both"/>
              <w:rPr>
                <w:lang w:val="en-GB"/>
              </w:rPr>
            </w:pPr>
            <w:r>
              <w:rPr>
                <w:lang w:val="en-GB"/>
              </w:rPr>
              <w:t xml:space="preserve">Senior </w:t>
            </w:r>
            <w:r w:rsidRPr="00AF7075">
              <w:rPr>
                <w:lang w:val="en-GB"/>
              </w:rPr>
              <w:t>Trading Partner - Wholesale</w:t>
            </w:r>
          </w:p>
        </w:tc>
      </w:tr>
      <w:tr w:rsidR="009D281C" w:rsidRPr="000F4E5F" w14:paraId="6994C87D" w14:textId="77777777" w:rsidTr="00574015">
        <w:trPr>
          <w:cantSplit/>
        </w:trPr>
        <w:tc>
          <w:tcPr>
            <w:tcW w:w="3960" w:type="dxa"/>
            <w:shd w:val="clear" w:color="000000" w:fill="FFFFFF"/>
          </w:tcPr>
          <w:p w14:paraId="6DDD75DF" w14:textId="2BF1FE66" w:rsidR="009D281C" w:rsidRPr="000F4E5F" w:rsidRDefault="009D281C" w:rsidP="009D281C">
            <w:pPr>
              <w:pStyle w:val="TableText"/>
              <w:jc w:val="both"/>
              <w:rPr>
                <w:lang w:val="en-GB"/>
              </w:rPr>
            </w:pPr>
            <w:r w:rsidRPr="00AF7075">
              <w:rPr>
                <w:lang w:val="en-GB"/>
              </w:rPr>
              <w:t>Simon Johnson</w:t>
            </w:r>
          </w:p>
        </w:tc>
        <w:tc>
          <w:tcPr>
            <w:tcW w:w="3960" w:type="dxa"/>
            <w:shd w:val="clear" w:color="000000" w:fill="FFFFFF"/>
          </w:tcPr>
          <w:p w14:paraId="63FFDB81" w14:textId="7DB954CF" w:rsidR="009D281C" w:rsidRPr="006A73A0" w:rsidRDefault="009D281C" w:rsidP="009D281C">
            <w:pPr>
              <w:pStyle w:val="TableText"/>
              <w:jc w:val="both"/>
              <w:rPr>
                <w:lang w:val="en-GB"/>
              </w:rPr>
            </w:pPr>
            <w:r w:rsidRPr="00AF7075">
              <w:rPr>
                <w:lang w:val="en-GB"/>
              </w:rPr>
              <w:t>Trading Partner - Wholesale</w:t>
            </w:r>
          </w:p>
        </w:tc>
      </w:tr>
      <w:tr w:rsidR="009D281C" w:rsidRPr="000F4E5F" w14:paraId="173AD27E" w14:textId="77777777" w:rsidTr="00574015">
        <w:trPr>
          <w:cantSplit/>
        </w:trPr>
        <w:tc>
          <w:tcPr>
            <w:tcW w:w="3960" w:type="dxa"/>
            <w:shd w:val="clear" w:color="000000" w:fill="FFFFFF"/>
          </w:tcPr>
          <w:p w14:paraId="619FF979" w14:textId="46A9DBF4" w:rsidR="009D281C" w:rsidRPr="00AF7075" w:rsidRDefault="009D281C" w:rsidP="009D281C">
            <w:pPr>
              <w:pStyle w:val="TableText"/>
              <w:jc w:val="both"/>
              <w:rPr>
                <w:lang w:val="en-GB"/>
              </w:rPr>
            </w:pPr>
            <w:r>
              <w:rPr>
                <w:lang w:val="en-GB"/>
              </w:rPr>
              <w:t>Mollie Morris</w:t>
            </w:r>
          </w:p>
        </w:tc>
        <w:tc>
          <w:tcPr>
            <w:tcW w:w="3960" w:type="dxa"/>
            <w:shd w:val="clear" w:color="000000" w:fill="FFFFFF"/>
          </w:tcPr>
          <w:p w14:paraId="5132718B" w14:textId="7D67F19C" w:rsidR="009D281C" w:rsidRPr="00AF7075" w:rsidRDefault="009D281C" w:rsidP="009D281C">
            <w:pPr>
              <w:pStyle w:val="TableText"/>
              <w:jc w:val="both"/>
              <w:rPr>
                <w:lang w:val="en-GB"/>
              </w:rPr>
            </w:pPr>
            <w:r w:rsidRPr="00AF7075">
              <w:rPr>
                <w:lang w:val="en-GB"/>
              </w:rPr>
              <w:t>Trading Partner - Wholesale</w:t>
            </w:r>
          </w:p>
        </w:tc>
      </w:tr>
      <w:tr w:rsidR="009D281C" w:rsidRPr="000F4E5F" w14:paraId="6FC91EE6" w14:textId="77777777" w:rsidTr="00574015">
        <w:trPr>
          <w:cantSplit/>
        </w:trPr>
        <w:tc>
          <w:tcPr>
            <w:tcW w:w="3960" w:type="dxa"/>
            <w:shd w:val="clear" w:color="000000" w:fill="FFFFFF"/>
          </w:tcPr>
          <w:p w14:paraId="0E342D96" w14:textId="11B35C6A" w:rsidR="009D281C" w:rsidRDefault="009D281C" w:rsidP="009D281C">
            <w:pPr>
              <w:pStyle w:val="TableText"/>
              <w:jc w:val="both"/>
              <w:rPr>
                <w:lang w:val="en-GB"/>
              </w:rPr>
            </w:pPr>
            <w:r>
              <w:rPr>
                <w:lang w:val="en-GB"/>
              </w:rPr>
              <w:t>Lianne Edmondson</w:t>
            </w:r>
          </w:p>
        </w:tc>
        <w:tc>
          <w:tcPr>
            <w:tcW w:w="3960" w:type="dxa"/>
            <w:shd w:val="clear" w:color="000000" w:fill="FFFFFF"/>
          </w:tcPr>
          <w:p w14:paraId="02C58D44" w14:textId="28ED067B" w:rsidR="009D281C" w:rsidRPr="00AF7075" w:rsidRDefault="009D281C" w:rsidP="009D281C">
            <w:pPr>
              <w:pStyle w:val="TableText"/>
              <w:jc w:val="both"/>
              <w:rPr>
                <w:lang w:val="en-GB"/>
              </w:rPr>
            </w:pPr>
            <w:r w:rsidRPr="00AF7075">
              <w:rPr>
                <w:lang w:val="en-GB"/>
              </w:rPr>
              <w:t>Trading Partner - Wholesale</w:t>
            </w:r>
          </w:p>
        </w:tc>
      </w:tr>
      <w:tr w:rsidR="009D281C" w:rsidRPr="000F4E5F" w14:paraId="1B7B89B1" w14:textId="77777777" w:rsidTr="00574015">
        <w:trPr>
          <w:cantSplit/>
        </w:trPr>
        <w:tc>
          <w:tcPr>
            <w:tcW w:w="3960" w:type="dxa"/>
            <w:shd w:val="clear" w:color="000000" w:fill="FFFFFF"/>
          </w:tcPr>
          <w:p w14:paraId="04F1F1B1" w14:textId="6D5E031F" w:rsidR="009D281C" w:rsidRDefault="009D281C" w:rsidP="009D281C">
            <w:pPr>
              <w:pStyle w:val="TableText"/>
              <w:jc w:val="both"/>
              <w:rPr>
                <w:lang w:val="en-GB"/>
              </w:rPr>
            </w:pPr>
            <w:r w:rsidRPr="00AF7075">
              <w:rPr>
                <w:lang w:val="en-GB"/>
              </w:rPr>
              <w:t>Deborah Brown</w:t>
            </w:r>
          </w:p>
        </w:tc>
        <w:tc>
          <w:tcPr>
            <w:tcW w:w="3960" w:type="dxa"/>
            <w:shd w:val="clear" w:color="000000" w:fill="FFFFFF"/>
          </w:tcPr>
          <w:p w14:paraId="50D1CB92" w14:textId="4AAAA277" w:rsidR="009D281C" w:rsidRPr="00AF7075" w:rsidRDefault="009D281C" w:rsidP="009D281C">
            <w:pPr>
              <w:pStyle w:val="TableText"/>
              <w:jc w:val="both"/>
              <w:rPr>
                <w:lang w:val="en-GB"/>
              </w:rPr>
            </w:pPr>
            <w:r w:rsidRPr="00AF7075">
              <w:rPr>
                <w:lang w:val="en-GB"/>
              </w:rPr>
              <w:t>Trading Partner - Wholesale</w:t>
            </w:r>
          </w:p>
        </w:tc>
      </w:tr>
      <w:tr w:rsidR="009D281C" w:rsidRPr="000F4E5F" w14:paraId="0D1C0283" w14:textId="77777777" w:rsidTr="00574015">
        <w:trPr>
          <w:cantSplit/>
        </w:trPr>
        <w:tc>
          <w:tcPr>
            <w:tcW w:w="3960" w:type="dxa"/>
            <w:shd w:val="clear" w:color="000000" w:fill="FFFFFF"/>
          </w:tcPr>
          <w:p w14:paraId="20642B91" w14:textId="0699142A" w:rsidR="009D281C" w:rsidRPr="00AF7075" w:rsidRDefault="009D281C" w:rsidP="009D281C">
            <w:pPr>
              <w:pStyle w:val="TableText"/>
              <w:jc w:val="both"/>
              <w:rPr>
                <w:lang w:val="en-GB"/>
              </w:rPr>
            </w:pPr>
            <w:r>
              <w:rPr>
                <w:lang w:val="en-GB"/>
              </w:rPr>
              <w:t>Eve Hankins</w:t>
            </w:r>
          </w:p>
        </w:tc>
        <w:tc>
          <w:tcPr>
            <w:tcW w:w="3960" w:type="dxa"/>
            <w:shd w:val="clear" w:color="000000" w:fill="FFFFFF"/>
          </w:tcPr>
          <w:p w14:paraId="3DE81FE2" w14:textId="39A7480E" w:rsidR="009D281C" w:rsidRPr="00AF7075" w:rsidRDefault="009D281C" w:rsidP="009D281C">
            <w:pPr>
              <w:pStyle w:val="TableText"/>
              <w:jc w:val="both"/>
              <w:rPr>
                <w:lang w:val="en-GB"/>
              </w:rPr>
            </w:pPr>
            <w:r w:rsidRPr="004F1EE4">
              <w:rPr>
                <w:lang w:val="en-GB"/>
              </w:rPr>
              <w:t>Senior Commercial Transformation Partner</w:t>
            </w:r>
          </w:p>
        </w:tc>
      </w:tr>
      <w:tr w:rsidR="009D281C" w:rsidRPr="000F4E5F" w14:paraId="3E5B5B69" w14:textId="77777777" w:rsidTr="00574015">
        <w:trPr>
          <w:cantSplit/>
        </w:trPr>
        <w:tc>
          <w:tcPr>
            <w:tcW w:w="3960" w:type="dxa"/>
            <w:shd w:val="clear" w:color="000000" w:fill="FFFFFF"/>
          </w:tcPr>
          <w:p w14:paraId="5DB2A7AB" w14:textId="51CE9792" w:rsidR="009D281C" w:rsidRDefault="009D281C" w:rsidP="009D281C">
            <w:pPr>
              <w:pStyle w:val="TableText"/>
              <w:jc w:val="both"/>
              <w:rPr>
                <w:lang w:val="en-GB"/>
              </w:rPr>
            </w:pPr>
            <w:r>
              <w:rPr>
                <w:lang w:val="en-GB"/>
              </w:rPr>
              <w:t>Jennifer Hale</w:t>
            </w:r>
          </w:p>
        </w:tc>
        <w:tc>
          <w:tcPr>
            <w:tcW w:w="3960" w:type="dxa"/>
            <w:shd w:val="clear" w:color="000000" w:fill="FFFFFF"/>
          </w:tcPr>
          <w:p w14:paraId="29D72962" w14:textId="7D99A05D" w:rsidR="009D281C" w:rsidRPr="004F1EE4" w:rsidRDefault="009D281C" w:rsidP="009D281C">
            <w:pPr>
              <w:pStyle w:val="TableText"/>
              <w:jc w:val="both"/>
              <w:rPr>
                <w:lang w:val="en-GB"/>
              </w:rPr>
            </w:pPr>
            <w:r w:rsidRPr="00492298">
              <w:rPr>
                <w:lang w:val="en-GB"/>
              </w:rPr>
              <w:t>Commercial Transformation Partner</w:t>
            </w:r>
          </w:p>
        </w:tc>
      </w:tr>
      <w:tr w:rsidR="009D281C" w:rsidRPr="000F4E5F" w14:paraId="0D10299E" w14:textId="77777777" w:rsidTr="00574015">
        <w:trPr>
          <w:cantSplit/>
        </w:trPr>
        <w:tc>
          <w:tcPr>
            <w:tcW w:w="3960" w:type="dxa"/>
            <w:shd w:val="clear" w:color="000000" w:fill="FFFFFF"/>
          </w:tcPr>
          <w:p w14:paraId="29798D20" w14:textId="40193F95" w:rsidR="009D281C" w:rsidRDefault="009D281C" w:rsidP="009D281C">
            <w:pPr>
              <w:pStyle w:val="TableText"/>
              <w:jc w:val="both"/>
              <w:rPr>
                <w:lang w:val="en-GB"/>
              </w:rPr>
            </w:pPr>
            <w:r>
              <w:rPr>
                <w:lang w:val="en-GB"/>
              </w:rPr>
              <w:t>Rhian Saint</w:t>
            </w:r>
          </w:p>
        </w:tc>
        <w:tc>
          <w:tcPr>
            <w:tcW w:w="3960" w:type="dxa"/>
            <w:shd w:val="clear" w:color="000000" w:fill="FFFFFF"/>
          </w:tcPr>
          <w:p w14:paraId="3727CDD5" w14:textId="23A8FEEA" w:rsidR="009D281C" w:rsidRPr="00492298" w:rsidRDefault="009D281C" w:rsidP="009D281C">
            <w:pPr>
              <w:pStyle w:val="TableText"/>
              <w:jc w:val="both"/>
              <w:rPr>
                <w:lang w:val="en-GB"/>
              </w:rPr>
            </w:pPr>
            <w:r>
              <w:rPr>
                <w:lang w:val="en-GB"/>
              </w:rPr>
              <w:t>Principle Business Analyst</w:t>
            </w:r>
          </w:p>
        </w:tc>
      </w:tr>
    </w:tbl>
    <w:p w14:paraId="4D4023FE" w14:textId="02157851" w:rsidR="00960ECA" w:rsidRPr="007052A5" w:rsidRDefault="00960ECA" w:rsidP="00960ECA">
      <w:pPr>
        <w:pStyle w:val="Caption"/>
        <w:jc w:val="center"/>
        <w:rPr>
          <w:color w:val="auto"/>
          <w:lang w:val="en-GB"/>
        </w:rPr>
      </w:pPr>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r w:rsidR="00320EA2">
        <w:rPr>
          <w:noProof/>
          <w:color w:val="auto"/>
          <w:lang w:val="en-GB"/>
        </w:rPr>
        <w:t>2</w:t>
      </w:r>
      <w:r w:rsidRPr="000F4E5F">
        <w:rPr>
          <w:color w:val="auto"/>
          <w:lang w:val="en-GB"/>
        </w:rPr>
        <w:fldChar w:fldCharType="end"/>
      </w:r>
      <w:r w:rsidRPr="000F4E5F">
        <w:rPr>
          <w:color w:val="auto"/>
          <w:lang w:val="en-GB"/>
        </w:rPr>
        <w:t xml:space="preserve"> - </w:t>
      </w:r>
      <w:r w:rsidRPr="00960ECA">
        <w:rPr>
          <w:color w:val="auto"/>
          <w:lang w:val="en-GB"/>
        </w:rPr>
        <w:t>Reviewers</w:t>
      </w:r>
    </w:p>
    <w:p w14:paraId="2092F376" w14:textId="77777777" w:rsidR="00270A6D" w:rsidRPr="006A73A0" w:rsidRDefault="00270A6D" w:rsidP="00BF0B27">
      <w:pPr>
        <w:pStyle w:val="BodyText"/>
        <w:ind w:left="0"/>
        <w:jc w:val="both"/>
        <w:rPr>
          <w:lang w:val="en-GB"/>
        </w:rPr>
      </w:pPr>
    </w:p>
    <w:p w14:paraId="0A1BE559" w14:textId="77777777" w:rsidR="00BF0B27" w:rsidRDefault="00BF0B27">
      <w:pPr>
        <w:rPr>
          <w:b/>
          <w:sz w:val="28"/>
          <w:highlight w:val="lightGray"/>
          <w:lang w:val="en-GB"/>
        </w:rPr>
      </w:pPr>
      <w:bookmarkStart w:id="20" w:name="_Toc487190008"/>
      <w:bookmarkStart w:id="21" w:name="_Toc487190070"/>
      <w:bookmarkStart w:id="22" w:name="_Toc487190009"/>
      <w:bookmarkStart w:id="23" w:name="_Toc487190071"/>
      <w:bookmarkStart w:id="24" w:name="_Toc486949131"/>
      <w:bookmarkStart w:id="25" w:name="_Toc487190010"/>
      <w:bookmarkStart w:id="26" w:name="_Toc487190072"/>
      <w:bookmarkStart w:id="27" w:name="_Toc486949132"/>
      <w:bookmarkStart w:id="28" w:name="_Toc487190011"/>
      <w:bookmarkStart w:id="29" w:name="_Toc487190073"/>
      <w:bookmarkStart w:id="30" w:name="_Toc486949133"/>
      <w:bookmarkStart w:id="31" w:name="_Toc487190012"/>
      <w:bookmarkStart w:id="32" w:name="_Toc487190074"/>
      <w:bookmarkStart w:id="33" w:name="_Toc486949134"/>
      <w:bookmarkStart w:id="34" w:name="_Toc487190013"/>
      <w:bookmarkStart w:id="35" w:name="_Toc487190075"/>
      <w:bookmarkStart w:id="36" w:name="_Toc486949135"/>
      <w:bookmarkStart w:id="37" w:name="_Toc487190014"/>
      <w:bookmarkStart w:id="38" w:name="_Toc487190076"/>
      <w:bookmarkStart w:id="39" w:name="_Toc486949136"/>
      <w:bookmarkStart w:id="40" w:name="_Toc487190015"/>
      <w:bookmarkStart w:id="41" w:name="_Toc487190077"/>
      <w:bookmarkStart w:id="42" w:name="_Toc486949137"/>
      <w:bookmarkStart w:id="43" w:name="_Toc487190016"/>
      <w:bookmarkStart w:id="44" w:name="_Toc487190078"/>
      <w:bookmarkStart w:id="45" w:name="_Toc486949138"/>
      <w:bookmarkStart w:id="46" w:name="_Toc487190017"/>
      <w:bookmarkStart w:id="47" w:name="_Toc487190079"/>
      <w:bookmarkStart w:id="48" w:name="_Toc486949139"/>
      <w:bookmarkStart w:id="49" w:name="_Toc487190018"/>
      <w:bookmarkStart w:id="50" w:name="_Toc487190080"/>
      <w:bookmarkStart w:id="51" w:name="_Toc486949140"/>
      <w:bookmarkStart w:id="52" w:name="_Toc487190019"/>
      <w:bookmarkStart w:id="53" w:name="_Toc487190081"/>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Pr>
          <w:highlight w:val="lightGray"/>
          <w:lang w:val="en-GB"/>
        </w:rPr>
        <w:br w:type="page"/>
      </w:r>
    </w:p>
    <w:p w14:paraId="7E04B6F4" w14:textId="3C650274" w:rsidR="009B7E9B" w:rsidRPr="006A73A0" w:rsidRDefault="009B7E9B" w:rsidP="00320EA2">
      <w:pPr>
        <w:pStyle w:val="Heading2"/>
        <w:jc w:val="both"/>
        <w:rPr>
          <w:lang w:val="en-GB"/>
        </w:rPr>
      </w:pPr>
      <w:bookmarkStart w:id="54" w:name="_Toc104565062"/>
      <w:r w:rsidRPr="006A73A0">
        <w:rPr>
          <w:lang w:val="en-GB"/>
        </w:rPr>
        <w:lastRenderedPageBreak/>
        <w:t>Contents</w:t>
      </w:r>
      <w:bookmarkEnd w:id="54"/>
    </w:p>
    <w:p w14:paraId="7887B873" w14:textId="6569C391" w:rsidR="00320EA2" w:rsidRDefault="00826735">
      <w:pPr>
        <w:pStyle w:val="TOC1"/>
        <w:tabs>
          <w:tab w:val="left" w:pos="3240"/>
        </w:tabs>
        <w:rPr>
          <w:rFonts w:asciiTheme="minorHAnsi" w:eastAsiaTheme="minorEastAsia" w:hAnsiTheme="minorHAnsi" w:cstheme="minorBidi"/>
          <w:b w:val="0"/>
          <w:noProof/>
          <w:sz w:val="22"/>
          <w:szCs w:val="22"/>
          <w:lang w:val="pt-PT" w:eastAsia="pt-PT"/>
        </w:rPr>
      </w:pPr>
      <w:r w:rsidRPr="006A73A0">
        <w:rPr>
          <w:lang w:val="en-GB"/>
        </w:rPr>
        <w:fldChar w:fldCharType="begin"/>
      </w:r>
      <w:r w:rsidRPr="006A73A0">
        <w:rPr>
          <w:lang w:val="en-GB"/>
        </w:rPr>
        <w:instrText xml:space="preserve"> TOC \o "1-3" </w:instrText>
      </w:r>
      <w:r w:rsidRPr="006A73A0">
        <w:rPr>
          <w:lang w:val="en-GB"/>
        </w:rPr>
        <w:fldChar w:fldCharType="separate"/>
      </w:r>
      <w:r w:rsidR="00320EA2" w:rsidRPr="00F609C6">
        <w:rPr>
          <w:noProof/>
          <w:lang w:val="en-GB"/>
        </w:rPr>
        <w:t>1</w:t>
      </w:r>
      <w:r w:rsidR="00320EA2">
        <w:rPr>
          <w:rFonts w:asciiTheme="minorHAnsi" w:eastAsiaTheme="minorEastAsia" w:hAnsiTheme="minorHAnsi" w:cstheme="minorBidi"/>
          <w:b w:val="0"/>
          <w:noProof/>
          <w:sz w:val="22"/>
          <w:szCs w:val="22"/>
          <w:lang w:val="pt-PT" w:eastAsia="pt-PT"/>
        </w:rPr>
        <w:tab/>
      </w:r>
      <w:r w:rsidR="00320EA2" w:rsidRPr="00F609C6">
        <w:rPr>
          <w:noProof/>
          <w:lang w:val="en-GB"/>
        </w:rPr>
        <w:t>Document Control</w:t>
      </w:r>
      <w:r w:rsidR="00320EA2">
        <w:rPr>
          <w:noProof/>
        </w:rPr>
        <w:tab/>
      </w:r>
      <w:r w:rsidR="00320EA2">
        <w:rPr>
          <w:noProof/>
        </w:rPr>
        <w:fldChar w:fldCharType="begin"/>
      </w:r>
      <w:r w:rsidR="00320EA2">
        <w:rPr>
          <w:noProof/>
        </w:rPr>
        <w:instrText xml:space="preserve"> PAGEREF _Toc104565059 \h </w:instrText>
      </w:r>
      <w:r w:rsidR="00320EA2">
        <w:rPr>
          <w:noProof/>
        </w:rPr>
      </w:r>
      <w:r w:rsidR="00320EA2">
        <w:rPr>
          <w:noProof/>
        </w:rPr>
        <w:fldChar w:fldCharType="separate"/>
      </w:r>
      <w:r w:rsidR="00320EA2">
        <w:rPr>
          <w:noProof/>
        </w:rPr>
        <w:t>ii</w:t>
      </w:r>
      <w:r w:rsidR="00320EA2">
        <w:rPr>
          <w:noProof/>
        </w:rPr>
        <w:fldChar w:fldCharType="end"/>
      </w:r>
    </w:p>
    <w:p w14:paraId="09BC1AE0" w14:textId="63DEDCA9"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1.1</w:t>
      </w:r>
      <w:r>
        <w:rPr>
          <w:rFonts w:asciiTheme="minorHAnsi" w:eastAsiaTheme="minorEastAsia" w:hAnsiTheme="minorHAnsi" w:cstheme="minorBidi"/>
          <w:noProof/>
          <w:sz w:val="22"/>
          <w:szCs w:val="22"/>
          <w:lang w:val="pt-PT" w:eastAsia="pt-PT"/>
        </w:rPr>
        <w:tab/>
      </w:r>
      <w:r w:rsidRPr="00F609C6">
        <w:rPr>
          <w:noProof/>
          <w:lang w:val="en-GB"/>
        </w:rPr>
        <w:t>Change Record</w:t>
      </w:r>
      <w:r>
        <w:rPr>
          <w:noProof/>
        </w:rPr>
        <w:tab/>
      </w:r>
      <w:r>
        <w:rPr>
          <w:noProof/>
        </w:rPr>
        <w:fldChar w:fldCharType="begin"/>
      </w:r>
      <w:r>
        <w:rPr>
          <w:noProof/>
        </w:rPr>
        <w:instrText xml:space="preserve"> PAGEREF _Toc104565060 \h </w:instrText>
      </w:r>
      <w:r>
        <w:rPr>
          <w:noProof/>
        </w:rPr>
      </w:r>
      <w:r>
        <w:rPr>
          <w:noProof/>
        </w:rPr>
        <w:fldChar w:fldCharType="separate"/>
      </w:r>
      <w:r>
        <w:rPr>
          <w:noProof/>
        </w:rPr>
        <w:t>ii</w:t>
      </w:r>
      <w:r>
        <w:rPr>
          <w:noProof/>
        </w:rPr>
        <w:fldChar w:fldCharType="end"/>
      </w:r>
    </w:p>
    <w:p w14:paraId="105FCA09" w14:textId="5FD4DD5D"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1.2</w:t>
      </w:r>
      <w:r>
        <w:rPr>
          <w:rFonts w:asciiTheme="minorHAnsi" w:eastAsiaTheme="minorEastAsia" w:hAnsiTheme="minorHAnsi" w:cstheme="minorBidi"/>
          <w:noProof/>
          <w:sz w:val="22"/>
          <w:szCs w:val="22"/>
          <w:lang w:val="pt-PT" w:eastAsia="pt-PT"/>
        </w:rPr>
        <w:tab/>
      </w:r>
      <w:r w:rsidRPr="00F609C6">
        <w:rPr>
          <w:noProof/>
          <w:lang w:val="en-GB"/>
        </w:rPr>
        <w:t>Reviewers</w:t>
      </w:r>
      <w:r>
        <w:rPr>
          <w:noProof/>
        </w:rPr>
        <w:tab/>
      </w:r>
      <w:r>
        <w:rPr>
          <w:noProof/>
        </w:rPr>
        <w:fldChar w:fldCharType="begin"/>
      </w:r>
      <w:r>
        <w:rPr>
          <w:noProof/>
        </w:rPr>
        <w:instrText xml:space="preserve"> PAGEREF _Toc104565061 \h </w:instrText>
      </w:r>
      <w:r>
        <w:rPr>
          <w:noProof/>
        </w:rPr>
      </w:r>
      <w:r>
        <w:rPr>
          <w:noProof/>
        </w:rPr>
        <w:fldChar w:fldCharType="separate"/>
      </w:r>
      <w:r>
        <w:rPr>
          <w:noProof/>
        </w:rPr>
        <w:t>ii</w:t>
      </w:r>
      <w:r>
        <w:rPr>
          <w:noProof/>
        </w:rPr>
        <w:fldChar w:fldCharType="end"/>
      </w:r>
    </w:p>
    <w:p w14:paraId="45D679C2" w14:textId="1C631CC5"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1.3</w:t>
      </w:r>
      <w:r>
        <w:rPr>
          <w:rFonts w:asciiTheme="minorHAnsi" w:eastAsiaTheme="minorEastAsia" w:hAnsiTheme="minorHAnsi" w:cstheme="minorBidi"/>
          <w:noProof/>
          <w:sz w:val="22"/>
          <w:szCs w:val="22"/>
          <w:lang w:val="pt-PT" w:eastAsia="pt-PT"/>
        </w:rPr>
        <w:tab/>
      </w:r>
      <w:r w:rsidRPr="00F609C6">
        <w:rPr>
          <w:noProof/>
          <w:lang w:val="en-GB"/>
        </w:rPr>
        <w:t>Contents</w:t>
      </w:r>
      <w:r>
        <w:rPr>
          <w:noProof/>
        </w:rPr>
        <w:tab/>
      </w:r>
      <w:r>
        <w:rPr>
          <w:noProof/>
        </w:rPr>
        <w:fldChar w:fldCharType="begin"/>
      </w:r>
      <w:r>
        <w:rPr>
          <w:noProof/>
        </w:rPr>
        <w:instrText xml:space="preserve"> PAGEREF _Toc104565062 \h </w:instrText>
      </w:r>
      <w:r>
        <w:rPr>
          <w:noProof/>
        </w:rPr>
      </w:r>
      <w:r>
        <w:rPr>
          <w:noProof/>
        </w:rPr>
        <w:fldChar w:fldCharType="separate"/>
      </w:r>
      <w:r>
        <w:rPr>
          <w:noProof/>
        </w:rPr>
        <w:t>iii</w:t>
      </w:r>
      <w:r>
        <w:rPr>
          <w:noProof/>
        </w:rPr>
        <w:fldChar w:fldCharType="end"/>
      </w:r>
    </w:p>
    <w:p w14:paraId="5009F40C" w14:textId="17E0F5CE" w:rsidR="00320EA2" w:rsidRDefault="00320EA2">
      <w:pPr>
        <w:pStyle w:val="TOC1"/>
        <w:tabs>
          <w:tab w:val="left" w:pos="3240"/>
        </w:tabs>
        <w:rPr>
          <w:rFonts w:asciiTheme="minorHAnsi" w:eastAsiaTheme="minorEastAsia" w:hAnsiTheme="minorHAnsi" w:cstheme="minorBidi"/>
          <w:b w:val="0"/>
          <w:noProof/>
          <w:sz w:val="22"/>
          <w:szCs w:val="22"/>
          <w:lang w:val="pt-PT" w:eastAsia="pt-PT"/>
        </w:rPr>
      </w:pPr>
      <w:r w:rsidRPr="00F609C6">
        <w:rPr>
          <w:noProof/>
          <w:lang w:val="en-GB"/>
        </w:rPr>
        <w:t>2</w:t>
      </w:r>
      <w:r>
        <w:rPr>
          <w:rFonts w:asciiTheme="minorHAnsi" w:eastAsiaTheme="minorEastAsia" w:hAnsiTheme="minorHAnsi" w:cstheme="minorBidi"/>
          <w:b w:val="0"/>
          <w:noProof/>
          <w:sz w:val="22"/>
          <w:szCs w:val="22"/>
          <w:lang w:val="pt-PT" w:eastAsia="pt-PT"/>
        </w:rPr>
        <w:tab/>
      </w:r>
      <w:r w:rsidRPr="00F609C6">
        <w:rPr>
          <w:noProof/>
          <w:lang w:val="en-GB"/>
        </w:rPr>
        <w:t>Introduction</w:t>
      </w:r>
      <w:r>
        <w:rPr>
          <w:noProof/>
        </w:rPr>
        <w:tab/>
      </w:r>
      <w:r>
        <w:rPr>
          <w:noProof/>
        </w:rPr>
        <w:fldChar w:fldCharType="begin"/>
      </w:r>
      <w:r>
        <w:rPr>
          <w:noProof/>
        </w:rPr>
        <w:instrText xml:space="preserve"> PAGEREF _Toc104565063 \h </w:instrText>
      </w:r>
      <w:r>
        <w:rPr>
          <w:noProof/>
        </w:rPr>
      </w:r>
      <w:r>
        <w:rPr>
          <w:noProof/>
        </w:rPr>
        <w:fldChar w:fldCharType="separate"/>
      </w:r>
      <w:r>
        <w:rPr>
          <w:noProof/>
        </w:rPr>
        <w:t>1</w:t>
      </w:r>
      <w:r>
        <w:rPr>
          <w:noProof/>
        </w:rPr>
        <w:fldChar w:fldCharType="end"/>
      </w:r>
    </w:p>
    <w:p w14:paraId="28E451C5" w14:textId="72165F0E"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2.1</w:t>
      </w:r>
      <w:r>
        <w:rPr>
          <w:rFonts w:asciiTheme="minorHAnsi" w:eastAsiaTheme="minorEastAsia" w:hAnsiTheme="minorHAnsi" w:cstheme="minorBidi"/>
          <w:noProof/>
          <w:sz w:val="22"/>
          <w:szCs w:val="22"/>
          <w:lang w:val="pt-PT" w:eastAsia="pt-PT"/>
        </w:rPr>
        <w:tab/>
      </w:r>
      <w:r w:rsidRPr="00F609C6">
        <w:rPr>
          <w:noProof/>
          <w:lang w:val="en-GB"/>
        </w:rPr>
        <w:t>Purpose</w:t>
      </w:r>
      <w:r>
        <w:rPr>
          <w:noProof/>
        </w:rPr>
        <w:tab/>
      </w:r>
      <w:r>
        <w:rPr>
          <w:noProof/>
        </w:rPr>
        <w:fldChar w:fldCharType="begin"/>
      </w:r>
      <w:r>
        <w:rPr>
          <w:noProof/>
        </w:rPr>
        <w:instrText xml:space="preserve"> PAGEREF _Toc104565064 \h </w:instrText>
      </w:r>
      <w:r>
        <w:rPr>
          <w:noProof/>
        </w:rPr>
      </w:r>
      <w:r>
        <w:rPr>
          <w:noProof/>
        </w:rPr>
        <w:fldChar w:fldCharType="separate"/>
      </w:r>
      <w:r>
        <w:rPr>
          <w:noProof/>
        </w:rPr>
        <w:t>1</w:t>
      </w:r>
      <w:r>
        <w:rPr>
          <w:noProof/>
        </w:rPr>
        <w:fldChar w:fldCharType="end"/>
      </w:r>
    </w:p>
    <w:p w14:paraId="5A21AB23" w14:textId="4FD0C995"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2.2</w:t>
      </w:r>
      <w:r>
        <w:rPr>
          <w:rFonts w:asciiTheme="minorHAnsi" w:eastAsiaTheme="minorEastAsia" w:hAnsiTheme="minorHAnsi" w:cstheme="minorBidi"/>
          <w:noProof/>
          <w:sz w:val="22"/>
          <w:szCs w:val="22"/>
          <w:lang w:val="pt-PT" w:eastAsia="pt-PT"/>
        </w:rPr>
        <w:tab/>
      </w:r>
      <w:r w:rsidRPr="00F609C6">
        <w:rPr>
          <w:noProof/>
          <w:lang w:val="en-GB"/>
        </w:rPr>
        <w:t>Scope</w:t>
      </w:r>
      <w:r>
        <w:rPr>
          <w:noProof/>
        </w:rPr>
        <w:tab/>
      </w:r>
      <w:r>
        <w:rPr>
          <w:noProof/>
        </w:rPr>
        <w:fldChar w:fldCharType="begin"/>
      </w:r>
      <w:r>
        <w:rPr>
          <w:noProof/>
        </w:rPr>
        <w:instrText xml:space="preserve"> PAGEREF _Toc104565065 \h </w:instrText>
      </w:r>
      <w:r>
        <w:rPr>
          <w:noProof/>
        </w:rPr>
      </w:r>
      <w:r>
        <w:rPr>
          <w:noProof/>
        </w:rPr>
        <w:fldChar w:fldCharType="separate"/>
      </w:r>
      <w:r>
        <w:rPr>
          <w:noProof/>
        </w:rPr>
        <w:t>1</w:t>
      </w:r>
      <w:r>
        <w:rPr>
          <w:noProof/>
        </w:rPr>
        <w:fldChar w:fldCharType="end"/>
      </w:r>
    </w:p>
    <w:p w14:paraId="58AF3CDF" w14:textId="27FD0452"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2.3</w:t>
      </w:r>
      <w:r>
        <w:rPr>
          <w:rFonts w:asciiTheme="minorHAnsi" w:eastAsiaTheme="minorEastAsia" w:hAnsiTheme="minorHAnsi" w:cstheme="minorBidi"/>
          <w:noProof/>
          <w:sz w:val="22"/>
          <w:szCs w:val="22"/>
          <w:lang w:val="pt-PT" w:eastAsia="pt-PT"/>
        </w:rPr>
        <w:tab/>
      </w:r>
      <w:r w:rsidRPr="00F609C6">
        <w:rPr>
          <w:noProof/>
          <w:lang w:val="en-GB"/>
        </w:rPr>
        <w:t>Definitions, Acronyms, and Abbreviations</w:t>
      </w:r>
      <w:r>
        <w:rPr>
          <w:noProof/>
        </w:rPr>
        <w:tab/>
      </w:r>
      <w:r>
        <w:rPr>
          <w:noProof/>
        </w:rPr>
        <w:fldChar w:fldCharType="begin"/>
      </w:r>
      <w:r>
        <w:rPr>
          <w:noProof/>
        </w:rPr>
        <w:instrText xml:space="preserve"> PAGEREF _Toc104565066 \h </w:instrText>
      </w:r>
      <w:r>
        <w:rPr>
          <w:noProof/>
        </w:rPr>
      </w:r>
      <w:r>
        <w:rPr>
          <w:noProof/>
        </w:rPr>
        <w:fldChar w:fldCharType="separate"/>
      </w:r>
      <w:r>
        <w:rPr>
          <w:noProof/>
        </w:rPr>
        <w:t>1</w:t>
      </w:r>
      <w:r>
        <w:rPr>
          <w:noProof/>
        </w:rPr>
        <w:fldChar w:fldCharType="end"/>
      </w:r>
    </w:p>
    <w:p w14:paraId="55BF2B13" w14:textId="0256F9B6"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2.4</w:t>
      </w:r>
      <w:r>
        <w:rPr>
          <w:rFonts w:asciiTheme="minorHAnsi" w:eastAsiaTheme="minorEastAsia" w:hAnsiTheme="minorHAnsi" w:cstheme="minorBidi"/>
          <w:noProof/>
          <w:sz w:val="22"/>
          <w:szCs w:val="22"/>
          <w:lang w:val="pt-PT" w:eastAsia="pt-PT"/>
        </w:rPr>
        <w:tab/>
      </w:r>
      <w:r w:rsidRPr="00F609C6">
        <w:rPr>
          <w:noProof/>
          <w:lang w:val="en-GB"/>
        </w:rPr>
        <w:t>References</w:t>
      </w:r>
      <w:r>
        <w:rPr>
          <w:noProof/>
        </w:rPr>
        <w:tab/>
      </w:r>
      <w:r>
        <w:rPr>
          <w:noProof/>
        </w:rPr>
        <w:fldChar w:fldCharType="begin"/>
      </w:r>
      <w:r>
        <w:rPr>
          <w:noProof/>
        </w:rPr>
        <w:instrText xml:space="preserve"> PAGEREF _Toc104565067 \h </w:instrText>
      </w:r>
      <w:r>
        <w:rPr>
          <w:noProof/>
        </w:rPr>
      </w:r>
      <w:r>
        <w:rPr>
          <w:noProof/>
        </w:rPr>
        <w:fldChar w:fldCharType="separate"/>
      </w:r>
      <w:r>
        <w:rPr>
          <w:noProof/>
        </w:rPr>
        <w:t>2</w:t>
      </w:r>
      <w:r>
        <w:rPr>
          <w:noProof/>
        </w:rPr>
        <w:fldChar w:fldCharType="end"/>
      </w:r>
    </w:p>
    <w:p w14:paraId="21E45F9B" w14:textId="5632405C" w:rsidR="00320EA2" w:rsidRDefault="00320EA2">
      <w:pPr>
        <w:pStyle w:val="TOC1"/>
        <w:tabs>
          <w:tab w:val="left" w:pos="3240"/>
        </w:tabs>
        <w:rPr>
          <w:rFonts w:asciiTheme="minorHAnsi" w:eastAsiaTheme="minorEastAsia" w:hAnsiTheme="minorHAnsi" w:cstheme="minorBidi"/>
          <w:b w:val="0"/>
          <w:noProof/>
          <w:sz w:val="22"/>
          <w:szCs w:val="22"/>
          <w:lang w:val="pt-PT" w:eastAsia="pt-PT"/>
        </w:rPr>
      </w:pPr>
      <w:r w:rsidRPr="00F609C6">
        <w:rPr>
          <w:noProof/>
          <w:lang w:val="en-GB"/>
        </w:rPr>
        <w:t>3</w:t>
      </w:r>
      <w:r>
        <w:rPr>
          <w:rFonts w:asciiTheme="minorHAnsi" w:eastAsiaTheme="minorEastAsia" w:hAnsiTheme="minorHAnsi" w:cstheme="minorBidi"/>
          <w:b w:val="0"/>
          <w:noProof/>
          <w:sz w:val="22"/>
          <w:szCs w:val="22"/>
          <w:lang w:val="pt-PT" w:eastAsia="pt-PT"/>
        </w:rPr>
        <w:tab/>
      </w:r>
      <w:r w:rsidRPr="00F609C6">
        <w:rPr>
          <w:noProof/>
          <w:lang w:val="en-GB"/>
        </w:rPr>
        <w:t>Solution Overview</w:t>
      </w:r>
      <w:r>
        <w:rPr>
          <w:noProof/>
        </w:rPr>
        <w:tab/>
      </w:r>
      <w:r>
        <w:rPr>
          <w:noProof/>
        </w:rPr>
        <w:fldChar w:fldCharType="begin"/>
      </w:r>
      <w:r>
        <w:rPr>
          <w:noProof/>
        </w:rPr>
        <w:instrText xml:space="preserve"> PAGEREF _Toc104565068 \h </w:instrText>
      </w:r>
      <w:r>
        <w:rPr>
          <w:noProof/>
        </w:rPr>
      </w:r>
      <w:r>
        <w:rPr>
          <w:noProof/>
        </w:rPr>
        <w:fldChar w:fldCharType="separate"/>
      </w:r>
      <w:r>
        <w:rPr>
          <w:noProof/>
        </w:rPr>
        <w:t>3</w:t>
      </w:r>
      <w:r>
        <w:rPr>
          <w:noProof/>
        </w:rPr>
        <w:fldChar w:fldCharType="end"/>
      </w:r>
    </w:p>
    <w:p w14:paraId="51347FC5" w14:textId="0585DD60"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3.1</w:t>
      </w:r>
      <w:r>
        <w:rPr>
          <w:rFonts w:asciiTheme="minorHAnsi" w:eastAsiaTheme="minorEastAsia" w:hAnsiTheme="minorHAnsi" w:cstheme="minorBidi"/>
          <w:noProof/>
          <w:sz w:val="22"/>
          <w:szCs w:val="22"/>
          <w:lang w:val="pt-PT" w:eastAsia="pt-PT"/>
        </w:rPr>
        <w:tab/>
      </w:r>
      <w:r w:rsidRPr="00F609C6">
        <w:rPr>
          <w:noProof/>
          <w:lang w:val="en-GB"/>
        </w:rPr>
        <w:t>Overview</w:t>
      </w:r>
      <w:r>
        <w:rPr>
          <w:noProof/>
        </w:rPr>
        <w:tab/>
      </w:r>
      <w:r>
        <w:rPr>
          <w:noProof/>
        </w:rPr>
        <w:fldChar w:fldCharType="begin"/>
      </w:r>
      <w:r>
        <w:rPr>
          <w:noProof/>
        </w:rPr>
        <w:instrText xml:space="preserve"> PAGEREF _Toc104565069 \h </w:instrText>
      </w:r>
      <w:r>
        <w:rPr>
          <w:noProof/>
        </w:rPr>
      </w:r>
      <w:r>
        <w:rPr>
          <w:noProof/>
        </w:rPr>
        <w:fldChar w:fldCharType="separate"/>
      </w:r>
      <w:r>
        <w:rPr>
          <w:noProof/>
        </w:rPr>
        <w:t>3</w:t>
      </w:r>
      <w:r>
        <w:rPr>
          <w:noProof/>
        </w:rPr>
        <w:fldChar w:fldCharType="end"/>
      </w:r>
    </w:p>
    <w:p w14:paraId="661686D3" w14:textId="234FA4DF"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3.2</w:t>
      </w:r>
      <w:r>
        <w:rPr>
          <w:rFonts w:asciiTheme="minorHAnsi" w:eastAsiaTheme="minorEastAsia" w:hAnsiTheme="minorHAnsi" w:cstheme="minorBidi"/>
          <w:noProof/>
          <w:sz w:val="22"/>
          <w:szCs w:val="22"/>
          <w:lang w:val="pt-PT" w:eastAsia="pt-PT"/>
        </w:rPr>
        <w:tab/>
      </w:r>
      <w:r w:rsidRPr="00F609C6">
        <w:rPr>
          <w:noProof/>
          <w:lang w:val="en-GB"/>
        </w:rPr>
        <w:t>Key Functional Requirements</w:t>
      </w:r>
      <w:r>
        <w:rPr>
          <w:noProof/>
        </w:rPr>
        <w:tab/>
      </w:r>
      <w:r>
        <w:rPr>
          <w:noProof/>
        </w:rPr>
        <w:fldChar w:fldCharType="begin"/>
      </w:r>
      <w:r>
        <w:rPr>
          <w:noProof/>
        </w:rPr>
        <w:instrText xml:space="preserve"> PAGEREF _Toc104565070 \h </w:instrText>
      </w:r>
      <w:r>
        <w:rPr>
          <w:noProof/>
        </w:rPr>
      </w:r>
      <w:r>
        <w:rPr>
          <w:noProof/>
        </w:rPr>
        <w:fldChar w:fldCharType="separate"/>
      </w:r>
      <w:r>
        <w:rPr>
          <w:noProof/>
        </w:rPr>
        <w:t>4</w:t>
      </w:r>
      <w:r>
        <w:rPr>
          <w:noProof/>
        </w:rPr>
        <w:fldChar w:fldCharType="end"/>
      </w:r>
    </w:p>
    <w:p w14:paraId="093F39D4" w14:textId="2F224594"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3.3</w:t>
      </w:r>
      <w:r>
        <w:rPr>
          <w:rFonts w:asciiTheme="minorHAnsi" w:eastAsiaTheme="minorEastAsia" w:hAnsiTheme="minorHAnsi" w:cstheme="minorBidi"/>
          <w:noProof/>
          <w:sz w:val="22"/>
          <w:szCs w:val="22"/>
          <w:lang w:val="pt-PT" w:eastAsia="pt-PT"/>
        </w:rPr>
        <w:tab/>
      </w:r>
      <w:r w:rsidRPr="00F609C6">
        <w:rPr>
          <w:noProof/>
          <w:lang w:val="en-GB"/>
        </w:rPr>
        <w:t>Design Assumptions</w:t>
      </w:r>
      <w:r>
        <w:rPr>
          <w:noProof/>
        </w:rPr>
        <w:tab/>
      </w:r>
      <w:r>
        <w:rPr>
          <w:noProof/>
        </w:rPr>
        <w:fldChar w:fldCharType="begin"/>
      </w:r>
      <w:r>
        <w:rPr>
          <w:noProof/>
        </w:rPr>
        <w:instrText xml:space="preserve"> PAGEREF _Toc104565071 \h </w:instrText>
      </w:r>
      <w:r>
        <w:rPr>
          <w:noProof/>
        </w:rPr>
      </w:r>
      <w:r>
        <w:rPr>
          <w:noProof/>
        </w:rPr>
        <w:fldChar w:fldCharType="separate"/>
      </w:r>
      <w:r>
        <w:rPr>
          <w:noProof/>
        </w:rPr>
        <w:t>5</w:t>
      </w:r>
      <w:r>
        <w:rPr>
          <w:noProof/>
        </w:rPr>
        <w:fldChar w:fldCharType="end"/>
      </w:r>
    </w:p>
    <w:p w14:paraId="599A2014" w14:textId="4D435241"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3.4</w:t>
      </w:r>
      <w:r>
        <w:rPr>
          <w:rFonts w:asciiTheme="minorHAnsi" w:eastAsiaTheme="minorEastAsia" w:hAnsiTheme="minorHAnsi" w:cstheme="minorBidi"/>
          <w:noProof/>
          <w:sz w:val="22"/>
          <w:szCs w:val="22"/>
          <w:lang w:val="pt-PT" w:eastAsia="pt-PT"/>
        </w:rPr>
        <w:tab/>
      </w:r>
      <w:r w:rsidRPr="00F609C6">
        <w:rPr>
          <w:noProof/>
          <w:lang w:val="en-GB"/>
        </w:rPr>
        <w:t>Integration Requirements</w:t>
      </w:r>
      <w:r>
        <w:rPr>
          <w:noProof/>
        </w:rPr>
        <w:tab/>
      </w:r>
      <w:r>
        <w:rPr>
          <w:noProof/>
        </w:rPr>
        <w:fldChar w:fldCharType="begin"/>
      </w:r>
      <w:r>
        <w:rPr>
          <w:noProof/>
        </w:rPr>
        <w:instrText xml:space="preserve"> PAGEREF _Toc104565072 \h </w:instrText>
      </w:r>
      <w:r>
        <w:rPr>
          <w:noProof/>
        </w:rPr>
      </w:r>
      <w:r>
        <w:rPr>
          <w:noProof/>
        </w:rPr>
        <w:fldChar w:fldCharType="separate"/>
      </w:r>
      <w:r>
        <w:rPr>
          <w:noProof/>
        </w:rPr>
        <w:t>9</w:t>
      </w:r>
      <w:r>
        <w:rPr>
          <w:noProof/>
        </w:rPr>
        <w:fldChar w:fldCharType="end"/>
      </w:r>
    </w:p>
    <w:p w14:paraId="08CD8399" w14:textId="2812A93F"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3.5</w:t>
      </w:r>
      <w:r>
        <w:rPr>
          <w:rFonts w:asciiTheme="minorHAnsi" w:eastAsiaTheme="minorEastAsia" w:hAnsiTheme="minorHAnsi" w:cstheme="minorBidi"/>
          <w:noProof/>
          <w:sz w:val="22"/>
          <w:szCs w:val="22"/>
          <w:lang w:val="pt-PT" w:eastAsia="pt-PT"/>
        </w:rPr>
        <w:tab/>
      </w:r>
      <w:r w:rsidRPr="00F609C6">
        <w:rPr>
          <w:noProof/>
          <w:lang w:val="en-GB"/>
        </w:rPr>
        <w:t>Data Requirements</w:t>
      </w:r>
      <w:r>
        <w:rPr>
          <w:noProof/>
        </w:rPr>
        <w:tab/>
      </w:r>
      <w:r>
        <w:rPr>
          <w:noProof/>
        </w:rPr>
        <w:fldChar w:fldCharType="begin"/>
      </w:r>
      <w:r>
        <w:rPr>
          <w:noProof/>
        </w:rPr>
        <w:instrText xml:space="preserve"> PAGEREF _Toc104565073 \h </w:instrText>
      </w:r>
      <w:r>
        <w:rPr>
          <w:noProof/>
        </w:rPr>
      </w:r>
      <w:r>
        <w:rPr>
          <w:noProof/>
        </w:rPr>
        <w:fldChar w:fldCharType="separate"/>
      </w:r>
      <w:r>
        <w:rPr>
          <w:noProof/>
        </w:rPr>
        <w:t>10</w:t>
      </w:r>
      <w:r>
        <w:rPr>
          <w:noProof/>
        </w:rPr>
        <w:fldChar w:fldCharType="end"/>
      </w:r>
    </w:p>
    <w:p w14:paraId="4F3E4060" w14:textId="49622856"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3.6</w:t>
      </w:r>
      <w:r>
        <w:rPr>
          <w:rFonts w:asciiTheme="minorHAnsi" w:eastAsiaTheme="minorEastAsia" w:hAnsiTheme="minorHAnsi" w:cstheme="minorBidi"/>
          <w:noProof/>
          <w:sz w:val="22"/>
          <w:szCs w:val="22"/>
          <w:lang w:val="pt-PT" w:eastAsia="pt-PT"/>
        </w:rPr>
        <w:tab/>
      </w:r>
      <w:r w:rsidRPr="00F609C6">
        <w:rPr>
          <w:noProof/>
          <w:lang w:val="en-GB"/>
        </w:rPr>
        <w:t>Dependencies</w:t>
      </w:r>
      <w:r>
        <w:rPr>
          <w:noProof/>
        </w:rPr>
        <w:tab/>
      </w:r>
      <w:r>
        <w:rPr>
          <w:noProof/>
        </w:rPr>
        <w:fldChar w:fldCharType="begin"/>
      </w:r>
      <w:r>
        <w:rPr>
          <w:noProof/>
        </w:rPr>
        <w:instrText xml:space="preserve"> PAGEREF _Toc104565074 \h </w:instrText>
      </w:r>
      <w:r>
        <w:rPr>
          <w:noProof/>
        </w:rPr>
      </w:r>
      <w:r>
        <w:rPr>
          <w:noProof/>
        </w:rPr>
        <w:fldChar w:fldCharType="separate"/>
      </w:r>
      <w:r>
        <w:rPr>
          <w:noProof/>
        </w:rPr>
        <w:t>11</w:t>
      </w:r>
      <w:r>
        <w:rPr>
          <w:noProof/>
        </w:rPr>
        <w:fldChar w:fldCharType="end"/>
      </w:r>
    </w:p>
    <w:p w14:paraId="22387AC5" w14:textId="0F758FF4" w:rsidR="00320EA2" w:rsidRDefault="00320EA2">
      <w:pPr>
        <w:pStyle w:val="TOC1"/>
        <w:tabs>
          <w:tab w:val="left" w:pos="3240"/>
        </w:tabs>
        <w:rPr>
          <w:rFonts w:asciiTheme="minorHAnsi" w:eastAsiaTheme="minorEastAsia" w:hAnsiTheme="minorHAnsi" w:cstheme="minorBidi"/>
          <w:b w:val="0"/>
          <w:noProof/>
          <w:sz w:val="22"/>
          <w:szCs w:val="22"/>
          <w:lang w:val="pt-PT" w:eastAsia="pt-PT"/>
        </w:rPr>
      </w:pPr>
      <w:r w:rsidRPr="00F609C6">
        <w:rPr>
          <w:noProof/>
          <w:lang w:val="en-GB"/>
        </w:rPr>
        <w:t>4</w:t>
      </w:r>
      <w:r>
        <w:rPr>
          <w:rFonts w:asciiTheme="minorHAnsi" w:eastAsiaTheme="minorEastAsia" w:hAnsiTheme="minorHAnsi" w:cstheme="minorBidi"/>
          <w:b w:val="0"/>
          <w:noProof/>
          <w:sz w:val="22"/>
          <w:szCs w:val="22"/>
          <w:lang w:val="pt-PT" w:eastAsia="pt-PT"/>
        </w:rPr>
        <w:tab/>
      </w:r>
      <w:r w:rsidRPr="00F609C6">
        <w:rPr>
          <w:noProof/>
          <w:lang w:val="en-GB"/>
        </w:rPr>
        <w:t>Solution Functional Design – Wholesale Portal</w:t>
      </w:r>
      <w:r>
        <w:rPr>
          <w:noProof/>
        </w:rPr>
        <w:tab/>
      </w:r>
      <w:r>
        <w:rPr>
          <w:noProof/>
        </w:rPr>
        <w:fldChar w:fldCharType="begin"/>
      </w:r>
      <w:r>
        <w:rPr>
          <w:noProof/>
        </w:rPr>
        <w:instrText xml:space="preserve"> PAGEREF _Toc104565075 \h </w:instrText>
      </w:r>
      <w:r>
        <w:rPr>
          <w:noProof/>
        </w:rPr>
      </w:r>
      <w:r>
        <w:rPr>
          <w:noProof/>
        </w:rPr>
        <w:fldChar w:fldCharType="separate"/>
      </w:r>
      <w:r>
        <w:rPr>
          <w:noProof/>
        </w:rPr>
        <w:t>12</w:t>
      </w:r>
      <w:r>
        <w:rPr>
          <w:noProof/>
        </w:rPr>
        <w:fldChar w:fldCharType="end"/>
      </w:r>
    </w:p>
    <w:p w14:paraId="6BCA8D83" w14:textId="7ADBA346"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4.1</w:t>
      </w:r>
      <w:r>
        <w:rPr>
          <w:rFonts w:asciiTheme="minorHAnsi" w:eastAsiaTheme="minorEastAsia" w:hAnsiTheme="minorHAnsi" w:cstheme="minorBidi"/>
          <w:noProof/>
          <w:sz w:val="22"/>
          <w:szCs w:val="22"/>
          <w:lang w:val="pt-PT" w:eastAsia="pt-PT"/>
        </w:rPr>
        <w:tab/>
      </w:r>
      <w:r w:rsidRPr="00F609C6">
        <w:rPr>
          <w:noProof/>
          <w:lang w:val="en-GB"/>
        </w:rPr>
        <w:t>User Interface Design</w:t>
      </w:r>
      <w:r>
        <w:rPr>
          <w:noProof/>
        </w:rPr>
        <w:tab/>
      </w:r>
      <w:r>
        <w:rPr>
          <w:noProof/>
        </w:rPr>
        <w:fldChar w:fldCharType="begin"/>
      </w:r>
      <w:r>
        <w:rPr>
          <w:noProof/>
        </w:rPr>
        <w:instrText xml:space="preserve"> PAGEREF _Toc104565076 \h </w:instrText>
      </w:r>
      <w:r>
        <w:rPr>
          <w:noProof/>
        </w:rPr>
      </w:r>
      <w:r>
        <w:rPr>
          <w:noProof/>
        </w:rPr>
        <w:fldChar w:fldCharType="separate"/>
      </w:r>
      <w:r>
        <w:rPr>
          <w:noProof/>
        </w:rPr>
        <w:t>13</w:t>
      </w:r>
      <w:r>
        <w:rPr>
          <w:noProof/>
        </w:rPr>
        <w:fldChar w:fldCharType="end"/>
      </w:r>
    </w:p>
    <w:p w14:paraId="54A3D266" w14:textId="54A5B002"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4.1.1</w:t>
      </w:r>
      <w:r>
        <w:rPr>
          <w:rFonts w:asciiTheme="minorHAnsi" w:eastAsiaTheme="minorEastAsia" w:hAnsiTheme="minorHAnsi" w:cstheme="minorBidi"/>
          <w:noProof/>
          <w:sz w:val="22"/>
          <w:szCs w:val="22"/>
          <w:lang w:val="pt-PT" w:eastAsia="pt-PT"/>
        </w:rPr>
        <w:tab/>
      </w:r>
      <w:r w:rsidRPr="00F609C6">
        <w:rPr>
          <w:noProof/>
          <w:lang w:val="en-GB"/>
        </w:rPr>
        <w:t>Landing Page</w:t>
      </w:r>
      <w:r>
        <w:rPr>
          <w:noProof/>
        </w:rPr>
        <w:tab/>
      </w:r>
      <w:r>
        <w:rPr>
          <w:noProof/>
        </w:rPr>
        <w:fldChar w:fldCharType="begin"/>
      </w:r>
      <w:r>
        <w:rPr>
          <w:noProof/>
        </w:rPr>
        <w:instrText xml:space="preserve"> PAGEREF _Toc104565077 \h </w:instrText>
      </w:r>
      <w:r>
        <w:rPr>
          <w:noProof/>
        </w:rPr>
      </w:r>
      <w:r>
        <w:rPr>
          <w:noProof/>
        </w:rPr>
        <w:fldChar w:fldCharType="separate"/>
      </w:r>
      <w:r>
        <w:rPr>
          <w:noProof/>
        </w:rPr>
        <w:t>14</w:t>
      </w:r>
      <w:r>
        <w:rPr>
          <w:noProof/>
        </w:rPr>
        <w:fldChar w:fldCharType="end"/>
      </w:r>
    </w:p>
    <w:p w14:paraId="2BCB7DFB" w14:textId="4380DB02"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4.1.2</w:t>
      </w:r>
      <w:r>
        <w:rPr>
          <w:rFonts w:asciiTheme="minorHAnsi" w:eastAsiaTheme="minorEastAsia" w:hAnsiTheme="minorHAnsi" w:cstheme="minorBidi"/>
          <w:noProof/>
          <w:sz w:val="22"/>
          <w:szCs w:val="22"/>
          <w:lang w:val="pt-PT" w:eastAsia="pt-PT"/>
        </w:rPr>
        <w:tab/>
      </w:r>
      <w:r w:rsidRPr="00F609C6">
        <w:rPr>
          <w:noProof/>
          <w:lang w:val="en-GB"/>
        </w:rPr>
        <w:t>Taskbar</w:t>
      </w:r>
      <w:r>
        <w:rPr>
          <w:noProof/>
        </w:rPr>
        <w:tab/>
      </w:r>
      <w:r>
        <w:rPr>
          <w:noProof/>
        </w:rPr>
        <w:fldChar w:fldCharType="begin"/>
      </w:r>
      <w:r>
        <w:rPr>
          <w:noProof/>
        </w:rPr>
        <w:instrText xml:space="preserve"> PAGEREF _Toc104565078 \h </w:instrText>
      </w:r>
      <w:r>
        <w:rPr>
          <w:noProof/>
        </w:rPr>
      </w:r>
      <w:r>
        <w:rPr>
          <w:noProof/>
        </w:rPr>
        <w:fldChar w:fldCharType="separate"/>
      </w:r>
      <w:r>
        <w:rPr>
          <w:noProof/>
        </w:rPr>
        <w:t>20</w:t>
      </w:r>
      <w:r>
        <w:rPr>
          <w:noProof/>
        </w:rPr>
        <w:fldChar w:fldCharType="end"/>
      </w:r>
    </w:p>
    <w:p w14:paraId="38ACC161" w14:textId="11035BF8"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4.1.3</w:t>
      </w:r>
      <w:r>
        <w:rPr>
          <w:rFonts w:asciiTheme="minorHAnsi" w:eastAsiaTheme="minorEastAsia" w:hAnsiTheme="minorHAnsi" w:cstheme="minorBidi"/>
          <w:noProof/>
          <w:sz w:val="22"/>
          <w:szCs w:val="22"/>
          <w:lang w:val="pt-PT" w:eastAsia="pt-PT"/>
        </w:rPr>
        <w:tab/>
      </w:r>
      <w:r w:rsidRPr="00F609C6">
        <w:rPr>
          <w:noProof/>
          <w:lang w:val="en-GB"/>
        </w:rPr>
        <w:t>Pre-receipt units variance dashboard</w:t>
      </w:r>
      <w:r>
        <w:rPr>
          <w:noProof/>
        </w:rPr>
        <w:tab/>
      </w:r>
      <w:r>
        <w:rPr>
          <w:noProof/>
        </w:rPr>
        <w:fldChar w:fldCharType="begin"/>
      </w:r>
      <w:r>
        <w:rPr>
          <w:noProof/>
        </w:rPr>
        <w:instrText xml:space="preserve"> PAGEREF _Toc104565079 \h </w:instrText>
      </w:r>
      <w:r>
        <w:rPr>
          <w:noProof/>
        </w:rPr>
      </w:r>
      <w:r>
        <w:rPr>
          <w:noProof/>
        </w:rPr>
        <w:fldChar w:fldCharType="separate"/>
      </w:r>
      <w:r>
        <w:rPr>
          <w:noProof/>
        </w:rPr>
        <w:t>23</w:t>
      </w:r>
      <w:r>
        <w:rPr>
          <w:noProof/>
        </w:rPr>
        <w:fldChar w:fldCharType="end"/>
      </w:r>
    </w:p>
    <w:p w14:paraId="56836CBF" w14:textId="62A088B5"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4.1.4</w:t>
      </w:r>
      <w:r>
        <w:rPr>
          <w:rFonts w:asciiTheme="minorHAnsi" w:eastAsiaTheme="minorEastAsia" w:hAnsiTheme="minorHAnsi" w:cstheme="minorBidi"/>
          <w:noProof/>
          <w:sz w:val="22"/>
          <w:szCs w:val="22"/>
          <w:lang w:val="pt-PT" w:eastAsia="pt-PT"/>
        </w:rPr>
        <w:tab/>
      </w:r>
      <w:r w:rsidRPr="00F609C6">
        <w:rPr>
          <w:noProof/>
          <w:lang w:val="en-GB"/>
        </w:rPr>
        <w:t>Despatch window varaince dashboard</w:t>
      </w:r>
      <w:r>
        <w:rPr>
          <w:noProof/>
        </w:rPr>
        <w:tab/>
      </w:r>
      <w:r>
        <w:rPr>
          <w:noProof/>
        </w:rPr>
        <w:fldChar w:fldCharType="begin"/>
      </w:r>
      <w:r>
        <w:rPr>
          <w:noProof/>
        </w:rPr>
        <w:instrText xml:space="preserve"> PAGEREF _Toc104565080 \h </w:instrText>
      </w:r>
      <w:r>
        <w:rPr>
          <w:noProof/>
        </w:rPr>
      </w:r>
      <w:r>
        <w:rPr>
          <w:noProof/>
        </w:rPr>
        <w:fldChar w:fldCharType="separate"/>
      </w:r>
      <w:r>
        <w:rPr>
          <w:noProof/>
        </w:rPr>
        <w:t>33</w:t>
      </w:r>
      <w:r>
        <w:rPr>
          <w:noProof/>
        </w:rPr>
        <w:fldChar w:fldCharType="end"/>
      </w:r>
    </w:p>
    <w:p w14:paraId="0AEFB24F" w14:textId="62585032"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4.1.5</w:t>
      </w:r>
      <w:r>
        <w:rPr>
          <w:rFonts w:asciiTheme="minorHAnsi" w:eastAsiaTheme="minorEastAsia" w:hAnsiTheme="minorHAnsi" w:cstheme="minorBidi"/>
          <w:noProof/>
          <w:sz w:val="22"/>
          <w:szCs w:val="22"/>
          <w:lang w:val="pt-PT" w:eastAsia="pt-PT"/>
        </w:rPr>
        <w:tab/>
      </w:r>
      <w:r w:rsidRPr="00F609C6">
        <w:rPr>
          <w:noProof/>
          <w:lang w:val="en-GB"/>
        </w:rPr>
        <w:t>Post receipt units variance dashboard</w:t>
      </w:r>
      <w:r>
        <w:rPr>
          <w:noProof/>
        </w:rPr>
        <w:tab/>
      </w:r>
      <w:r>
        <w:rPr>
          <w:noProof/>
        </w:rPr>
        <w:fldChar w:fldCharType="begin"/>
      </w:r>
      <w:r>
        <w:rPr>
          <w:noProof/>
        </w:rPr>
        <w:instrText xml:space="preserve"> PAGEREF _Toc104565081 \h </w:instrText>
      </w:r>
      <w:r>
        <w:rPr>
          <w:noProof/>
        </w:rPr>
      </w:r>
      <w:r>
        <w:rPr>
          <w:noProof/>
        </w:rPr>
        <w:fldChar w:fldCharType="separate"/>
      </w:r>
      <w:r>
        <w:rPr>
          <w:noProof/>
        </w:rPr>
        <w:t>39</w:t>
      </w:r>
      <w:r>
        <w:rPr>
          <w:noProof/>
        </w:rPr>
        <w:fldChar w:fldCharType="end"/>
      </w:r>
    </w:p>
    <w:p w14:paraId="289828CA" w14:textId="3AC9DC8B"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4.1.6</w:t>
      </w:r>
      <w:r>
        <w:rPr>
          <w:rFonts w:asciiTheme="minorHAnsi" w:eastAsiaTheme="minorEastAsia" w:hAnsiTheme="minorHAnsi" w:cstheme="minorBidi"/>
          <w:noProof/>
          <w:sz w:val="22"/>
          <w:szCs w:val="22"/>
          <w:lang w:val="pt-PT" w:eastAsia="pt-PT"/>
        </w:rPr>
        <w:tab/>
      </w:r>
      <w:r w:rsidRPr="00F609C6">
        <w:rPr>
          <w:noProof/>
          <w:lang w:val="en-GB"/>
        </w:rPr>
        <w:t>Re-distribute po screen</w:t>
      </w:r>
      <w:r>
        <w:rPr>
          <w:noProof/>
        </w:rPr>
        <w:tab/>
      </w:r>
      <w:r>
        <w:rPr>
          <w:noProof/>
        </w:rPr>
        <w:fldChar w:fldCharType="begin"/>
      </w:r>
      <w:r>
        <w:rPr>
          <w:noProof/>
        </w:rPr>
        <w:instrText xml:space="preserve"> PAGEREF _Toc104565082 \h </w:instrText>
      </w:r>
      <w:r>
        <w:rPr>
          <w:noProof/>
        </w:rPr>
      </w:r>
      <w:r>
        <w:rPr>
          <w:noProof/>
        </w:rPr>
        <w:fldChar w:fldCharType="separate"/>
      </w:r>
      <w:r>
        <w:rPr>
          <w:noProof/>
        </w:rPr>
        <w:t>44</w:t>
      </w:r>
      <w:r>
        <w:rPr>
          <w:noProof/>
        </w:rPr>
        <w:fldChar w:fldCharType="end"/>
      </w:r>
    </w:p>
    <w:p w14:paraId="706187AD" w14:textId="7CA4CC3D"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4.1.7</w:t>
      </w:r>
      <w:r>
        <w:rPr>
          <w:rFonts w:asciiTheme="minorHAnsi" w:eastAsiaTheme="minorEastAsia" w:hAnsiTheme="minorHAnsi" w:cstheme="minorBidi"/>
          <w:noProof/>
          <w:sz w:val="22"/>
          <w:szCs w:val="22"/>
          <w:lang w:val="pt-PT" w:eastAsia="pt-PT"/>
        </w:rPr>
        <w:tab/>
      </w:r>
      <w:r w:rsidRPr="00F609C6">
        <w:rPr>
          <w:noProof/>
          <w:lang w:val="en-GB"/>
        </w:rPr>
        <w:t>Sales order to release dashboard</w:t>
      </w:r>
      <w:r>
        <w:rPr>
          <w:noProof/>
        </w:rPr>
        <w:tab/>
      </w:r>
      <w:r>
        <w:rPr>
          <w:noProof/>
        </w:rPr>
        <w:fldChar w:fldCharType="begin"/>
      </w:r>
      <w:r>
        <w:rPr>
          <w:noProof/>
        </w:rPr>
        <w:instrText xml:space="preserve"> PAGEREF _Toc104565083 \h </w:instrText>
      </w:r>
      <w:r>
        <w:rPr>
          <w:noProof/>
        </w:rPr>
      </w:r>
      <w:r>
        <w:rPr>
          <w:noProof/>
        </w:rPr>
        <w:fldChar w:fldCharType="separate"/>
      </w:r>
      <w:r>
        <w:rPr>
          <w:noProof/>
        </w:rPr>
        <w:t>53</w:t>
      </w:r>
      <w:r>
        <w:rPr>
          <w:noProof/>
        </w:rPr>
        <w:fldChar w:fldCharType="end"/>
      </w:r>
    </w:p>
    <w:p w14:paraId="689EDDD3" w14:textId="3A92F43C"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4.1.8</w:t>
      </w:r>
      <w:r>
        <w:rPr>
          <w:rFonts w:asciiTheme="minorHAnsi" w:eastAsiaTheme="minorEastAsia" w:hAnsiTheme="minorHAnsi" w:cstheme="minorBidi"/>
          <w:noProof/>
          <w:sz w:val="22"/>
          <w:szCs w:val="22"/>
          <w:lang w:val="pt-PT" w:eastAsia="pt-PT"/>
        </w:rPr>
        <w:tab/>
      </w:r>
      <w:r w:rsidRPr="00F609C6">
        <w:rPr>
          <w:noProof/>
          <w:lang w:val="en-GB"/>
        </w:rPr>
        <w:t>Unproductive stock dashboard</w:t>
      </w:r>
      <w:r>
        <w:rPr>
          <w:noProof/>
        </w:rPr>
        <w:tab/>
      </w:r>
      <w:r>
        <w:rPr>
          <w:noProof/>
        </w:rPr>
        <w:fldChar w:fldCharType="begin"/>
      </w:r>
      <w:r>
        <w:rPr>
          <w:noProof/>
        </w:rPr>
        <w:instrText xml:space="preserve"> PAGEREF _Toc104565084 \h </w:instrText>
      </w:r>
      <w:r>
        <w:rPr>
          <w:noProof/>
        </w:rPr>
      </w:r>
      <w:r>
        <w:rPr>
          <w:noProof/>
        </w:rPr>
        <w:fldChar w:fldCharType="separate"/>
      </w:r>
      <w:r>
        <w:rPr>
          <w:noProof/>
        </w:rPr>
        <w:t>59</w:t>
      </w:r>
      <w:r>
        <w:rPr>
          <w:noProof/>
        </w:rPr>
        <w:fldChar w:fldCharType="end"/>
      </w:r>
    </w:p>
    <w:p w14:paraId="31B0C9BC" w14:textId="43FAD1A9"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4.1.9</w:t>
      </w:r>
      <w:r>
        <w:rPr>
          <w:rFonts w:asciiTheme="minorHAnsi" w:eastAsiaTheme="minorEastAsia" w:hAnsiTheme="minorHAnsi" w:cstheme="minorBidi"/>
          <w:noProof/>
          <w:sz w:val="22"/>
          <w:szCs w:val="22"/>
          <w:lang w:val="pt-PT" w:eastAsia="pt-PT"/>
        </w:rPr>
        <w:tab/>
      </w:r>
      <w:r w:rsidRPr="00F609C6">
        <w:rPr>
          <w:noProof/>
          <w:lang w:val="en-GB"/>
        </w:rPr>
        <w:t>Edit/View Sales order screen</w:t>
      </w:r>
      <w:r>
        <w:rPr>
          <w:noProof/>
        </w:rPr>
        <w:tab/>
      </w:r>
      <w:r>
        <w:rPr>
          <w:noProof/>
        </w:rPr>
        <w:fldChar w:fldCharType="begin"/>
      </w:r>
      <w:r>
        <w:rPr>
          <w:noProof/>
        </w:rPr>
        <w:instrText xml:space="preserve"> PAGEREF _Toc104565085 \h </w:instrText>
      </w:r>
      <w:r>
        <w:rPr>
          <w:noProof/>
        </w:rPr>
      </w:r>
      <w:r>
        <w:rPr>
          <w:noProof/>
        </w:rPr>
        <w:fldChar w:fldCharType="separate"/>
      </w:r>
      <w:r>
        <w:rPr>
          <w:noProof/>
        </w:rPr>
        <w:t>63</w:t>
      </w:r>
      <w:r>
        <w:rPr>
          <w:noProof/>
        </w:rPr>
        <w:fldChar w:fldCharType="end"/>
      </w:r>
    </w:p>
    <w:p w14:paraId="66380238" w14:textId="2C9F2B00"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4.1.10</w:t>
      </w:r>
      <w:r>
        <w:rPr>
          <w:rFonts w:asciiTheme="minorHAnsi" w:eastAsiaTheme="minorEastAsia" w:hAnsiTheme="minorHAnsi" w:cstheme="minorBidi"/>
          <w:noProof/>
          <w:sz w:val="22"/>
          <w:szCs w:val="22"/>
          <w:lang w:val="pt-PT" w:eastAsia="pt-PT"/>
        </w:rPr>
        <w:tab/>
      </w:r>
      <w:r w:rsidRPr="00F609C6">
        <w:rPr>
          <w:noProof/>
          <w:lang w:val="en-GB"/>
        </w:rPr>
        <w:t>Manage sales order screen</w:t>
      </w:r>
      <w:r>
        <w:rPr>
          <w:noProof/>
        </w:rPr>
        <w:tab/>
      </w:r>
      <w:r>
        <w:rPr>
          <w:noProof/>
        </w:rPr>
        <w:fldChar w:fldCharType="begin"/>
      </w:r>
      <w:r>
        <w:rPr>
          <w:noProof/>
        </w:rPr>
        <w:instrText xml:space="preserve"> PAGEREF _Toc104565086 \h </w:instrText>
      </w:r>
      <w:r>
        <w:rPr>
          <w:noProof/>
        </w:rPr>
      </w:r>
      <w:r>
        <w:rPr>
          <w:noProof/>
        </w:rPr>
        <w:fldChar w:fldCharType="separate"/>
      </w:r>
      <w:r>
        <w:rPr>
          <w:noProof/>
        </w:rPr>
        <w:t>70</w:t>
      </w:r>
      <w:r>
        <w:rPr>
          <w:noProof/>
        </w:rPr>
        <w:fldChar w:fldCharType="end"/>
      </w:r>
    </w:p>
    <w:p w14:paraId="0DB9FEC8" w14:textId="119AA8B6"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4.1.11</w:t>
      </w:r>
      <w:r>
        <w:rPr>
          <w:rFonts w:asciiTheme="minorHAnsi" w:eastAsiaTheme="minorEastAsia" w:hAnsiTheme="minorHAnsi" w:cstheme="minorBidi"/>
          <w:noProof/>
          <w:sz w:val="22"/>
          <w:szCs w:val="22"/>
          <w:lang w:val="pt-PT" w:eastAsia="pt-PT"/>
        </w:rPr>
        <w:tab/>
      </w:r>
      <w:r w:rsidRPr="00F609C6">
        <w:rPr>
          <w:noProof/>
          <w:lang w:val="en-GB"/>
        </w:rPr>
        <w:t>Upload</w:t>
      </w:r>
      <w:r>
        <w:rPr>
          <w:noProof/>
        </w:rPr>
        <w:tab/>
      </w:r>
      <w:r>
        <w:rPr>
          <w:noProof/>
        </w:rPr>
        <w:fldChar w:fldCharType="begin"/>
      </w:r>
      <w:r>
        <w:rPr>
          <w:noProof/>
        </w:rPr>
        <w:instrText xml:space="preserve"> PAGEREF _Toc104565087 \h </w:instrText>
      </w:r>
      <w:r>
        <w:rPr>
          <w:noProof/>
        </w:rPr>
      </w:r>
      <w:r>
        <w:rPr>
          <w:noProof/>
        </w:rPr>
        <w:fldChar w:fldCharType="separate"/>
      </w:r>
      <w:r>
        <w:rPr>
          <w:noProof/>
        </w:rPr>
        <w:t>76</w:t>
      </w:r>
      <w:r>
        <w:rPr>
          <w:noProof/>
        </w:rPr>
        <w:fldChar w:fldCharType="end"/>
      </w:r>
    </w:p>
    <w:p w14:paraId="336FE95E" w14:textId="572E6261"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4.2</w:t>
      </w:r>
      <w:r>
        <w:rPr>
          <w:rFonts w:asciiTheme="minorHAnsi" w:eastAsiaTheme="minorEastAsia" w:hAnsiTheme="minorHAnsi" w:cstheme="minorBidi"/>
          <w:noProof/>
          <w:sz w:val="22"/>
          <w:szCs w:val="22"/>
          <w:lang w:val="pt-PT" w:eastAsia="pt-PT"/>
        </w:rPr>
        <w:tab/>
      </w:r>
      <w:r w:rsidRPr="00F609C6">
        <w:rPr>
          <w:noProof/>
          <w:lang w:val="en-GB"/>
        </w:rPr>
        <w:t>Behaviour Design</w:t>
      </w:r>
      <w:r>
        <w:rPr>
          <w:noProof/>
        </w:rPr>
        <w:tab/>
      </w:r>
      <w:r>
        <w:rPr>
          <w:noProof/>
        </w:rPr>
        <w:fldChar w:fldCharType="begin"/>
      </w:r>
      <w:r>
        <w:rPr>
          <w:noProof/>
        </w:rPr>
        <w:instrText xml:space="preserve"> PAGEREF _Toc104565088 \h </w:instrText>
      </w:r>
      <w:r>
        <w:rPr>
          <w:noProof/>
        </w:rPr>
      </w:r>
      <w:r>
        <w:rPr>
          <w:noProof/>
        </w:rPr>
        <w:fldChar w:fldCharType="separate"/>
      </w:r>
      <w:r>
        <w:rPr>
          <w:noProof/>
        </w:rPr>
        <w:t>80</w:t>
      </w:r>
      <w:r>
        <w:rPr>
          <w:noProof/>
        </w:rPr>
        <w:fldChar w:fldCharType="end"/>
      </w:r>
    </w:p>
    <w:p w14:paraId="67588327" w14:textId="49005131"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4.2.1</w:t>
      </w:r>
      <w:r>
        <w:rPr>
          <w:rFonts w:asciiTheme="minorHAnsi" w:eastAsiaTheme="minorEastAsia" w:hAnsiTheme="minorHAnsi" w:cstheme="minorBidi"/>
          <w:noProof/>
          <w:sz w:val="22"/>
          <w:szCs w:val="22"/>
          <w:lang w:val="pt-PT" w:eastAsia="pt-PT"/>
        </w:rPr>
        <w:tab/>
      </w:r>
      <w:r w:rsidRPr="00F609C6">
        <w:rPr>
          <w:noProof/>
          <w:lang w:val="en-GB"/>
        </w:rPr>
        <w:t>System parameters</w:t>
      </w:r>
      <w:r>
        <w:rPr>
          <w:noProof/>
        </w:rPr>
        <w:tab/>
      </w:r>
      <w:r>
        <w:rPr>
          <w:noProof/>
        </w:rPr>
        <w:fldChar w:fldCharType="begin"/>
      </w:r>
      <w:r>
        <w:rPr>
          <w:noProof/>
        </w:rPr>
        <w:instrText xml:space="preserve"> PAGEREF _Toc104565089 \h </w:instrText>
      </w:r>
      <w:r>
        <w:rPr>
          <w:noProof/>
        </w:rPr>
      </w:r>
      <w:r>
        <w:rPr>
          <w:noProof/>
        </w:rPr>
        <w:fldChar w:fldCharType="separate"/>
      </w:r>
      <w:r>
        <w:rPr>
          <w:noProof/>
        </w:rPr>
        <w:t>80</w:t>
      </w:r>
      <w:r>
        <w:rPr>
          <w:noProof/>
        </w:rPr>
        <w:fldChar w:fldCharType="end"/>
      </w:r>
    </w:p>
    <w:p w14:paraId="49AC5E5C" w14:textId="792BC4A1" w:rsidR="00320EA2" w:rsidRDefault="00320EA2">
      <w:pPr>
        <w:pStyle w:val="TOC3"/>
        <w:tabs>
          <w:tab w:val="left" w:pos="3240"/>
        </w:tabs>
        <w:rPr>
          <w:rFonts w:asciiTheme="minorHAnsi" w:eastAsiaTheme="minorEastAsia" w:hAnsiTheme="minorHAnsi" w:cstheme="minorBidi"/>
          <w:noProof/>
          <w:sz w:val="22"/>
          <w:szCs w:val="22"/>
          <w:lang w:val="pt-PT" w:eastAsia="pt-PT"/>
        </w:rPr>
      </w:pPr>
      <w:r w:rsidRPr="00F609C6">
        <w:rPr>
          <w:noProof/>
          <w:color w:val="000000"/>
          <w:lang w:val="en-GB"/>
        </w:rPr>
        <w:t>4.2.2</w:t>
      </w:r>
      <w:r>
        <w:rPr>
          <w:rFonts w:asciiTheme="minorHAnsi" w:eastAsiaTheme="minorEastAsia" w:hAnsiTheme="minorHAnsi" w:cstheme="minorBidi"/>
          <w:noProof/>
          <w:sz w:val="22"/>
          <w:szCs w:val="22"/>
          <w:lang w:val="pt-PT" w:eastAsia="pt-PT"/>
        </w:rPr>
        <w:tab/>
      </w:r>
      <w:r w:rsidRPr="00F609C6">
        <w:rPr>
          <w:noProof/>
          <w:lang w:val="en-GB"/>
        </w:rPr>
        <w:t>Batch Processes</w:t>
      </w:r>
      <w:r>
        <w:rPr>
          <w:noProof/>
        </w:rPr>
        <w:tab/>
      </w:r>
      <w:r>
        <w:rPr>
          <w:noProof/>
        </w:rPr>
        <w:fldChar w:fldCharType="begin"/>
      </w:r>
      <w:r>
        <w:rPr>
          <w:noProof/>
        </w:rPr>
        <w:instrText xml:space="preserve"> PAGEREF _Toc104565090 \h </w:instrText>
      </w:r>
      <w:r>
        <w:rPr>
          <w:noProof/>
        </w:rPr>
      </w:r>
      <w:r>
        <w:rPr>
          <w:noProof/>
        </w:rPr>
        <w:fldChar w:fldCharType="separate"/>
      </w:r>
      <w:r>
        <w:rPr>
          <w:noProof/>
        </w:rPr>
        <w:t>81</w:t>
      </w:r>
      <w:r>
        <w:rPr>
          <w:noProof/>
        </w:rPr>
        <w:fldChar w:fldCharType="end"/>
      </w:r>
    </w:p>
    <w:p w14:paraId="74ACDE8A" w14:textId="502014CC" w:rsidR="00320EA2" w:rsidRDefault="00320EA2">
      <w:pPr>
        <w:pStyle w:val="TOC1"/>
        <w:tabs>
          <w:tab w:val="left" w:pos="3240"/>
        </w:tabs>
        <w:rPr>
          <w:rFonts w:asciiTheme="minorHAnsi" w:eastAsiaTheme="minorEastAsia" w:hAnsiTheme="minorHAnsi" w:cstheme="minorBidi"/>
          <w:b w:val="0"/>
          <w:noProof/>
          <w:sz w:val="22"/>
          <w:szCs w:val="22"/>
          <w:lang w:val="pt-PT" w:eastAsia="pt-PT"/>
        </w:rPr>
      </w:pPr>
      <w:r w:rsidRPr="00F609C6">
        <w:rPr>
          <w:noProof/>
          <w:lang w:val="en-GB"/>
        </w:rPr>
        <w:t>5</w:t>
      </w:r>
      <w:r>
        <w:rPr>
          <w:rFonts w:asciiTheme="minorHAnsi" w:eastAsiaTheme="minorEastAsia" w:hAnsiTheme="minorHAnsi" w:cstheme="minorBidi"/>
          <w:b w:val="0"/>
          <w:noProof/>
          <w:sz w:val="22"/>
          <w:szCs w:val="22"/>
          <w:lang w:val="pt-PT" w:eastAsia="pt-PT"/>
        </w:rPr>
        <w:tab/>
      </w:r>
      <w:r w:rsidRPr="00F609C6">
        <w:rPr>
          <w:noProof/>
          <w:lang w:val="en-GB"/>
        </w:rPr>
        <w:t>Open and Closed Issues</w:t>
      </w:r>
      <w:r>
        <w:rPr>
          <w:noProof/>
        </w:rPr>
        <w:tab/>
      </w:r>
      <w:r>
        <w:rPr>
          <w:noProof/>
        </w:rPr>
        <w:fldChar w:fldCharType="begin"/>
      </w:r>
      <w:r>
        <w:rPr>
          <w:noProof/>
        </w:rPr>
        <w:instrText xml:space="preserve"> PAGEREF _Toc104565091 \h </w:instrText>
      </w:r>
      <w:r>
        <w:rPr>
          <w:noProof/>
        </w:rPr>
      </w:r>
      <w:r>
        <w:rPr>
          <w:noProof/>
        </w:rPr>
        <w:fldChar w:fldCharType="separate"/>
      </w:r>
      <w:r>
        <w:rPr>
          <w:noProof/>
        </w:rPr>
        <w:t>82</w:t>
      </w:r>
      <w:r>
        <w:rPr>
          <w:noProof/>
        </w:rPr>
        <w:fldChar w:fldCharType="end"/>
      </w:r>
    </w:p>
    <w:p w14:paraId="26E23C49" w14:textId="68379061"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5.1</w:t>
      </w:r>
      <w:r>
        <w:rPr>
          <w:rFonts w:asciiTheme="minorHAnsi" w:eastAsiaTheme="minorEastAsia" w:hAnsiTheme="minorHAnsi" w:cstheme="minorBidi"/>
          <w:noProof/>
          <w:sz w:val="22"/>
          <w:szCs w:val="22"/>
          <w:lang w:val="pt-PT" w:eastAsia="pt-PT"/>
        </w:rPr>
        <w:tab/>
      </w:r>
      <w:r w:rsidRPr="00F609C6">
        <w:rPr>
          <w:noProof/>
          <w:lang w:val="en-GB"/>
        </w:rPr>
        <w:t>Open/Closed Issues</w:t>
      </w:r>
      <w:r>
        <w:rPr>
          <w:noProof/>
        </w:rPr>
        <w:tab/>
      </w:r>
      <w:r>
        <w:rPr>
          <w:noProof/>
        </w:rPr>
        <w:fldChar w:fldCharType="begin"/>
      </w:r>
      <w:r>
        <w:rPr>
          <w:noProof/>
        </w:rPr>
        <w:instrText xml:space="preserve"> PAGEREF _Toc104565092 \h </w:instrText>
      </w:r>
      <w:r>
        <w:rPr>
          <w:noProof/>
        </w:rPr>
      </w:r>
      <w:r>
        <w:rPr>
          <w:noProof/>
        </w:rPr>
        <w:fldChar w:fldCharType="separate"/>
      </w:r>
      <w:r>
        <w:rPr>
          <w:noProof/>
        </w:rPr>
        <w:t>82</w:t>
      </w:r>
      <w:r>
        <w:rPr>
          <w:noProof/>
        </w:rPr>
        <w:fldChar w:fldCharType="end"/>
      </w:r>
    </w:p>
    <w:p w14:paraId="502F8294" w14:textId="78821A07" w:rsidR="00320EA2" w:rsidRDefault="00320EA2">
      <w:pPr>
        <w:pStyle w:val="TOC1"/>
        <w:tabs>
          <w:tab w:val="left" w:pos="3240"/>
        </w:tabs>
        <w:rPr>
          <w:rFonts w:asciiTheme="minorHAnsi" w:eastAsiaTheme="minorEastAsia" w:hAnsiTheme="minorHAnsi" w:cstheme="minorBidi"/>
          <w:b w:val="0"/>
          <w:noProof/>
          <w:sz w:val="22"/>
          <w:szCs w:val="22"/>
          <w:lang w:val="pt-PT" w:eastAsia="pt-PT"/>
        </w:rPr>
      </w:pPr>
      <w:r w:rsidRPr="00F609C6">
        <w:rPr>
          <w:noProof/>
          <w:lang w:val="en-GB"/>
        </w:rPr>
        <w:t>6</w:t>
      </w:r>
      <w:r>
        <w:rPr>
          <w:rFonts w:asciiTheme="minorHAnsi" w:eastAsiaTheme="minorEastAsia" w:hAnsiTheme="minorHAnsi" w:cstheme="minorBidi"/>
          <w:b w:val="0"/>
          <w:noProof/>
          <w:sz w:val="22"/>
          <w:szCs w:val="22"/>
          <w:lang w:val="pt-PT" w:eastAsia="pt-PT"/>
        </w:rPr>
        <w:tab/>
      </w:r>
      <w:r w:rsidRPr="00F609C6">
        <w:rPr>
          <w:noProof/>
          <w:lang w:val="en-GB"/>
        </w:rPr>
        <w:t>Appendix</w:t>
      </w:r>
      <w:r>
        <w:rPr>
          <w:noProof/>
        </w:rPr>
        <w:tab/>
      </w:r>
      <w:r>
        <w:rPr>
          <w:noProof/>
        </w:rPr>
        <w:fldChar w:fldCharType="begin"/>
      </w:r>
      <w:r>
        <w:rPr>
          <w:noProof/>
        </w:rPr>
        <w:instrText xml:space="preserve"> PAGEREF _Toc104565093 \h </w:instrText>
      </w:r>
      <w:r>
        <w:rPr>
          <w:noProof/>
        </w:rPr>
      </w:r>
      <w:r>
        <w:rPr>
          <w:noProof/>
        </w:rPr>
        <w:fldChar w:fldCharType="separate"/>
      </w:r>
      <w:r>
        <w:rPr>
          <w:noProof/>
        </w:rPr>
        <w:t>89</w:t>
      </w:r>
      <w:r>
        <w:rPr>
          <w:noProof/>
        </w:rPr>
        <w:fldChar w:fldCharType="end"/>
      </w:r>
    </w:p>
    <w:p w14:paraId="49B13B3C" w14:textId="1849BEF8" w:rsidR="00320EA2" w:rsidRDefault="00320EA2">
      <w:pPr>
        <w:pStyle w:val="TOC2"/>
        <w:tabs>
          <w:tab w:val="left" w:pos="3240"/>
        </w:tabs>
        <w:rPr>
          <w:rFonts w:asciiTheme="minorHAnsi" w:eastAsiaTheme="minorEastAsia" w:hAnsiTheme="minorHAnsi" w:cstheme="minorBidi"/>
          <w:noProof/>
          <w:sz w:val="22"/>
          <w:szCs w:val="22"/>
          <w:lang w:val="pt-PT" w:eastAsia="pt-PT"/>
        </w:rPr>
      </w:pPr>
      <w:r w:rsidRPr="00F609C6">
        <w:rPr>
          <w:noProof/>
          <w:lang w:val="en-GB"/>
        </w:rPr>
        <w:t>6.1</w:t>
      </w:r>
      <w:r>
        <w:rPr>
          <w:rFonts w:asciiTheme="minorHAnsi" w:eastAsiaTheme="minorEastAsia" w:hAnsiTheme="minorHAnsi" w:cstheme="minorBidi"/>
          <w:noProof/>
          <w:sz w:val="22"/>
          <w:szCs w:val="22"/>
          <w:lang w:val="pt-PT" w:eastAsia="pt-PT"/>
        </w:rPr>
        <w:tab/>
      </w:r>
      <w:r w:rsidRPr="00F609C6">
        <w:rPr>
          <w:noProof/>
          <w:lang w:val="en-GB"/>
        </w:rPr>
        <w:t>Excel extract from Dashboards/Screens</w:t>
      </w:r>
      <w:r>
        <w:rPr>
          <w:noProof/>
        </w:rPr>
        <w:tab/>
      </w:r>
      <w:r>
        <w:rPr>
          <w:noProof/>
        </w:rPr>
        <w:fldChar w:fldCharType="begin"/>
      </w:r>
      <w:r>
        <w:rPr>
          <w:noProof/>
        </w:rPr>
        <w:instrText xml:space="preserve"> PAGEREF _Toc104565094 \h </w:instrText>
      </w:r>
      <w:r>
        <w:rPr>
          <w:noProof/>
        </w:rPr>
      </w:r>
      <w:r>
        <w:rPr>
          <w:noProof/>
        </w:rPr>
        <w:fldChar w:fldCharType="separate"/>
      </w:r>
      <w:r>
        <w:rPr>
          <w:noProof/>
        </w:rPr>
        <w:t>89</w:t>
      </w:r>
      <w:r>
        <w:rPr>
          <w:noProof/>
        </w:rPr>
        <w:fldChar w:fldCharType="end"/>
      </w:r>
    </w:p>
    <w:p w14:paraId="072BC317" w14:textId="2F3A53F9" w:rsidR="009B7E9B" w:rsidRDefault="00826735" w:rsidP="000F4E5F">
      <w:pPr>
        <w:jc w:val="both"/>
        <w:rPr>
          <w:lang w:val="en-GB"/>
        </w:rPr>
      </w:pPr>
      <w:r w:rsidRPr="006A73A0">
        <w:rPr>
          <w:lang w:val="en-GB"/>
        </w:rPr>
        <w:fldChar w:fldCharType="end"/>
      </w:r>
    </w:p>
    <w:p w14:paraId="36AC3190" w14:textId="77777777" w:rsidR="00BF0B27" w:rsidRDefault="00BF0B27" w:rsidP="000F4E5F">
      <w:pPr>
        <w:jc w:val="both"/>
        <w:rPr>
          <w:lang w:val="en-GB"/>
        </w:rPr>
      </w:pPr>
    </w:p>
    <w:p w14:paraId="74D11DF1" w14:textId="5C229B49" w:rsidR="00BF0B27" w:rsidRPr="000F4E5F" w:rsidRDefault="00BF0B27" w:rsidP="000F4E5F">
      <w:pPr>
        <w:jc w:val="both"/>
        <w:rPr>
          <w:lang w:val="en-GB"/>
        </w:rPr>
        <w:sectPr w:rsidR="00BF0B27" w:rsidRPr="000F4E5F" w:rsidSect="00574015">
          <w:headerReference w:type="default" r:id="rId12"/>
          <w:footerReference w:type="default" r:id="rId13"/>
          <w:footerReference w:type="first" r:id="rId14"/>
          <w:pgSz w:w="11907" w:h="16839" w:code="1"/>
          <w:pgMar w:top="1080" w:right="720" w:bottom="1440" w:left="720" w:header="432" w:footer="720" w:gutter="360"/>
          <w:paperSrc w:first="241" w:other="241"/>
          <w:pgNumType w:fmt="lowerRoman" w:start="1"/>
          <w:cols w:space="720"/>
          <w:titlePg/>
          <w:docGrid w:linePitch="272"/>
        </w:sectPr>
      </w:pPr>
    </w:p>
    <w:p w14:paraId="15769D9D" w14:textId="77777777" w:rsidR="009A4F01" w:rsidRPr="000F4E5F" w:rsidRDefault="009A4F01" w:rsidP="000737F1">
      <w:pPr>
        <w:pStyle w:val="Heading1"/>
        <w:jc w:val="both"/>
        <w:rPr>
          <w:lang w:val="en-GB"/>
        </w:rPr>
      </w:pPr>
      <w:bookmarkStart w:id="57" w:name="_Toc492796457"/>
      <w:bookmarkStart w:id="58" w:name="_Toc17187283"/>
      <w:bookmarkStart w:id="59" w:name="_Toc185239354"/>
      <w:bookmarkStart w:id="60" w:name="_Toc378938710"/>
      <w:bookmarkStart w:id="61" w:name="_Toc104565063"/>
      <w:bookmarkEnd w:id="0"/>
      <w:r w:rsidRPr="000F4E5F">
        <w:rPr>
          <w:lang w:val="en-GB"/>
        </w:rPr>
        <w:lastRenderedPageBreak/>
        <w:t>Introduction</w:t>
      </w:r>
      <w:bookmarkEnd w:id="57"/>
      <w:bookmarkEnd w:id="58"/>
      <w:bookmarkEnd w:id="59"/>
      <w:bookmarkEnd w:id="60"/>
      <w:bookmarkEnd w:id="61"/>
      <w:r w:rsidRPr="000F4E5F">
        <w:rPr>
          <w:lang w:val="en-GB"/>
        </w:rPr>
        <w:t xml:space="preserve"> </w:t>
      </w:r>
    </w:p>
    <w:p w14:paraId="02895BA4" w14:textId="77777777" w:rsidR="009A4F01" w:rsidRPr="006A73A0" w:rsidRDefault="009A4F01" w:rsidP="000737F1">
      <w:pPr>
        <w:pStyle w:val="BodyText"/>
        <w:jc w:val="both"/>
        <w:rPr>
          <w:rFonts w:cs="Arial"/>
          <w:lang w:val="en-GB"/>
        </w:rPr>
      </w:pPr>
    </w:p>
    <w:p w14:paraId="6A8D609E" w14:textId="77777777" w:rsidR="009A4F01" w:rsidRPr="006A73A0" w:rsidRDefault="009A4F01" w:rsidP="000B2442">
      <w:pPr>
        <w:pStyle w:val="Note"/>
        <w:numPr>
          <w:ilvl w:val="0"/>
          <w:numId w:val="4"/>
        </w:numPr>
        <w:jc w:val="both"/>
        <w:rPr>
          <w:lang w:val="en-GB"/>
        </w:rPr>
      </w:pPr>
      <w:r w:rsidRPr="006A73A0">
        <w:rPr>
          <w:lang w:val="en-GB"/>
        </w:rPr>
        <w:t xml:space="preserve">The </w:t>
      </w:r>
      <w:r w:rsidRPr="006A73A0">
        <w:rPr>
          <w:b/>
          <w:lang w:val="en-GB"/>
        </w:rPr>
        <w:t xml:space="preserve">Requirments Specification </w:t>
      </w:r>
      <w:r w:rsidRPr="006A73A0">
        <w:rPr>
          <w:lang w:val="en-GB"/>
        </w:rPr>
        <w:t xml:space="preserve">captures the complete software requirements for the system, or a portion of the system.  Following is a typical outline for a project </w:t>
      </w:r>
      <w:r w:rsidRPr="006A73A0">
        <w:rPr>
          <w:b/>
          <w:lang w:val="en-GB"/>
        </w:rPr>
        <w:t>using use case modeling</w:t>
      </w:r>
      <w:r w:rsidRPr="006A73A0">
        <w:rPr>
          <w:lang w:val="en-GB"/>
        </w:rPr>
        <w:t>. This artifact consists of a package containing use cases of the use case model and applicable Supplemental Specifications and other supporting information.</w:t>
      </w:r>
    </w:p>
    <w:p w14:paraId="4CC07686" w14:textId="39446A6D" w:rsidR="009A4F01" w:rsidRPr="006A73A0" w:rsidRDefault="009A4F01" w:rsidP="000737F1">
      <w:pPr>
        <w:pStyle w:val="Heading2"/>
        <w:jc w:val="both"/>
        <w:rPr>
          <w:lang w:val="en-GB"/>
        </w:rPr>
      </w:pPr>
      <w:bookmarkStart w:id="62" w:name="_Toc492796458"/>
      <w:bookmarkStart w:id="63" w:name="_Toc17187284"/>
      <w:bookmarkStart w:id="64" w:name="_Toc185239355"/>
      <w:bookmarkStart w:id="65" w:name="_Toc378938711"/>
      <w:bookmarkStart w:id="66" w:name="_Toc104565064"/>
      <w:r w:rsidRPr="006A73A0">
        <w:rPr>
          <w:lang w:val="en-GB"/>
        </w:rPr>
        <w:t>Purpose</w:t>
      </w:r>
      <w:bookmarkEnd w:id="62"/>
      <w:bookmarkEnd w:id="63"/>
      <w:bookmarkEnd w:id="64"/>
      <w:bookmarkEnd w:id="65"/>
      <w:bookmarkEnd w:id="66"/>
      <w:r w:rsidR="00DD595E">
        <w:rPr>
          <w:lang w:val="en-GB"/>
        </w:rPr>
        <w:t xml:space="preserve"> </w:t>
      </w:r>
    </w:p>
    <w:p w14:paraId="0E8FDD75" w14:textId="24C012F8" w:rsidR="00AE010A" w:rsidRPr="006A73A0" w:rsidRDefault="009A4F01" w:rsidP="000737F1">
      <w:pPr>
        <w:pStyle w:val="BodyText"/>
        <w:jc w:val="both"/>
        <w:rPr>
          <w:lang w:val="en-GB"/>
        </w:rPr>
      </w:pPr>
      <w:r w:rsidRPr="006A73A0">
        <w:rPr>
          <w:lang w:val="en-GB"/>
        </w:rPr>
        <w:t xml:space="preserve">The purpose of this document is to provide </w:t>
      </w:r>
      <w:r w:rsidR="00AE010A" w:rsidRPr="006A73A0">
        <w:rPr>
          <w:lang w:val="en-GB"/>
        </w:rPr>
        <w:t xml:space="preserve">the functional design for the </w:t>
      </w:r>
      <w:r w:rsidR="000E43BA">
        <w:rPr>
          <w:lang w:val="en-GB"/>
        </w:rPr>
        <w:t>Wholesale Portal</w:t>
      </w:r>
      <w:r w:rsidR="00AE010A" w:rsidRPr="006A73A0">
        <w:rPr>
          <w:lang w:val="en-GB"/>
        </w:rPr>
        <w:t xml:space="preserve"> application. </w:t>
      </w:r>
    </w:p>
    <w:p w14:paraId="402F7EC3" w14:textId="07D631E2" w:rsidR="008954BE" w:rsidRPr="006A73A0" w:rsidRDefault="000E43BA" w:rsidP="000737F1">
      <w:pPr>
        <w:pStyle w:val="BodyText"/>
        <w:jc w:val="both"/>
        <w:rPr>
          <w:lang w:val="en-GB"/>
        </w:rPr>
      </w:pPr>
      <w:r>
        <w:rPr>
          <w:lang w:val="en-GB"/>
        </w:rPr>
        <w:t>Wholesale Portal</w:t>
      </w:r>
      <w:r w:rsidR="00AE010A" w:rsidRPr="006A73A0">
        <w:rPr>
          <w:lang w:val="en-GB"/>
        </w:rPr>
        <w:t xml:space="preserve"> is a new appl</w:t>
      </w:r>
      <w:r w:rsidR="00DC44EF" w:rsidRPr="006A73A0">
        <w:rPr>
          <w:lang w:val="en-GB"/>
        </w:rPr>
        <w:t>ication that will be used by ASOS</w:t>
      </w:r>
      <w:r w:rsidR="00AE010A" w:rsidRPr="006A73A0">
        <w:rPr>
          <w:lang w:val="en-GB"/>
        </w:rPr>
        <w:t xml:space="preserve"> </w:t>
      </w:r>
      <w:r>
        <w:rPr>
          <w:lang w:val="en-GB"/>
        </w:rPr>
        <w:t>Wholesale Team in Release 1 along with existing WTSO system to maintain Sales Orders</w:t>
      </w:r>
      <w:r w:rsidR="00AE010A" w:rsidRPr="006A73A0">
        <w:rPr>
          <w:lang w:val="en-GB"/>
        </w:rPr>
        <w:t>.</w:t>
      </w:r>
      <w:r>
        <w:rPr>
          <w:lang w:val="en-GB"/>
        </w:rPr>
        <w:t xml:space="preserve"> In future releases Wholesale Portal might be evolved to be used by ASOS wholesale partners.</w:t>
      </w:r>
      <w:r w:rsidR="008954BE" w:rsidRPr="006A73A0">
        <w:rPr>
          <w:lang w:val="en-GB"/>
        </w:rPr>
        <w:t xml:space="preserve"> </w:t>
      </w:r>
    </w:p>
    <w:p w14:paraId="2460C8BC" w14:textId="7A180A37" w:rsidR="00BE0970" w:rsidRPr="006A73A0" w:rsidRDefault="008954BE" w:rsidP="0061489C">
      <w:pPr>
        <w:pStyle w:val="BodyText"/>
        <w:jc w:val="both"/>
        <w:rPr>
          <w:lang w:val="en-GB"/>
        </w:rPr>
      </w:pPr>
      <w:r w:rsidRPr="006A73A0">
        <w:rPr>
          <w:lang w:val="en-GB"/>
        </w:rPr>
        <w:t xml:space="preserve">The application </w:t>
      </w:r>
      <w:r w:rsidR="000E43BA">
        <w:rPr>
          <w:lang w:val="en-GB"/>
        </w:rPr>
        <w:t xml:space="preserve">will have multiple </w:t>
      </w:r>
      <w:r w:rsidRPr="006A73A0">
        <w:rPr>
          <w:lang w:val="en-GB"/>
        </w:rPr>
        <w:t>dashboard</w:t>
      </w:r>
      <w:r w:rsidR="000E43BA">
        <w:rPr>
          <w:lang w:val="en-GB"/>
        </w:rPr>
        <w:t xml:space="preserve">s and screens </w:t>
      </w:r>
      <w:r w:rsidRPr="006A73A0">
        <w:rPr>
          <w:lang w:val="en-GB"/>
        </w:rPr>
        <w:t xml:space="preserve">that will display the </w:t>
      </w:r>
      <w:r w:rsidR="0061226B">
        <w:rPr>
          <w:lang w:val="en-GB"/>
        </w:rPr>
        <w:t>Sales Order</w:t>
      </w:r>
      <w:r w:rsidR="00DC44EF" w:rsidRPr="006A73A0">
        <w:rPr>
          <w:lang w:val="en-GB"/>
        </w:rPr>
        <w:t xml:space="preserve"> information </w:t>
      </w:r>
      <w:r w:rsidR="0061226B">
        <w:rPr>
          <w:lang w:val="en-GB"/>
        </w:rPr>
        <w:t xml:space="preserve">and would help the ASOS wholesale team to track the Sales order life cycle and distribute </w:t>
      </w:r>
      <w:r w:rsidR="00CC4D24">
        <w:rPr>
          <w:lang w:val="en-GB"/>
        </w:rPr>
        <w:t xml:space="preserve">and release </w:t>
      </w:r>
      <w:r w:rsidR="0061226B">
        <w:rPr>
          <w:lang w:val="en-GB"/>
        </w:rPr>
        <w:t>the Sales Order post receipt of associated Supplier Purchase Order</w:t>
      </w:r>
      <w:r w:rsidRPr="006A73A0">
        <w:rPr>
          <w:lang w:val="en-GB"/>
        </w:rPr>
        <w:t xml:space="preserve">. </w:t>
      </w:r>
      <w:r w:rsidR="0061226B">
        <w:rPr>
          <w:lang w:val="en-GB"/>
        </w:rPr>
        <w:t>For Release 1 wholesale team will be able to edit limited number of fields on Sales Order</w:t>
      </w:r>
      <w:r w:rsidR="00CC4D24">
        <w:rPr>
          <w:lang w:val="en-GB"/>
        </w:rPr>
        <w:t>s</w:t>
      </w:r>
      <w:r w:rsidR="0061226B">
        <w:rPr>
          <w:lang w:val="en-GB"/>
        </w:rPr>
        <w:t xml:space="preserve"> in the portal</w:t>
      </w:r>
      <w:r w:rsidR="00CC4D24">
        <w:rPr>
          <w:lang w:val="en-GB"/>
        </w:rPr>
        <w:t>. Details of dashboards and screens are detailed further in the document in relevant sections.</w:t>
      </w:r>
    </w:p>
    <w:p w14:paraId="7EEBAD12" w14:textId="77777777" w:rsidR="009C021D" w:rsidRPr="006A73A0" w:rsidRDefault="009C021D" w:rsidP="00FD75B6">
      <w:pPr>
        <w:pStyle w:val="Heading2"/>
        <w:jc w:val="both"/>
        <w:rPr>
          <w:lang w:val="en-GB"/>
        </w:rPr>
      </w:pPr>
      <w:bookmarkStart w:id="67" w:name="_Toc104565065"/>
      <w:bookmarkStart w:id="68" w:name="_Toc492796459"/>
      <w:bookmarkStart w:id="69" w:name="_Toc17187285"/>
      <w:bookmarkStart w:id="70" w:name="_Toc185239356"/>
      <w:bookmarkStart w:id="71" w:name="_Toc378938712"/>
      <w:r w:rsidRPr="006A73A0">
        <w:rPr>
          <w:lang w:val="en-GB"/>
        </w:rPr>
        <w:t>Scope</w:t>
      </w:r>
      <w:bookmarkEnd w:id="67"/>
      <w:r w:rsidRPr="006A73A0">
        <w:rPr>
          <w:lang w:val="en-GB"/>
        </w:rPr>
        <w:t xml:space="preserve"> </w:t>
      </w:r>
    </w:p>
    <w:p w14:paraId="0DDC9520" w14:textId="3F44713C" w:rsidR="009A4F01" w:rsidRPr="006A73A0" w:rsidRDefault="00DE75FE" w:rsidP="00FD07F6">
      <w:pPr>
        <w:pStyle w:val="BodyText"/>
        <w:jc w:val="both"/>
        <w:rPr>
          <w:lang w:val="en-GB"/>
        </w:rPr>
      </w:pPr>
      <w:bookmarkStart w:id="72" w:name="_Toc492796460"/>
      <w:bookmarkStart w:id="73" w:name="_Toc17187286"/>
      <w:bookmarkStart w:id="74" w:name="_Toc185239357"/>
      <w:bookmarkEnd w:id="68"/>
      <w:bookmarkEnd w:id="69"/>
      <w:bookmarkEnd w:id="70"/>
      <w:bookmarkEnd w:id="71"/>
      <w:r w:rsidRPr="006A73A0">
        <w:rPr>
          <w:lang w:val="en-GB"/>
        </w:rPr>
        <w:t xml:space="preserve">The scope of this document is to detail the functional design of </w:t>
      </w:r>
      <w:r w:rsidR="00CC4D24">
        <w:rPr>
          <w:lang w:val="en-GB"/>
        </w:rPr>
        <w:t>Wholesale Portal</w:t>
      </w:r>
      <w:r w:rsidRPr="006A73A0">
        <w:rPr>
          <w:lang w:val="en-GB"/>
        </w:rPr>
        <w:t xml:space="preserve">, containing the </w:t>
      </w:r>
      <w:r w:rsidR="00CC4D24">
        <w:rPr>
          <w:lang w:val="en-GB"/>
        </w:rPr>
        <w:t xml:space="preserve">dashboards, </w:t>
      </w:r>
      <w:r w:rsidRPr="006A73A0">
        <w:rPr>
          <w:lang w:val="en-GB"/>
        </w:rPr>
        <w:t xml:space="preserve">screens and their design logic, search </w:t>
      </w:r>
      <w:r w:rsidR="001C3E66" w:rsidRPr="006A73A0">
        <w:rPr>
          <w:lang w:val="en-GB"/>
        </w:rPr>
        <w:t xml:space="preserve">input </w:t>
      </w:r>
      <w:r w:rsidRPr="006A73A0">
        <w:rPr>
          <w:lang w:val="en-GB"/>
        </w:rPr>
        <w:t>fields, results and controls (menus, buttons and actions). This document will</w:t>
      </w:r>
      <w:r w:rsidR="00151BCD" w:rsidRPr="006A73A0">
        <w:rPr>
          <w:lang w:val="en-GB"/>
        </w:rPr>
        <w:t xml:space="preserve"> also </w:t>
      </w:r>
      <w:r w:rsidR="00AF6349">
        <w:rPr>
          <w:lang w:val="en-GB"/>
        </w:rPr>
        <w:t xml:space="preserve">detail </w:t>
      </w:r>
      <w:r w:rsidR="00151BCD" w:rsidRPr="006A73A0">
        <w:rPr>
          <w:lang w:val="en-GB"/>
        </w:rPr>
        <w:t xml:space="preserve">the </w:t>
      </w:r>
      <w:r w:rsidR="00CC4D24">
        <w:rPr>
          <w:lang w:val="en-GB"/>
        </w:rPr>
        <w:t xml:space="preserve">overview, </w:t>
      </w:r>
      <w:r w:rsidRPr="006A73A0">
        <w:rPr>
          <w:lang w:val="en-GB"/>
        </w:rPr>
        <w:t>design decisions and assumptions</w:t>
      </w:r>
      <w:r w:rsidR="00CC4D24">
        <w:rPr>
          <w:lang w:val="en-GB"/>
        </w:rPr>
        <w:t xml:space="preserve"> for Release 1</w:t>
      </w:r>
      <w:r w:rsidRPr="006A73A0">
        <w:rPr>
          <w:lang w:val="en-GB"/>
        </w:rPr>
        <w:t xml:space="preserve">. </w:t>
      </w:r>
    </w:p>
    <w:p w14:paraId="6251AAE3" w14:textId="43FD9D45" w:rsidR="009A4F01" w:rsidRDefault="009A4F01" w:rsidP="000737F1">
      <w:pPr>
        <w:pStyle w:val="Heading2"/>
        <w:ind w:right="3069"/>
        <w:jc w:val="both"/>
        <w:rPr>
          <w:lang w:val="en-GB"/>
        </w:rPr>
      </w:pPr>
      <w:bookmarkStart w:id="75" w:name="_Toc378938713"/>
      <w:bookmarkStart w:id="76" w:name="_Toc104565066"/>
      <w:r w:rsidRPr="006A73A0">
        <w:rPr>
          <w:lang w:val="en-GB"/>
        </w:rPr>
        <w:t>Definitions, Acronyms, and Abbreviations</w:t>
      </w:r>
      <w:bookmarkEnd w:id="72"/>
      <w:bookmarkEnd w:id="73"/>
      <w:bookmarkEnd w:id="74"/>
      <w:bookmarkEnd w:id="75"/>
      <w:bookmarkEnd w:id="76"/>
      <w:r w:rsidRPr="006A73A0">
        <w:rPr>
          <w:lang w:val="en-GB"/>
        </w:rPr>
        <w:t xml:space="preserve"> </w:t>
      </w:r>
    </w:p>
    <w:p w14:paraId="73872B4B" w14:textId="77777777" w:rsidR="00BF0B27" w:rsidRPr="00BF0B27" w:rsidRDefault="00BF0B27" w:rsidP="00BF0B27">
      <w:pPr>
        <w:pStyle w:val="BodyText"/>
        <w:rPr>
          <w:lang w:val="en-GB"/>
        </w:rPr>
      </w:pPr>
    </w:p>
    <w:tbl>
      <w:tblPr>
        <w:tblW w:w="7140" w:type="dxa"/>
        <w:jc w:val="center"/>
        <w:tblLook w:val="04A0" w:firstRow="1" w:lastRow="0" w:firstColumn="1" w:lastColumn="0" w:noHBand="0" w:noVBand="1"/>
      </w:tblPr>
      <w:tblGrid>
        <w:gridCol w:w="2220"/>
        <w:gridCol w:w="4920"/>
      </w:tblGrid>
      <w:tr w:rsidR="00BF0B27" w:rsidRPr="000F4E5F" w14:paraId="2C410D5F" w14:textId="77777777" w:rsidTr="00064FA6">
        <w:trPr>
          <w:cantSplit/>
          <w:trHeight w:val="202"/>
          <w:jc w:val="center"/>
        </w:trPr>
        <w:tc>
          <w:tcPr>
            <w:tcW w:w="2220" w:type="dxa"/>
            <w:tcBorders>
              <w:top w:val="single" w:sz="12" w:space="0" w:color="000000"/>
              <w:left w:val="single" w:sz="12" w:space="0" w:color="000000"/>
              <w:bottom w:val="single" w:sz="8" w:space="0" w:color="000000"/>
              <w:right w:val="nil"/>
            </w:tcBorders>
            <w:shd w:val="clear" w:color="000000" w:fill="E6E6E6"/>
            <w:vAlign w:val="center"/>
            <w:hideMark/>
          </w:tcPr>
          <w:p w14:paraId="60DD5957" w14:textId="77777777" w:rsidR="00BF0B27" w:rsidRPr="000F4E5F" w:rsidRDefault="00BF0B27" w:rsidP="00064FA6">
            <w:pPr>
              <w:jc w:val="both"/>
              <w:rPr>
                <w:rFonts w:cs="Arial"/>
                <w:b/>
                <w:bCs/>
                <w:color w:val="000000"/>
                <w:sz w:val="16"/>
                <w:szCs w:val="16"/>
                <w:lang w:val="en-GB" w:eastAsia="en-US"/>
              </w:rPr>
            </w:pPr>
            <w:r w:rsidRPr="000F4E5F">
              <w:rPr>
                <w:rFonts w:cs="Arial"/>
                <w:b/>
                <w:bCs/>
                <w:color w:val="000000"/>
                <w:sz w:val="16"/>
                <w:szCs w:val="16"/>
                <w:lang w:val="en-GB" w:eastAsia="en-US"/>
              </w:rPr>
              <w:t>Acronym/Abbreviation</w:t>
            </w:r>
          </w:p>
        </w:tc>
        <w:tc>
          <w:tcPr>
            <w:tcW w:w="4920" w:type="dxa"/>
            <w:tcBorders>
              <w:top w:val="single" w:sz="12" w:space="0" w:color="000000"/>
              <w:left w:val="nil"/>
              <w:bottom w:val="single" w:sz="8" w:space="0" w:color="000000"/>
              <w:right w:val="single" w:sz="12" w:space="0" w:color="000000"/>
            </w:tcBorders>
            <w:shd w:val="clear" w:color="000000" w:fill="E6E6E6"/>
            <w:vAlign w:val="center"/>
            <w:hideMark/>
          </w:tcPr>
          <w:p w14:paraId="26B942B6" w14:textId="77777777" w:rsidR="00BF0B27" w:rsidRPr="000F4E5F" w:rsidRDefault="00BF0B27" w:rsidP="00064FA6">
            <w:pPr>
              <w:jc w:val="both"/>
              <w:rPr>
                <w:rFonts w:cs="Arial"/>
                <w:b/>
                <w:bCs/>
                <w:color w:val="000000"/>
                <w:sz w:val="16"/>
                <w:szCs w:val="16"/>
                <w:lang w:val="en-GB" w:eastAsia="en-US"/>
              </w:rPr>
            </w:pPr>
            <w:r w:rsidRPr="000F4E5F">
              <w:rPr>
                <w:rFonts w:cs="Arial"/>
                <w:b/>
                <w:bCs/>
                <w:color w:val="000000"/>
                <w:sz w:val="16"/>
                <w:szCs w:val="16"/>
                <w:lang w:val="en-GB" w:eastAsia="en-US"/>
              </w:rPr>
              <w:t>Position</w:t>
            </w:r>
          </w:p>
        </w:tc>
      </w:tr>
      <w:tr w:rsidR="00BF0B27" w:rsidRPr="000F4E5F" w14:paraId="46948352"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56AAB367"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ORMS</w:t>
            </w:r>
          </w:p>
        </w:tc>
        <w:tc>
          <w:tcPr>
            <w:tcW w:w="4920" w:type="dxa"/>
            <w:tcBorders>
              <w:top w:val="nil"/>
              <w:left w:val="nil"/>
              <w:bottom w:val="single" w:sz="8" w:space="0" w:color="000000"/>
              <w:right w:val="single" w:sz="12" w:space="0" w:color="000000"/>
            </w:tcBorders>
            <w:shd w:val="clear" w:color="000000" w:fill="FFFFFF"/>
          </w:tcPr>
          <w:p w14:paraId="6DB1519A"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Oracle Retail Merchandising System</w:t>
            </w:r>
          </w:p>
        </w:tc>
      </w:tr>
      <w:tr w:rsidR="00BF0B27" w:rsidRPr="000F4E5F" w14:paraId="55F08739"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4A7EBCBA"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PO</w:t>
            </w:r>
          </w:p>
        </w:tc>
        <w:tc>
          <w:tcPr>
            <w:tcW w:w="4920" w:type="dxa"/>
            <w:tcBorders>
              <w:top w:val="nil"/>
              <w:left w:val="nil"/>
              <w:bottom w:val="single" w:sz="8" w:space="0" w:color="000000"/>
              <w:right w:val="single" w:sz="12" w:space="0" w:color="000000"/>
            </w:tcBorders>
            <w:shd w:val="clear" w:color="000000" w:fill="FFFFFF"/>
          </w:tcPr>
          <w:p w14:paraId="7B1B0089"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Purchase Order</w:t>
            </w:r>
          </w:p>
        </w:tc>
      </w:tr>
      <w:tr w:rsidR="00BF0B27" w:rsidRPr="000F4E5F" w14:paraId="79A0B353"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07806E80" w14:textId="77777777" w:rsidR="00BF0B27" w:rsidRDefault="00BF0B27" w:rsidP="00064FA6">
            <w:pPr>
              <w:jc w:val="both"/>
              <w:rPr>
                <w:rFonts w:cs="Arial"/>
                <w:color w:val="000000"/>
                <w:sz w:val="16"/>
                <w:szCs w:val="16"/>
                <w:lang w:val="en-GB" w:eastAsia="en-US"/>
              </w:rPr>
            </w:pPr>
            <w:r>
              <w:rPr>
                <w:rFonts w:cs="Arial"/>
                <w:color w:val="000000"/>
                <w:sz w:val="16"/>
                <w:szCs w:val="16"/>
                <w:lang w:val="en-GB" w:eastAsia="en-US"/>
              </w:rPr>
              <w:t>ASN</w:t>
            </w:r>
          </w:p>
        </w:tc>
        <w:tc>
          <w:tcPr>
            <w:tcW w:w="4920" w:type="dxa"/>
            <w:tcBorders>
              <w:top w:val="nil"/>
              <w:left w:val="nil"/>
              <w:bottom w:val="single" w:sz="8" w:space="0" w:color="000000"/>
              <w:right w:val="single" w:sz="12" w:space="0" w:color="000000"/>
            </w:tcBorders>
            <w:shd w:val="clear" w:color="000000" w:fill="FFFFFF"/>
          </w:tcPr>
          <w:p w14:paraId="651BE157" w14:textId="77777777" w:rsidR="00BF0B27" w:rsidRDefault="00BF0B27" w:rsidP="00064FA6">
            <w:pPr>
              <w:jc w:val="both"/>
              <w:rPr>
                <w:rFonts w:cs="Arial"/>
                <w:color w:val="000000"/>
                <w:sz w:val="16"/>
                <w:szCs w:val="16"/>
                <w:lang w:val="en-GB" w:eastAsia="en-US"/>
              </w:rPr>
            </w:pPr>
            <w:r>
              <w:rPr>
                <w:rFonts w:cs="Arial"/>
                <w:color w:val="000000"/>
                <w:sz w:val="16"/>
                <w:szCs w:val="16"/>
                <w:lang w:val="en-GB" w:eastAsia="en-US"/>
              </w:rPr>
              <w:t>Advance Shipment Notification</w:t>
            </w:r>
          </w:p>
        </w:tc>
      </w:tr>
      <w:tr w:rsidR="00BF0B27" w:rsidRPr="000F4E5F" w14:paraId="08C420AB"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250C667F"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CFA</w:t>
            </w:r>
          </w:p>
        </w:tc>
        <w:tc>
          <w:tcPr>
            <w:tcW w:w="4920" w:type="dxa"/>
            <w:tcBorders>
              <w:top w:val="nil"/>
              <w:left w:val="nil"/>
              <w:bottom w:val="single" w:sz="8" w:space="0" w:color="000000"/>
              <w:right w:val="single" w:sz="12" w:space="0" w:color="000000"/>
            </w:tcBorders>
            <w:shd w:val="clear" w:color="000000" w:fill="FFFFFF"/>
          </w:tcPr>
          <w:p w14:paraId="67C4ECFA"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Custom Flex Attributes</w:t>
            </w:r>
          </w:p>
        </w:tc>
      </w:tr>
      <w:tr w:rsidR="00BF0B27" w:rsidRPr="000F4E5F" w14:paraId="77C82909"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6725FE89"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DC</w:t>
            </w:r>
          </w:p>
        </w:tc>
        <w:tc>
          <w:tcPr>
            <w:tcW w:w="4920" w:type="dxa"/>
            <w:tcBorders>
              <w:top w:val="nil"/>
              <w:left w:val="nil"/>
              <w:bottom w:val="single" w:sz="8" w:space="0" w:color="000000"/>
              <w:right w:val="single" w:sz="12" w:space="0" w:color="000000"/>
            </w:tcBorders>
            <w:shd w:val="clear" w:color="000000" w:fill="FFFFFF"/>
          </w:tcPr>
          <w:p w14:paraId="37A2B360"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Distribution Centre</w:t>
            </w:r>
          </w:p>
        </w:tc>
      </w:tr>
      <w:tr w:rsidR="00BF0B27" w:rsidRPr="000F4E5F" w14:paraId="6FB8BDBA"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54DB4331"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WMS</w:t>
            </w:r>
          </w:p>
        </w:tc>
        <w:tc>
          <w:tcPr>
            <w:tcW w:w="4920" w:type="dxa"/>
            <w:tcBorders>
              <w:top w:val="nil"/>
              <w:left w:val="nil"/>
              <w:bottom w:val="single" w:sz="8" w:space="0" w:color="000000"/>
              <w:right w:val="single" w:sz="12" w:space="0" w:color="000000"/>
            </w:tcBorders>
            <w:shd w:val="clear" w:color="000000" w:fill="FFFFFF"/>
          </w:tcPr>
          <w:p w14:paraId="7AAD91A1"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Warehouse Management System</w:t>
            </w:r>
          </w:p>
        </w:tc>
      </w:tr>
      <w:tr w:rsidR="00BF0B27" w:rsidRPr="000F4E5F" w14:paraId="586F8085"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1D538CAC"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IDD</w:t>
            </w:r>
          </w:p>
        </w:tc>
        <w:tc>
          <w:tcPr>
            <w:tcW w:w="4920" w:type="dxa"/>
            <w:tcBorders>
              <w:top w:val="nil"/>
              <w:left w:val="nil"/>
              <w:bottom w:val="single" w:sz="8" w:space="0" w:color="000000"/>
              <w:right w:val="single" w:sz="12" w:space="0" w:color="000000"/>
            </w:tcBorders>
            <w:shd w:val="clear" w:color="000000" w:fill="FFFFFF"/>
          </w:tcPr>
          <w:p w14:paraId="29485EF4"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Integration Design Document</w:t>
            </w:r>
          </w:p>
        </w:tc>
      </w:tr>
      <w:tr w:rsidR="00BF0B27" w:rsidRPr="000F4E5F" w14:paraId="541D6AD0"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48A24BE7" w14:textId="77777777" w:rsidR="00BF0B27" w:rsidRDefault="00BF0B27" w:rsidP="00064FA6">
            <w:pPr>
              <w:jc w:val="both"/>
              <w:rPr>
                <w:rFonts w:cs="Arial"/>
                <w:color w:val="000000"/>
                <w:sz w:val="16"/>
                <w:szCs w:val="16"/>
                <w:lang w:val="en-GB" w:eastAsia="en-US"/>
              </w:rPr>
            </w:pPr>
            <w:r w:rsidRPr="00EC4B34">
              <w:rPr>
                <w:rFonts w:cs="Arial"/>
                <w:color w:val="000000"/>
                <w:sz w:val="16"/>
                <w:szCs w:val="16"/>
                <w:lang w:val="en-GB" w:eastAsia="en-US"/>
              </w:rPr>
              <w:t>WTSO</w:t>
            </w:r>
          </w:p>
        </w:tc>
        <w:tc>
          <w:tcPr>
            <w:tcW w:w="4920" w:type="dxa"/>
            <w:tcBorders>
              <w:top w:val="nil"/>
              <w:left w:val="nil"/>
              <w:bottom w:val="single" w:sz="8" w:space="0" w:color="000000"/>
              <w:right w:val="single" w:sz="12" w:space="0" w:color="000000"/>
            </w:tcBorders>
            <w:shd w:val="clear" w:color="000000" w:fill="FFFFFF"/>
          </w:tcPr>
          <w:p w14:paraId="1546B1BD" w14:textId="77777777" w:rsidR="00BF0B27" w:rsidRDefault="00BF0B27" w:rsidP="00064FA6">
            <w:pPr>
              <w:jc w:val="both"/>
              <w:rPr>
                <w:rFonts w:cs="Arial"/>
                <w:color w:val="000000"/>
                <w:sz w:val="16"/>
                <w:szCs w:val="16"/>
                <w:lang w:val="en-GB" w:eastAsia="en-US"/>
              </w:rPr>
            </w:pPr>
            <w:r w:rsidRPr="00EC4B34">
              <w:rPr>
                <w:rFonts w:cs="Arial"/>
                <w:color w:val="000000"/>
                <w:sz w:val="16"/>
                <w:szCs w:val="16"/>
                <w:lang w:val="en-GB" w:eastAsia="en-US"/>
              </w:rPr>
              <w:t>Wholesale Trading Spreadsheet Optimisation</w:t>
            </w:r>
          </w:p>
        </w:tc>
      </w:tr>
      <w:tr w:rsidR="00BF0B27" w:rsidRPr="000F4E5F" w14:paraId="1FBF335C"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07978E86" w14:textId="77777777" w:rsidR="00BF0B27" w:rsidRPr="00EC4B34" w:rsidRDefault="00BF0B27" w:rsidP="00064FA6">
            <w:pPr>
              <w:jc w:val="both"/>
              <w:rPr>
                <w:rFonts w:cs="Arial"/>
                <w:color w:val="000000"/>
                <w:sz w:val="16"/>
                <w:szCs w:val="16"/>
                <w:lang w:val="en-GB" w:eastAsia="en-US"/>
              </w:rPr>
            </w:pPr>
            <w:r>
              <w:rPr>
                <w:rFonts w:cs="Arial"/>
                <w:color w:val="000000"/>
                <w:sz w:val="16"/>
                <w:szCs w:val="16"/>
                <w:lang w:val="en-GB" w:eastAsia="en-US"/>
              </w:rPr>
              <w:t>RSA</w:t>
            </w:r>
          </w:p>
        </w:tc>
        <w:tc>
          <w:tcPr>
            <w:tcW w:w="4920" w:type="dxa"/>
            <w:tcBorders>
              <w:top w:val="nil"/>
              <w:left w:val="nil"/>
              <w:bottom w:val="single" w:sz="8" w:space="0" w:color="000000"/>
              <w:right w:val="single" w:sz="12" w:space="0" w:color="000000"/>
            </w:tcBorders>
            <w:shd w:val="clear" w:color="000000" w:fill="FFFFFF"/>
          </w:tcPr>
          <w:p w14:paraId="5C435FCD" w14:textId="77777777" w:rsidR="00BF0B27" w:rsidRPr="00EC4B34" w:rsidRDefault="00BF0B27" w:rsidP="00064FA6">
            <w:pPr>
              <w:jc w:val="both"/>
              <w:rPr>
                <w:rFonts w:cs="Arial"/>
                <w:color w:val="000000"/>
                <w:sz w:val="16"/>
                <w:szCs w:val="16"/>
                <w:lang w:val="en-GB" w:eastAsia="en-US"/>
              </w:rPr>
            </w:pPr>
            <w:r>
              <w:rPr>
                <w:rFonts w:cs="Arial"/>
                <w:color w:val="000000"/>
                <w:sz w:val="16"/>
                <w:szCs w:val="16"/>
                <w:lang w:val="en-GB" w:eastAsia="en-US"/>
              </w:rPr>
              <w:t>Retail System Administrator</w:t>
            </w:r>
          </w:p>
        </w:tc>
      </w:tr>
      <w:tr w:rsidR="00BF0B27" w:rsidRPr="000F4E5F" w14:paraId="3908C779"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05221BE1" w14:textId="77777777" w:rsidR="00BF0B27" w:rsidRPr="00B0178F" w:rsidRDefault="00BF0B27" w:rsidP="00064FA6">
            <w:pPr>
              <w:jc w:val="both"/>
              <w:rPr>
                <w:rFonts w:cs="Arial"/>
                <w:color w:val="000000"/>
                <w:sz w:val="16"/>
                <w:szCs w:val="16"/>
                <w:highlight w:val="green"/>
                <w:lang w:val="en-GB" w:eastAsia="en-US"/>
              </w:rPr>
            </w:pPr>
            <w:r w:rsidRPr="00C85BD9">
              <w:rPr>
                <w:rFonts w:cs="Arial"/>
                <w:color w:val="000000"/>
                <w:sz w:val="16"/>
                <w:szCs w:val="16"/>
                <w:lang w:val="en-GB" w:eastAsia="en-US"/>
              </w:rPr>
              <w:t>RTSA</w:t>
            </w:r>
          </w:p>
        </w:tc>
        <w:tc>
          <w:tcPr>
            <w:tcW w:w="4920" w:type="dxa"/>
            <w:tcBorders>
              <w:top w:val="nil"/>
              <w:left w:val="nil"/>
              <w:bottom w:val="single" w:sz="8" w:space="0" w:color="000000"/>
              <w:right w:val="single" w:sz="12" w:space="0" w:color="000000"/>
            </w:tcBorders>
            <w:shd w:val="clear" w:color="000000" w:fill="FFFFFF"/>
          </w:tcPr>
          <w:p w14:paraId="089436D9" w14:textId="77777777" w:rsidR="00BF0B27" w:rsidRDefault="00BF0B27" w:rsidP="00064FA6">
            <w:pPr>
              <w:jc w:val="both"/>
              <w:rPr>
                <w:rFonts w:cs="Arial"/>
                <w:color w:val="000000"/>
                <w:sz w:val="16"/>
                <w:szCs w:val="16"/>
                <w:lang w:val="en-GB" w:eastAsia="en-US"/>
              </w:rPr>
            </w:pPr>
            <w:r>
              <w:rPr>
                <w:rFonts w:cs="Arial"/>
                <w:color w:val="000000"/>
                <w:sz w:val="16"/>
                <w:szCs w:val="16"/>
                <w:lang w:val="en-GB" w:eastAsia="en-US"/>
              </w:rPr>
              <w:t>Retail Tech Support Applications</w:t>
            </w:r>
          </w:p>
        </w:tc>
      </w:tr>
      <w:tr w:rsidR="00BF0B27" w:rsidRPr="000F4E5F" w14:paraId="24DE1AFF"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20D93FFB" w14:textId="77777777" w:rsidR="00BF0B27" w:rsidRPr="00C85BD9" w:rsidRDefault="00BF0B27" w:rsidP="00064FA6">
            <w:pPr>
              <w:jc w:val="both"/>
              <w:rPr>
                <w:rFonts w:cs="Arial"/>
                <w:color w:val="000000"/>
                <w:sz w:val="16"/>
                <w:szCs w:val="16"/>
                <w:lang w:val="en-GB" w:eastAsia="en-US"/>
              </w:rPr>
            </w:pPr>
            <w:r>
              <w:rPr>
                <w:rFonts w:cs="Arial"/>
                <w:color w:val="000000"/>
                <w:sz w:val="16"/>
                <w:szCs w:val="16"/>
                <w:lang w:val="en-GB" w:eastAsia="en-US"/>
              </w:rPr>
              <w:t>RTSC</w:t>
            </w:r>
          </w:p>
        </w:tc>
        <w:tc>
          <w:tcPr>
            <w:tcW w:w="4920" w:type="dxa"/>
            <w:tcBorders>
              <w:top w:val="nil"/>
              <w:left w:val="nil"/>
              <w:bottom w:val="single" w:sz="8" w:space="0" w:color="000000"/>
              <w:right w:val="single" w:sz="12" w:space="0" w:color="000000"/>
            </w:tcBorders>
            <w:shd w:val="clear" w:color="000000" w:fill="FFFFFF"/>
          </w:tcPr>
          <w:p w14:paraId="49783D8D" w14:textId="77777777" w:rsidR="00BF0B27" w:rsidRDefault="00BF0B27" w:rsidP="00064FA6">
            <w:pPr>
              <w:jc w:val="both"/>
              <w:rPr>
                <w:rFonts w:cs="Arial"/>
                <w:color w:val="000000"/>
                <w:sz w:val="16"/>
                <w:szCs w:val="16"/>
                <w:lang w:val="en-GB" w:eastAsia="en-US"/>
              </w:rPr>
            </w:pPr>
            <w:r>
              <w:rPr>
                <w:rFonts w:cs="Arial"/>
                <w:color w:val="000000"/>
                <w:sz w:val="16"/>
                <w:szCs w:val="16"/>
                <w:lang w:val="en-GB" w:eastAsia="en-US"/>
              </w:rPr>
              <w:t>Retail Tech Support Core</w:t>
            </w:r>
          </w:p>
        </w:tc>
      </w:tr>
      <w:tr w:rsidR="00BF0B27" w:rsidRPr="000F4E5F" w14:paraId="04CE8762"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77BE7B21" w14:textId="77777777" w:rsidR="00BF0B27" w:rsidRPr="00C85BD9" w:rsidRDefault="00BF0B27" w:rsidP="00064FA6">
            <w:pPr>
              <w:jc w:val="both"/>
              <w:rPr>
                <w:rFonts w:cs="Arial"/>
                <w:color w:val="000000"/>
                <w:sz w:val="16"/>
                <w:szCs w:val="16"/>
                <w:lang w:val="en-GB" w:eastAsia="en-US"/>
              </w:rPr>
            </w:pPr>
            <w:r>
              <w:rPr>
                <w:rFonts w:cs="Arial"/>
                <w:color w:val="000000"/>
                <w:sz w:val="16"/>
                <w:szCs w:val="16"/>
                <w:lang w:val="en-GB" w:eastAsia="en-US"/>
              </w:rPr>
              <w:t>RIS</w:t>
            </w:r>
          </w:p>
        </w:tc>
        <w:tc>
          <w:tcPr>
            <w:tcW w:w="4920" w:type="dxa"/>
            <w:tcBorders>
              <w:top w:val="nil"/>
              <w:left w:val="nil"/>
              <w:bottom w:val="single" w:sz="8" w:space="0" w:color="000000"/>
              <w:right w:val="single" w:sz="12" w:space="0" w:color="000000"/>
            </w:tcBorders>
            <w:shd w:val="clear" w:color="000000" w:fill="FFFFFF"/>
          </w:tcPr>
          <w:p w14:paraId="6186A0AA" w14:textId="77777777" w:rsidR="00BF0B27" w:rsidRDefault="00BF0B27" w:rsidP="00064FA6">
            <w:pPr>
              <w:jc w:val="both"/>
              <w:rPr>
                <w:rFonts w:cs="Arial"/>
                <w:color w:val="000000"/>
                <w:sz w:val="16"/>
                <w:szCs w:val="16"/>
                <w:lang w:val="en-GB" w:eastAsia="en-US"/>
              </w:rPr>
            </w:pPr>
            <w:r>
              <w:rPr>
                <w:rFonts w:cs="Arial"/>
                <w:color w:val="000000"/>
                <w:sz w:val="16"/>
                <w:szCs w:val="16"/>
                <w:lang w:val="en-GB" w:eastAsia="en-US"/>
              </w:rPr>
              <w:t>Retail Integration System</w:t>
            </w:r>
          </w:p>
        </w:tc>
      </w:tr>
      <w:tr w:rsidR="00BF0B27" w:rsidRPr="000F4E5F" w14:paraId="1252BB20"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022C641E" w14:textId="77777777" w:rsidR="00BF0B27" w:rsidRDefault="00BF0B27" w:rsidP="00064FA6">
            <w:pPr>
              <w:jc w:val="both"/>
              <w:rPr>
                <w:rFonts w:cs="Arial"/>
                <w:color w:val="000000"/>
                <w:sz w:val="16"/>
                <w:szCs w:val="16"/>
                <w:lang w:val="en-GB" w:eastAsia="en-US"/>
              </w:rPr>
            </w:pPr>
            <w:r>
              <w:rPr>
                <w:rFonts w:cs="Arial"/>
                <w:color w:val="000000"/>
                <w:sz w:val="16"/>
                <w:szCs w:val="16"/>
                <w:lang w:val="en-GB" w:eastAsia="en-US"/>
              </w:rPr>
              <w:t>LOV</w:t>
            </w:r>
          </w:p>
        </w:tc>
        <w:tc>
          <w:tcPr>
            <w:tcW w:w="4920" w:type="dxa"/>
            <w:tcBorders>
              <w:top w:val="nil"/>
              <w:left w:val="nil"/>
              <w:bottom w:val="single" w:sz="8" w:space="0" w:color="000000"/>
              <w:right w:val="single" w:sz="12" w:space="0" w:color="000000"/>
            </w:tcBorders>
            <w:shd w:val="clear" w:color="000000" w:fill="FFFFFF"/>
          </w:tcPr>
          <w:p w14:paraId="7C097822" w14:textId="77777777" w:rsidR="00BF0B27" w:rsidRDefault="00BF0B27" w:rsidP="00064FA6">
            <w:pPr>
              <w:jc w:val="both"/>
              <w:rPr>
                <w:rFonts w:cs="Arial"/>
                <w:color w:val="000000"/>
                <w:sz w:val="16"/>
                <w:szCs w:val="16"/>
                <w:lang w:val="en-GB" w:eastAsia="en-US"/>
              </w:rPr>
            </w:pPr>
            <w:r>
              <w:rPr>
                <w:rFonts w:cs="Arial"/>
                <w:color w:val="000000"/>
                <w:sz w:val="16"/>
                <w:szCs w:val="16"/>
                <w:lang w:val="en-GB" w:eastAsia="en-US"/>
              </w:rPr>
              <w:t>List of Values</w:t>
            </w:r>
          </w:p>
        </w:tc>
      </w:tr>
      <w:tr w:rsidR="00BF0B27" w:rsidRPr="000F4E5F" w14:paraId="76833149" w14:textId="77777777" w:rsidTr="00064FA6">
        <w:trPr>
          <w:cantSplit/>
          <w:trHeight w:val="202"/>
          <w:jc w:val="center"/>
        </w:trPr>
        <w:tc>
          <w:tcPr>
            <w:tcW w:w="2220" w:type="dxa"/>
            <w:tcBorders>
              <w:top w:val="nil"/>
              <w:left w:val="single" w:sz="12" w:space="0" w:color="000000"/>
              <w:bottom w:val="single" w:sz="8" w:space="0" w:color="000000"/>
              <w:right w:val="single" w:sz="8" w:space="0" w:color="000000"/>
            </w:tcBorders>
            <w:shd w:val="clear" w:color="000000" w:fill="FFFFFF"/>
            <w:vAlign w:val="center"/>
          </w:tcPr>
          <w:p w14:paraId="0AE16E1B"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DAS</w:t>
            </w:r>
          </w:p>
        </w:tc>
        <w:tc>
          <w:tcPr>
            <w:tcW w:w="4920" w:type="dxa"/>
            <w:tcBorders>
              <w:top w:val="nil"/>
              <w:left w:val="nil"/>
              <w:bottom w:val="single" w:sz="8" w:space="0" w:color="000000"/>
              <w:right w:val="single" w:sz="12" w:space="0" w:color="000000"/>
            </w:tcBorders>
            <w:shd w:val="clear" w:color="000000" w:fill="FFFFFF"/>
          </w:tcPr>
          <w:p w14:paraId="0549AD1F" w14:textId="77777777" w:rsidR="00BF0B27" w:rsidRPr="000F4E5F" w:rsidRDefault="00BF0B27" w:rsidP="00064FA6">
            <w:pPr>
              <w:jc w:val="both"/>
              <w:rPr>
                <w:rFonts w:cs="Arial"/>
                <w:color w:val="000000"/>
                <w:sz w:val="16"/>
                <w:szCs w:val="16"/>
                <w:lang w:val="en-GB" w:eastAsia="en-US"/>
              </w:rPr>
            </w:pPr>
            <w:r>
              <w:rPr>
                <w:rFonts w:cs="Arial"/>
                <w:color w:val="000000"/>
                <w:sz w:val="16"/>
                <w:szCs w:val="16"/>
                <w:lang w:val="en-GB" w:eastAsia="en-US"/>
              </w:rPr>
              <w:t>Data Access Schema</w:t>
            </w:r>
          </w:p>
        </w:tc>
      </w:tr>
    </w:tbl>
    <w:p w14:paraId="6410C1B3" w14:textId="38ACC161" w:rsidR="00BF0B27" w:rsidRPr="00BF0B27" w:rsidRDefault="00BF0B27" w:rsidP="00BF0B27">
      <w:pPr>
        <w:pStyle w:val="Caption"/>
        <w:jc w:val="center"/>
        <w:rPr>
          <w:color w:val="auto"/>
          <w:lang w:val="en-GB"/>
        </w:rPr>
      </w:pPr>
      <w:r w:rsidRPr="00BF0B27">
        <w:rPr>
          <w:color w:val="auto"/>
          <w:lang w:val="en-GB"/>
        </w:rPr>
        <w:t xml:space="preserve">Table </w:t>
      </w:r>
      <w:r w:rsidRPr="00BF0B27">
        <w:rPr>
          <w:color w:val="auto"/>
          <w:lang w:val="en-GB"/>
        </w:rPr>
        <w:fldChar w:fldCharType="begin"/>
      </w:r>
      <w:r w:rsidRPr="00BF0B27">
        <w:rPr>
          <w:color w:val="auto"/>
          <w:lang w:val="en-GB"/>
        </w:rPr>
        <w:instrText xml:space="preserve"> SEQ Table \* ARABIC </w:instrText>
      </w:r>
      <w:r w:rsidRPr="00BF0B27">
        <w:rPr>
          <w:color w:val="auto"/>
          <w:lang w:val="en-GB"/>
        </w:rPr>
        <w:fldChar w:fldCharType="separate"/>
      </w:r>
      <w:r w:rsidR="00320EA2">
        <w:rPr>
          <w:noProof/>
          <w:color w:val="auto"/>
          <w:lang w:val="en-GB"/>
        </w:rPr>
        <w:t>3</w:t>
      </w:r>
      <w:r w:rsidRPr="00BF0B27">
        <w:rPr>
          <w:color w:val="auto"/>
          <w:lang w:val="en-GB"/>
        </w:rPr>
        <w:fldChar w:fldCharType="end"/>
      </w:r>
      <w:r w:rsidRPr="00BF0B27">
        <w:rPr>
          <w:color w:val="auto"/>
          <w:lang w:val="en-GB"/>
        </w:rPr>
        <w:t xml:space="preserve"> - Definitions, Acronyms, and Abbreviations</w:t>
      </w:r>
    </w:p>
    <w:p w14:paraId="043B8B38" w14:textId="36BE7268" w:rsidR="00BF0B27" w:rsidRDefault="00BF0B27" w:rsidP="00BF0B27">
      <w:pPr>
        <w:pStyle w:val="BodyText"/>
        <w:rPr>
          <w:lang w:val="en-GB"/>
        </w:rPr>
      </w:pPr>
    </w:p>
    <w:p w14:paraId="54F156AC" w14:textId="77777777" w:rsidR="00EC2603" w:rsidRDefault="00EC2603">
      <w:pPr>
        <w:rPr>
          <w:b/>
          <w:sz w:val="28"/>
          <w:lang w:val="en-GB"/>
        </w:rPr>
      </w:pPr>
      <w:bookmarkStart w:id="77" w:name="_Toc492796461"/>
      <w:bookmarkStart w:id="78" w:name="_Toc17187287"/>
      <w:bookmarkStart w:id="79" w:name="_Toc185239358"/>
      <w:bookmarkStart w:id="80" w:name="_Toc378938714"/>
      <w:r>
        <w:rPr>
          <w:lang w:val="en-GB"/>
        </w:rPr>
        <w:br w:type="page"/>
      </w:r>
    </w:p>
    <w:p w14:paraId="4D24719C" w14:textId="694D48DE" w:rsidR="002079F1" w:rsidRPr="00EC4B34" w:rsidRDefault="009A4F01" w:rsidP="00EC4B34">
      <w:pPr>
        <w:pStyle w:val="Heading2"/>
        <w:jc w:val="both"/>
        <w:rPr>
          <w:lang w:val="en-GB"/>
        </w:rPr>
      </w:pPr>
      <w:bookmarkStart w:id="81" w:name="_Toc104565067"/>
      <w:r w:rsidRPr="000F4E5F">
        <w:rPr>
          <w:lang w:val="en-GB"/>
        </w:rPr>
        <w:lastRenderedPageBreak/>
        <w:t>References</w:t>
      </w:r>
      <w:bookmarkEnd w:id="77"/>
      <w:bookmarkEnd w:id="78"/>
      <w:bookmarkEnd w:id="79"/>
      <w:bookmarkEnd w:id="80"/>
      <w:bookmarkEnd w:id="81"/>
      <w:r w:rsidRPr="000F4E5F">
        <w:rPr>
          <w:lang w:val="en-GB"/>
        </w:rPr>
        <w:t xml:space="preserve"> </w:t>
      </w:r>
    </w:p>
    <w:tbl>
      <w:tblPr>
        <w:tblW w:w="7334"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2940"/>
        <w:gridCol w:w="4394"/>
      </w:tblGrid>
      <w:tr w:rsidR="009763D0" w:rsidRPr="000F4E5F" w14:paraId="0B3EC932" w14:textId="77777777" w:rsidTr="00FD07F6">
        <w:trPr>
          <w:cantSplit/>
          <w:tblHeader/>
        </w:trPr>
        <w:tc>
          <w:tcPr>
            <w:tcW w:w="2940" w:type="dxa"/>
            <w:tcBorders>
              <w:top w:val="single" w:sz="12" w:space="0" w:color="000000"/>
              <w:bottom w:val="single" w:sz="6" w:space="0" w:color="000000"/>
              <w:right w:val="nil"/>
            </w:tcBorders>
            <w:shd w:val="clear" w:color="000000" w:fill="E6E6E6"/>
          </w:tcPr>
          <w:p w14:paraId="0A273A2D" w14:textId="77777777" w:rsidR="009763D0" w:rsidRPr="000F4E5F" w:rsidRDefault="009763D0" w:rsidP="000737F1">
            <w:pPr>
              <w:pStyle w:val="TableHeading"/>
              <w:jc w:val="both"/>
              <w:rPr>
                <w:lang w:val="en-GB"/>
              </w:rPr>
            </w:pPr>
            <w:r w:rsidRPr="000F4E5F">
              <w:rPr>
                <w:lang w:val="en-GB"/>
              </w:rPr>
              <w:t>Document</w:t>
            </w:r>
          </w:p>
        </w:tc>
        <w:tc>
          <w:tcPr>
            <w:tcW w:w="4394" w:type="dxa"/>
            <w:tcBorders>
              <w:top w:val="single" w:sz="12" w:space="0" w:color="000000"/>
              <w:left w:val="nil"/>
              <w:bottom w:val="single" w:sz="6" w:space="0" w:color="000000"/>
            </w:tcBorders>
            <w:shd w:val="clear" w:color="000000" w:fill="E6E6E6"/>
          </w:tcPr>
          <w:p w14:paraId="1DEF9549" w14:textId="77777777" w:rsidR="009763D0" w:rsidRPr="000F4E5F" w:rsidRDefault="009763D0" w:rsidP="000737F1">
            <w:pPr>
              <w:pStyle w:val="TableHeading"/>
              <w:jc w:val="both"/>
              <w:rPr>
                <w:lang w:val="en-GB"/>
              </w:rPr>
            </w:pPr>
            <w:r w:rsidRPr="000F4E5F">
              <w:rPr>
                <w:lang w:val="en-GB"/>
              </w:rPr>
              <w:t>Location (URL)</w:t>
            </w:r>
          </w:p>
        </w:tc>
      </w:tr>
      <w:tr w:rsidR="009763D0" w:rsidRPr="000F4E5F" w14:paraId="0A64EF8D" w14:textId="77777777" w:rsidTr="00FD07F6">
        <w:trPr>
          <w:cantSplit/>
        </w:trPr>
        <w:tc>
          <w:tcPr>
            <w:tcW w:w="2940" w:type="dxa"/>
            <w:shd w:val="clear" w:color="000000" w:fill="FFFFFF"/>
            <w:vAlign w:val="center"/>
          </w:tcPr>
          <w:p w14:paraId="02B93512" w14:textId="1904A9C2" w:rsidR="009763D0" w:rsidRPr="000F4E5F" w:rsidRDefault="00CC4D24" w:rsidP="00BD7931">
            <w:pPr>
              <w:pStyle w:val="TableHeading"/>
              <w:spacing w:before="0" w:after="0"/>
              <w:rPr>
                <w:rFonts w:cs="Arial"/>
                <w:b w:val="0"/>
                <w:lang w:val="en-GB"/>
              </w:rPr>
            </w:pPr>
            <w:r>
              <w:rPr>
                <w:rFonts w:cs="Arial"/>
                <w:b w:val="0"/>
                <w:lang w:val="en-GB"/>
              </w:rPr>
              <w:t xml:space="preserve">Placeholder- </w:t>
            </w:r>
            <w:r w:rsidR="007052A5">
              <w:rPr>
                <w:rFonts w:cs="Arial"/>
                <w:b w:val="0"/>
                <w:lang w:val="en-GB"/>
              </w:rPr>
              <w:t xml:space="preserve">Any ASOS requirement document for wholesale </w:t>
            </w:r>
          </w:p>
        </w:tc>
        <w:tc>
          <w:tcPr>
            <w:tcW w:w="4394" w:type="dxa"/>
            <w:shd w:val="clear" w:color="000000" w:fill="FFFFFF"/>
            <w:vAlign w:val="center"/>
          </w:tcPr>
          <w:p w14:paraId="232CD7F1" w14:textId="3AD2C0D0" w:rsidR="009606A1" w:rsidRPr="000F4E5F" w:rsidRDefault="000469CA" w:rsidP="009606A1">
            <w:pPr>
              <w:kinsoku w:val="0"/>
              <w:overflowPunct w:val="0"/>
              <w:textAlignment w:val="top"/>
              <w:rPr>
                <w:rFonts w:cs="Arial"/>
                <w:color w:val="000000"/>
                <w:kern w:val="24"/>
                <w:sz w:val="16"/>
                <w:szCs w:val="16"/>
                <w:lang w:val="en-GB" w:eastAsia="en-GB"/>
              </w:rPr>
            </w:pPr>
            <w:r>
              <w:rPr>
                <w:rFonts w:cs="Arial"/>
                <w:color w:val="000000"/>
                <w:kern w:val="24"/>
                <w:sz w:val="16"/>
                <w:szCs w:val="16"/>
                <w:lang w:val="en-GB" w:eastAsia="en-GB"/>
              </w:rPr>
              <w:t>TBD</w:t>
            </w:r>
          </w:p>
        </w:tc>
      </w:tr>
      <w:tr w:rsidR="007052A5" w:rsidRPr="000F4E5F" w14:paraId="7A1C9C34" w14:textId="77777777" w:rsidTr="00FD07F6">
        <w:trPr>
          <w:cantSplit/>
          <w:trHeight w:val="342"/>
        </w:trPr>
        <w:tc>
          <w:tcPr>
            <w:tcW w:w="2940" w:type="dxa"/>
            <w:shd w:val="clear" w:color="000000" w:fill="FFFFFF"/>
            <w:vAlign w:val="center"/>
          </w:tcPr>
          <w:p w14:paraId="2428B534" w14:textId="706F140D" w:rsidR="007052A5" w:rsidRDefault="007052A5" w:rsidP="00BD7931">
            <w:pPr>
              <w:pStyle w:val="TableText"/>
              <w:rPr>
                <w:rFonts w:cs="Arial"/>
                <w:lang w:val="en-GB"/>
              </w:rPr>
            </w:pPr>
            <w:r>
              <w:rPr>
                <w:rFonts w:cs="Arial"/>
                <w:lang w:val="en-GB"/>
              </w:rPr>
              <w:t>Placeholder- Any mapping document</w:t>
            </w:r>
            <w:r w:rsidR="005D3E08">
              <w:rPr>
                <w:rFonts w:cs="Arial"/>
                <w:lang w:val="en-GB"/>
              </w:rPr>
              <w:t xml:space="preserve"> or data contract with WTSO</w:t>
            </w:r>
          </w:p>
        </w:tc>
        <w:tc>
          <w:tcPr>
            <w:tcW w:w="4394" w:type="dxa"/>
            <w:shd w:val="clear" w:color="000000" w:fill="FFFFFF"/>
          </w:tcPr>
          <w:p w14:paraId="48BC47D5" w14:textId="5108B981" w:rsidR="007052A5" w:rsidRPr="000F4E5F" w:rsidRDefault="000469CA" w:rsidP="00BD7931">
            <w:pPr>
              <w:kinsoku w:val="0"/>
              <w:overflowPunct w:val="0"/>
              <w:jc w:val="both"/>
              <w:textAlignment w:val="top"/>
              <w:rPr>
                <w:rFonts w:cs="Arial"/>
                <w:color w:val="000000"/>
                <w:kern w:val="24"/>
                <w:sz w:val="16"/>
                <w:szCs w:val="16"/>
                <w:lang w:val="en-GB" w:eastAsia="en-GB"/>
              </w:rPr>
            </w:pPr>
            <w:r>
              <w:rPr>
                <w:rFonts w:cs="Arial"/>
                <w:color w:val="000000"/>
                <w:kern w:val="24"/>
                <w:sz w:val="16"/>
                <w:szCs w:val="16"/>
                <w:lang w:val="en-GB" w:eastAsia="en-GB"/>
              </w:rPr>
              <w:t>TBD</w:t>
            </w:r>
          </w:p>
        </w:tc>
      </w:tr>
    </w:tbl>
    <w:p w14:paraId="7EEA1CF8" w14:textId="706187AD" w:rsidR="00976A48" w:rsidRPr="007052A5" w:rsidRDefault="00976A48" w:rsidP="00BF0B27">
      <w:pPr>
        <w:pStyle w:val="Caption"/>
        <w:jc w:val="center"/>
        <w:rPr>
          <w:color w:val="auto"/>
          <w:lang w:val="en-GB"/>
        </w:rPr>
      </w:pPr>
      <w:r w:rsidRPr="000F4E5F">
        <w:rPr>
          <w:lang w:val="en-GB"/>
        </w:rPr>
        <w:t xml:space="preserve"> </w:t>
      </w:r>
      <w:r w:rsidR="008855CC" w:rsidRPr="000F4E5F">
        <w:rPr>
          <w:color w:val="auto"/>
          <w:lang w:val="en-GB"/>
        </w:rPr>
        <w:t xml:space="preserve">Table </w:t>
      </w:r>
      <w:r w:rsidR="008855CC" w:rsidRPr="000F4E5F">
        <w:rPr>
          <w:color w:val="auto"/>
          <w:lang w:val="en-GB"/>
        </w:rPr>
        <w:fldChar w:fldCharType="begin"/>
      </w:r>
      <w:r w:rsidR="008855CC" w:rsidRPr="000F4E5F">
        <w:rPr>
          <w:color w:val="auto"/>
          <w:lang w:val="en-GB"/>
        </w:rPr>
        <w:instrText xml:space="preserve"> SEQ Table \* ARABIC </w:instrText>
      </w:r>
      <w:r w:rsidR="008855CC" w:rsidRPr="000F4E5F">
        <w:rPr>
          <w:color w:val="auto"/>
          <w:lang w:val="en-GB"/>
        </w:rPr>
        <w:fldChar w:fldCharType="separate"/>
      </w:r>
      <w:r w:rsidR="00320EA2">
        <w:rPr>
          <w:noProof/>
          <w:color w:val="auto"/>
          <w:lang w:val="en-GB"/>
        </w:rPr>
        <w:t>4</w:t>
      </w:r>
      <w:r w:rsidR="008855CC" w:rsidRPr="000F4E5F">
        <w:rPr>
          <w:color w:val="auto"/>
          <w:lang w:val="en-GB"/>
        </w:rPr>
        <w:fldChar w:fldCharType="end"/>
      </w:r>
      <w:r w:rsidR="008855CC" w:rsidRPr="000F4E5F">
        <w:rPr>
          <w:color w:val="auto"/>
          <w:lang w:val="en-GB"/>
        </w:rPr>
        <w:t xml:space="preserve"> - References</w:t>
      </w:r>
    </w:p>
    <w:p w14:paraId="766657CB" w14:textId="77777777" w:rsidR="009A4F01" w:rsidRPr="000F4E5F" w:rsidRDefault="009A4F01" w:rsidP="000737F1">
      <w:pPr>
        <w:pStyle w:val="Heading1"/>
        <w:jc w:val="both"/>
        <w:rPr>
          <w:lang w:val="en-GB"/>
        </w:rPr>
      </w:pPr>
      <w:bookmarkStart w:id="82" w:name="_Toc492796463"/>
      <w:bookmarkStart w:id="83" w:name="_Toc17187289"/>
      <w:bookmarkStart w:id="84" w:name="_Toc185239360"/>
      <w:bookmarkStart w:id="85" w:name="_Toc378938715"/>
      <w:bookmarkStart w:id="86" w:name="_Toc104565068"/>
      <w:r w:rsidRPr="000F4E5F">
        <w:rPr>
          <w:lang w:val="en-GB"/>
        </w:rPr>
        <w:lastRenderedPageBreak/>
        <w:t xml:space="preserve">Solution </w:t>
      </w:r>
      <w:bookmarkEnd w:id="82"/>
      <w:bookmarkEnd w:id="83"/>
      <w:bookmarkEnd w:id="84"/>
      <w:r w:rsidRPr="000F4E5F">
        <w:rPr>
          <w:lang w:val="en-GB"/>
        </w:rPr>
        <w:t>Overview</w:t>
      </w:r>
      <w:bookmarkEnd w:id="85"/>
      <w:bookmarkEnd w:id="86"/>
      <w:r w:rsidRPr="000F4E5F">
        <w:rPr>
          <w:lang w:val="en-GB"/>
        </w:rPr>
        <w:t xml:space="preserve"> </w:t>
      </w:r>
    </w:p>
    <w:p w14:paraId="7A7BD8E6" w14:textId="77777777" w:rsidR="009A4F01" w:rsidRPr="000F4E5F" w:rsidRDefault="00C737E2" w:rsidP="000737F1">
      <w:pPr>
        <w:pStyle w:val="Heading2"/>
        <w:jc w:val="both"/>
        <w:rPr>
          <w:lang w:val="en-GB"/>
        </w:rPr>
      </w:pPr>
      <w:bookmarkStart w:id="87" w:name="_Toc104565069"/>
      <w:bookmarkStart w:id="88" w:name="_Toc492796465"/>
      <w:bookmarkStart w:id="89" w:name="_Toc17187291"/>
      <w:bookmarkStart w:id="90" w:name="_Toc185239362"/>
      <w:r w:rsidRPr="000F4E5F">
        <w:rPr>
          <w:lang w:val="en-GB"/>
        </w:rPr>
        <w:t>Overview</w:t>
      </w:r>
      <w:bookmarkEnd w:id="87"/>
    </w:p>
    <w:p w14:paraId="54A3F8A5" w14:textId="16FEC19D" w:rsidR="007605EB" w:rsidRPr="007605EB" w:rsidRDefault="007605EB" w:rsidP="007605EB">
      <w:pPr>
        <w:pStyle w:val="BodyText"/>
        <w:ind w:left="720"/>
        <w:jc w:val="both"/>
        <w:rPr>
          <w:rFonts w:cs="Arial"/>
          <w:lang w:val="en-GB"/>
        </w:rPr>
      </w:pPr>
      <w:r w:rsidRPr="007605EB">
        <w:rPr>
          <w:rFonts w:cs="Arial"/>
          <w:lang w:val="en-GB"/>
        </w:rPr>
        <w:t xml:space="preserve">With the acquisition of the Arcadia brands, ASOS have entered the wholesale business. The wholesale business is mostly supported through WTSO tool which they have </w:t>
      </w:r>
      <w:r>
        <w:rPr>
          <w:rFonts w:cs="Arial"/>
          <w:lang w:val="en-GB"/>
        </w:rPr>
        <w:t>inherited</w:t>
      </w:r>
      <w:r w:rsidRPr="007605EB">
        <w:rPr>
          <w:rFonts w:cs="Arial"/>
          <w:lang w:val="en-GB"/>
        </w:rPr>
        <w:t xml:space="preserve"> through this acquisition, in addition to several manual processes.</w:t>
      </w:r>
      <w:r w:rsidR="00DD595E">
        <w:rPr>
          <w:rFonts w:cs="Arial"/>
          <w:lang w:val="en-GB"/>
        </w:rPr>
        <w:t xml:space="preserve"> </w:t>
      </w:r>
      <w:r w:rsidRPr="007605EB">
        <w:rPr>
          <w:rFonts w:cs="Arial"/>
          <w:lang w:val="en-GB"/>
        </w:rPr>
        <w:t>The ASOS vision is introduce more efficiency and control to the wholesale business processes in order to grow and meet demand from both their existing wholesale business partners and to engage with new partners. As of now ASOS runs the wholesale business model only for Top brands</w:t>
      </w:r>
      <w:r w:rsidR="00B74637">
        <w:rPr>
          <w:rFonts w:cs="Arial"/>
          <w:lang w:val="en-GB"/>
        </w:rPr>
        <w:t>, Miss Selfridge</w:t>
      </w:r>
      <w:r w:rsidRPr="007605EB">
        <w:rPr>
          <w:rFonts w:cs="Arial"/>
          <w:lang w:val="en-GB"/>
        </w:rPr>
        <w:t xml:space="preserve"> but they also want to introduce their own ASOS brands</w:t>
      </w:r>
      <w:r w:rsidR="00B74637">
        <w:rPr>
          <w:rFonts w:cs="Arial"/>
          <w:lang w:val="en-GB"/>
        </w:rPr>
        <w:t xml:space="preserve"> and other brands like As You, IP Brands, Collusion and HIIT</w:t>
      </w:r>
      <w:r w:rsidRPr="007605EB">
        <w:rPr>
          <w:rFonts w:cs="Arial"/>
          <w:lang w:val="en-GB"/>
        </w:rPr>
        <w:t xml:space="preserve"> to this model.</w:t>
      </w:r>
    </w:p>
    <w:p w14:paraId="3186BE84" w14:textId="20E9413A" w:rsidR="007605EB" w:rsidRPr="007605EB" w:rsidRDefault="00C7571B" w:rsidP="007605EB">
      <w:pPr>
        <w:pStyle w:val="BodyText"/>
        <w:ind w:left="720"/>
        <w:jc w:val="both"/>
        <w:rPr>
          <w:rFonts w:cs="Arial"/>
          <w:lang w:val="en-GB"/>
        </w:rPr>
      </w:pPr>
      <w:r w:rsidRPr="00C7571B">
        <w:rPr>
          <w:rFonts w:cs="Arial"/>
          <w:lang w:val="en-GB"/>
        </w:rPr>
        <w:t>ASOS have envisaged a Wholesale Portal to systemise the current manual allocation and distribution method used to send stock to picks along with supporting information to Advanced</w:t>
      </w:r>
      <w:r>
        <w:rPr>
          <w:rFonts w:cs="Arial"/>
          <w:lang w:val="en-GB"/>
        </w:rPr>
        <w:t>.</w:t>
      </w:r>
      <w:r w:rsidR="007605EB" w:rsidRPr="007605EB">
        <w:rPr>
          <w:rFonts w:cs="Arial"/>
          <w:lang w:val="en-GB"/>
        </w:rPr>
        <w:t>, whilst leaning upon the functionality available in the base Oracle Retail solutions implemented through the TGR programme.</w:t>
      </w:r>
      <w:r w:rsidR="00DD595E">
        <w:rPr>
          <w:rFonts w:cs="Arial"/>
          <w:lang w:val="en-GB"/>
        </w:rPr>
        <w:t xml:space="preserve"> </w:t>
      </w:r>
      <w:r w:rsidR="007605EB" w:rsidRPr="007605EB">
        <w:rPr>
          <w:rFonts w:cs="Arial"/>
          <w:lang w:val="en-GB"/>
        </w:rPr>
        <w:t>The functionality available in the Wholesale Portal is anticipated to grow over time, but initially will align with the</w:t>
      </w:r>
      <w:r w:rsidR="00DD595E">
        <w:rPr>
          <w:rFonts w:cs="Arial"/>
          <w:lang w:val="en-GB"/>
        </w:rPr>
        <w:t xml:space="preserve"> </w:t>
      </w:r>
      <w:r w:rsidR="007605EB" w:rsidRPr="007605EB">
        <w:rPr>
          <w:rFonts w:cs="Arial"/>
          <w:lang w:val="en-GB"/>
        </w:rPr>
        <w:t>WTSO solutions.</w:t>
      </w:r>
      <w:r w:rsidR="00DD595E">
        <w:rPr>
          <w:rFonts w:cs="Arial"/>
          <w:lang w:val="en-GB"/>
        </w:rPr>
        <w:t xml:space="preserve"> </w:t>
      </w:r>
      <w:r w:rsidR="007605EB" w:rsidRPr="007605EB">
        <w:rPr>
          <w:rFonts w:cs="Arial"/>
          <w:lang w:val="en-GB"/>
        </w:rPr>
        <w:t>For Release 1 this portal would only be use</w:t>
      </w:r>
      <w:r w:rsidR="007605EB">
        <w:rPr>
          <w:rFonts w:cs="Arial"/>
          <w:lang w:val="en-GB"/>
        </w:rPr>
        <w:t>d</w:t>
      </w:r>
      <w:r w:rsidR="007605EB" w:rsidRPr="007605EB">
        <w:rPr>
          <w:rFonts w:cs="Arial"/>
          <w:lang w:val="en-GB"/>
        </w:rPr>
        <w:t xml:space="preserve"> by the ASOS Wholesale team, and not the Wholesale Partners. The Sales Order will continue to be raised/maintained in WTSO and will be integrated to this portal.</w:t>
      </w:r>
    </w:p>
    <w:p w14:paraId="19478900" w14:textId="77777777" w:rsidR="007605EB" w:rsidRPr="007605EB" w:rsidRDefault="007605EB" w:rsidP="007605EB">
      <w:pPr>
        <w:pStyle w:val="BodyText"/>
        <w:ind w:left="720"/>
        <w:jc w:val="both"/>
        <w:rPr>
          <w:rFonts w:cs="Arial"/>
          <w:lang w:val="en-GB"/>
        </w:rPr>
      </w:pPr>
      <w:r w:rsidRPr="007605EB">
        <w:rPr>
          <w:rFonts w:cs="Arial"/>
          <w:lang w:val="en-GB"/>
        </w:rPr>
        <w:t>In ASOS existing wholesale business process, there is high degree of communication which happens manually outside of ASOS systems which are used to raise Supplier POs and Sales Orders via Commercial Team and Wholesale team respectively. For Release 1 some part of this communication can be reduced using different dashboards provided in the portal. However, some communication will continue manually and in future releases this portal will evolve to remove that dependency and track it systematically.</w:t>
      </w:r>
    </w:p>
    <w:p w14:paraId="05F484EE" w14:textId="4420D799" w:rsidR="00151BCD" w:rsidRPr="000F4E5F" w:rsidRDefault="00151BCD" w:rsidP="00087DDF">
      <w:pPr>
        <w:pStyle w:val="BodyText"/>
        <w:ind w:left="720"/>
        <w:jc w:val="both"/>
        <w:rPr>
          <w:rFonts w:cs="Arial"/>
          <w:lang w:val="en-GB"/>
        </w:rPr>
      </w:pPr>
    </w:p>
    <w:p w14:paraId="109C455A" w14:textId="57CC59DB" w:rsidR="008F72D0" w:rsidRPr="000F4E5F" w:rsidRDefault="008F72D0" w:rsidP="000737F1">
      <w:pPr>
        <w:pStyle w:val="BodyText"/>
        <w:ind w:left="720"/>
        <w:jc w:val="both"/>
        <w:rPr>
          <w:rFonts w:cs="Arial"/>
          <w:lang w:val="en-GB"/>
        </w:rPr>
      </w:pPr>
      <w:r w:rsidRPr="000F4E5F">
        <w:rPr>
          <w:rFonts w:cs="Arial"/>
          <w:lang w:val="en-GB"/>
        </w:rPr>
        <w:t xml:space="preserve">The main functionalities </w:t>
      </w:r>
      <w:r w:rsidR="00087DDF">
        <w:rPr>
          <w:rFonts w:cs="Arial"/>
          <w:lang w:val="en-GB"/>
        </w:rPr>
        <w:t>for Release 1 of Wholesale Portal</w:t>
      </w:r>
      <w:r w:rsidRPr="000F4E5F">
        <w:rPr>
          <w:rFonts w:cs="Arial"/>
          <w:lang w:val="en-GB"/>
        </w:rPr>
        <w:t xml:space="preserve"> are:</w:t>
      </w:r>
    </w:p>
    <w:p w14:paraId="561D4B96" w14:textId="3057C303" w:rsidR="006170E5" w:rsidRDefault="00087DDF" w:rsidP="00572530">
      <w:pPr>
        <w:pStyle w:val="BodyText"/>
        <w:numPr>
          <w:ilvl w:val="0"/>
          <w:numId w:val="9"/>
        </w:numPr>
        <w:jc w:val="both"/>
        <w:rPr>
          <w:rFonts w:cs="Arial"/>
          <w:lang w:val="en-GB"/>
        </w:rPr>
      </w:pPr>
      <w:r>
        <w:rPr>
          <w:rFonts w:cs="Arial"/>
          <w:lang w:val="en-GB"/>
        </w:rPr>
        <w:t xml:space="preserve">Variance </w:t>
      </w:r>
      <w:r w:rsidR="006170E5" w:rsidRPr="000F4E5F">
        <w:rPr>
          <w:rFonts w:cs="Arial"/>
          <w:lang w:val="en-GB"/>
        </w:rPr>
        <w:t>Dashboard</w:t>
      </w:r>
      <w:r>
        <w:rPr>
          <w:rFonts w:cs="Arial"/>
          <w:lang w:val="en-GB"/>
        </w:rPr>
        <w:t>s</w:t>
      </w:r>
      <w:r w:rsidR="006170E5" w:rsidRPr="000F4E5F">
        <w:rPr>
          <w:rFonts w:cs="Arial"/>
          <w:lang w:val="en-GB"/>
        </w:rPr>
        <w:t xml:space="preserve"> - </w:t>
      </w:r>
      <w:r>
        <w:rPr>
          <w:rFonts w:cs="Arial"/>
          <w:lang w:val="en-GB"/>
        </w:rPr>
        <w:t>A</w:t>
      </w:r>
      <w:r w:rsidR="006170E5" w:rsidRPr="000F4E5F">
        <w:rPr>
          <w:rFonts w:cs="Arial"/>
          <w:lang w:val="en-GB"/>
        </w:rPr>
        <w:t xml:space="preserve"> set of </w:t>
      </w:r>
      <w:r>
        <w:rPr>
          <w:rFonts w:cs="Arial"/>
          <w:lang w:val="en-GB"/>
        </w:rPr>
        <w:t>dashboards will provide the visibility of any discrepancy between Supplier POs and associated Sales Orders in terms of units and d</w:t>
      </w:r>
      <w:r w:rsidR="00195229">
        <w:rPr>
          <w:rFonts w:cs="Arial"/>
          <w:lang w:val="en-GB"/>
        </w:rPr>
        <w:t>e</w:t>
      </w:r>
      <w:r>
        <w:rPr>
          <w:rFonts w:cs="Arial"/>
          <w:lang w:val="en-GB"/>
        </w:rPr>
        <w:t>spatch month.</w:t>
      </w:r>
      <w:r w:rsidR="00DD595E">
        <w:rPr>
          <w:rFonts w:cs="Arial"/>
          <w:lang w:val="en-GB"/>
        </w:rPr>
        <w:t xml:space="preserve">  </w:t>
      </w:r>
    </w:p>
    <w:p w14:paraId="4F87C5C0" w14:textId="6E330CC8" w:rsidR="00087DDF" w:rsidRPr="000F4E5F" w:rsidRDefault="00087DDF" w:rsidP="00572530">
      <w:pPr>
        <w:pStyle w:val="BodyText"/>
        <w:numPr>
          <w:ilvl w:val="0"/>
          <w:numId w:val="9"/>
        </w:numPr>
        <w:jc w:val="both"/>
        <w:rPr>
          <w:rFonts w:cs="Arial"/>
          <w:lang w:val="en-GB"/>
        </w:rPr>
      </w:pPr>
      <w:r>
        <w:rPr>
          <w:rFonts w:cs="Arial"/>
          <w:lang w:val="en-GB"/>
        </w:rPr>
        <w:t>Distribution and Release Dashboards/screens- A set of dashboards and screens will provide the visibility of Sales Orders that are ready to be distributed and released after the receipt of associated Supplier PO.</w:t>
      </w:r>
      <w:r w:rsidR="00DD595E">
        <w:rPr>
          <w:rFonts w:cs="Arial"/>
          <w:lang w:val="en-GB"/>
        </w:rPr>
        <w:t xml:space="preserve"> </w:t>
      </w:r>
    </w:p>
    <w:p w14:paraId="3CE994AE" w14:textId="0D24417C" w:rsidR="006170E5" w:rsidRPr="000F4E5F" w:rsidRDefault="004064AB" w:rsidP="00572530">
      <w:pPr>
        <w:pStyle w:val="BodyText"/>
        <w:numPr>
          <w:ilvl w:val="0"/>
          <w:numId w:val="9"/>
        </w:numPr>
        <w:jc w:val="both"/>
        <w:rPr>
          <w:rFonts w:cs="Arial"/>
          <w:lang w:val="en-GB"/>
        </w:rPr>
      </w:pPr>
      <w:r w:rsidRPr="004064AB">
        <w:rPr>
          <w:rFonts w:cs="Arial"/>
          <w:lang w:val="en-GB"/>
        </w:rPr>
        <w:t>Unproductive Stock Dashboard</w:t>
      </w:r>
      <w:r w:rsidR="006170E5" w:rsidRPr="000F4E5F">
        <w:rPr>
          <w:rFonts w:cs="Arial"/>
          <w:lang w:val="en-GB"/>
        </w:rPr>
        <w:t xml:space="preserve"> – </w:t>
      </w:r>
      <w:r w:rsidR="00087DDF">
        <w:rPr>
          <w:rFonts w:cs="Arial"/>
          <w:lang w:val="en-GB"/>
        </w:rPr>
        <w:t xml:space="preserve">This dashboard will provide the visibility of un-productive wholesale stock available in a </w:t>
      </w:r>
      <w:r w:rsidR="00864B5B">
        <w:rPr>
          <w:rFonts w:cs="Arial"/>
          <w:lang w:val="en-GB"/>
        </w:rPr>
        <w:t>warehouse</w:t>
      </w:r>
      <w:r w:rsidR="00087DDF">
        <w:rPr>
          <w:rFonts w:cs="Arial"/>
          <w:lang w:val="en-GB"/>
        </w:rPr>
        <w:t xml:space="preserve"> of ASOS</w:t>
      </w:r>
      <w:r w:rsidR="00C62345">
        <w:rPr>
          <w:rFonts w:cs="Arial"/>
          <w:lang w:val="en-GB"/>
        </w:rPr>
        <w:t xml:space="preserve"> for different brands</w:t>
      </w:r>
      <w:r w:rsidR="00087DDF">
        <w:rPr>
          <w:rFonts w:cs="Arial"/>
          <w:lang w:val="en-GB"/>
        </w:rPr>
        <w:t>. The</w:t>
      </w:r>
      <w:r w:rsidR="002B4A15">
        <w:rPr>
          <w:rFonts w:cs="Arial"/>
          <w:lang w:val="en-GB"/>
        </w:rPr>
        <w:t xml:space="preserve"> ORMS</w:t>
      </w:r>
      <w:r w:rsidR="00087DDF">
        <w:rPr>
          <w:rFonts w:cs="Arial"/>
          <w:lang w:val="en-GB"/>
        </w:rPr>
        <w:t xml:space="preserve"> concept of virtual warehouse</w:t>
      </w:r>
      <w:r w:rsidR="002B4A15">
        <w:rPr>
          <w:rFonts w:cs="Arial"/>
          <w:lang w:val="en-GB"/>
        </w:rPr>
        <w:t>s</w:t>
      </w:r>
      <w:r w:rsidR="00087DDF">
        <w:rPr>
          <w:rFonts w:cs="Arial"/>
          <w:lang w:val="en-GB"/>
        </w:rPr>
        <w:t xml:space="preserve"> will be used to track the wholesale inventory in a </w:t>
      </w:r>
      <w:r w:rsidR="00864B5B">
        <w:rPr>
          <w:rFonts w:cs="Arial"/>
          <w:lang w:val="en-GB"/>
        </w:rPr>
        <w:t>warehouse</w:t>
      </w:r>
      <w:r w:rsidR="00087DDF">
        <w:rPr>
          <w:rFonts w:cs="Arial"/>
          <w:lang w:val="en-GB"/>
        </w:rPr>
        <w:t xml:space="preserve">. </w:t>
      </w:r>
    </w:p>
    <w:p w14:paraId="67F9B339" w14:textId="602BD532" w:rsidR="006170E5" w:rsidRPr="000F4E5F" w:rsidRDefault="00087DDF" w:rsidP="00572530">
      <w:pPr>
        <w:pStyle w:val="BodyText"/>
        <w:numPr>
          <w:ilvl w:val="0"/>
          <w:numId w:val="9"/>
        </w:numPr>
        <w:jc w:val="both"/>
        <w:rPr>
          <w:rFonts w:cs="Arial"/>
          <w:lang w:val="en-GB"/>
        </w:rPr>
      </w:pPr>
      <w:r>
        <w:rPr>
          <w:rFonts w:cs="Arial"/>
          <w:lang w:val="en-GB"/>
        </w:rPr>
        <w:t>Edit/View Sales Order screen</w:t>
      </w:r>
      <w:r w:rsidR="006170E5" w:rsidRPr="000F4E5F">
        <w:rPr>
          <w:rFonts w:cs="Arial"/>
          <w:lang w:val="en-GB"/>
        </w:rPr>
        <w:t xml:space="preserve"> – </w:t>
      </w:r>
      <w:r>
        <w:rPr>
          <w:rFonts w:cs="Arial"/>
          <w:lang w:val="en-GB"/>
        </w:rPr>
        <w:t>This screen will show individual Sales Order and wholesale team will be able to edit some fields on this screen. Details of what fields user can edit are described in relevant section of this document.</w:t>
      </w:r>
    </w:p>
    <w:p w14:paraId="59BBEEE2" w14:textId="5ABC8CBC" w:rsidR="00F00E90" w:rsidRDefault="00087DDF" w:rsidP="00572530">
      <w:pPr>
        <w:pStyle w:val="BodyText"/>
        <w:numPr>
          <w:ilvl w:val="0"/>
          <w:numId w:val="9"/>
        </w:numPr>
        <w:jc w:val="both"/>
        <w:rPr>
          <w:rFonts w:cs="Arial"/>
          <w:lang w:val="en-GB"/>
        </w:rPr>
      </w:pPr>
      <w:r>
        <w:rPr>
          <w:rFonts w:cs="Arial"/>
          <w:lang w:val="en-GB"/>
        </w:rPr>
        <w:t>Manage Sales Order screen</w:t>
      </w:r>
      <w:r w:rsidR="006170E5" w:rsidRPr="000F4E5F">
        <w:rPr>
          <w:rFonts w:cs="Arial"/>
          <w:lang w:val="en-GB"/>
        </w:rPr>
        <w:t xml:space="preserve"> –</w:t>
      </w:r>
      <w:r>
        <w:rPr>
          <w:rFonts w:cs="Arial"/>
          <w:lang w:val="en-GB"/>
        </w:rPr>
        <w:t xml:space="preserve"> This screen will help the user to search for any Sales Order </w:t>
      </w:r>
      <w:r w:rsidR="00B632E1">
        <w:rPr>
          <w:rFonts w:cs="Arial"/>
          <w:lang w:val="en-GB"/>
        </w:rPr>
        <w:t xml:space="preserve">in all statuses </w:t>
      </w:r>
      <w:r>
        <w:rPr>
          <w:rFonts w:cs="Arial"/>
          <w:lang w:val="en-GB"/>
        </w:rPr>
        <w:t>and take specific actions. Details of what action user can take are described in relevant section of this document.</w:t>
      </w:r>
    </w:p>
    <w:p w14:paraId="23680FAB" w14:textId="25D88758" w:rsidR="00274944" w:rsidRDefault="00274944" w:rsidP="00572530">
      <w:pPr>
        <w:pStyle w:val="BodyText"/>
        <w:numPr>
          <w:ilvl w:val="0"/>
          <w:numId w:val="9"/>
        </w:numPr>
        <w:jc w:val="both"/>
        <w:rPr>
          <w:rFonts w:cs="Arial"/>
          <w:lang w:val="en-GB"/>
        </w:rPr>
      </w:pPr>
      <w:r>
        <w:rPr>
          <w:rFonts w:cs="Arial"/>
          <w:lang w:val="en-GB"/>
        </w:rPr>
        <w:t>Send Sales Order to ORMS so that its visibility can be provided to other systems.</w:t>
      </w:r>
    </w:p>
    <w:p w14:paraId="6BAF1F35" w14:textId="42F0D843" w:rsidR="00AC6254" w:rsidRDefault="00533D84" w:rsidP="00572530">
      <w:pPr>
        <w:pStyle w:val="BodyText"/>
        <w:numPr>
          <w:ilvl w:val="0"/>
          <w:numId w:val="9"/>
        </w:numPr>
        <w:jc w:val="both"/>
        <w:rPr>
          <w:rFonts w:cs="Arial"/>
          <w:lang w:val="en-GB"/>
        </w:rPr>
      </w:pPr>
      <w:r>
        <w:rPr>
          <w:rFonts w:cs="Arial"/>
          <w:lang w:val="en-GB"/>
        </w:rPr>
        <w:t xml:space="preserve">Providing necessary information for </w:t>
      </w:r>
      <w:r w:rsidR="000469CA">
        <w:rPr>
          <w:rFonts w:cs="Arial"/>
          <w:lang w:val="en-GB"/>
        </w:rPr>
        <w:t xml:space="preserve">Pick </w:t>
      </w:r>
      <w:r>
        <w:rPr>
          <w:rFonts w:cs="Arial"/>
          <w:lang w:val="en-GB"/>
        </w:rPr>
        <w:t>to</w:t>
      </w:r>
      <w:r w:rsidR="000469CA">
        <w:rPr>
          <w:rFonts w:cs="Arial"/>
          <w:lang w:val="en-GB"/>
        </w:rPr>
        <w:t xml:space="preserve"> supply chain.</w:t>
      </w:r>
    </w:p>
    <w:p w14:paraId="30D0C5B5" w14:textId="16B9FE9D" w:rsidR="000469CA" w:rsidRDefault="000469CA" w:rsidP="00572530">
      <w:pPr>
        <w:pStyle w:val="BodyText"/>
        <w:numPr>
          <w:ilvl w:val="0"/>
          <w:numId w:val="9"/>
        </w:numPr>
        <w:jc w:val="both"/>
        <w:rPr>
          <w:ins w:id="91" w:author="Reetu Muneem" w:date="2022-02-08T10:33:00Z"/>
          <w:rFonts w:cs="Arial"/>
          <w:lang w:val="en-GB"/>
        </w:rPr>
      </w:pPr>
      <w:r>
        <w:rPr>
          <w:rFonts w:cs="Arial"/>
          <w:lang w:val="en-GB"/>
        </w:rPr>
        <w:t>Generate billing extract for finance.</w:t>
      </w:r>
    </w:p>
    <w:p w14:paraId="78699A0F" w14:textId="740356FF" w:rsidR="00E3439A" w:rsidRDefault="00E3439A" w:rsidP="00572530">
      <w:pPr>
        <w:pStyle w:val="BodyText"/>
        <w:numPr>
          <w:ilvl w:val="0"/>
          <w:numId w:val="9"/>
        </w:numPr>
        <w:jc w:val="both"/>
        <w:rPr>
          <w:rFonts w:cs="Arial"/>
          <w:lang w:val="en-GB"/>
        </w:rPr>
      </w:pPr>
      <w:ins w:id="92" w:author="Reetu Muneem" w:date="2022-02-08T10:33:00Z">
        <w:r>
          <w:rPr>
            <w:rFonts w:cs="Arial"/>
            <w:lang w:val="en-GB"/>
          </w:rPr>
          <w:t>Download and Upload o</w:t>
        </w:r>
      </w:ins>
      <w:ins w:id="93" w:author="Reetu Muneem" w:date="2022-02-08T10:34:00Z">
        <w:r>
          <w:rPr>
            <w:rFonts w:cs="Arial"/>
            <w:lang w:val="en-GB"/>
          </w:rPr>
          <w:t>f</w:t>
        </w:r>
      </w:ins>
      <w:ins w:id="94" w:author="Reetu Muneem" w:date="2022-02-08T10:33:00Z">
        <w:r>
          <w:rPr>
            <w:rFonts w:cs="Arial"/>
            <w:lang w:val="en-GB"/>
          </w:rPr>
          <w:t xml:space="preserve"> Sales Orders list</w:t>
        </w:r>
      </w:ins>
      <w:ins w:id="95" w:author="Reetu Muneem" w:date="2022-02-08T10:34:00Z">
        <w:r>
          <w:rPr>
            <w:rFonts w:cs="Arial"/>
            <w:lang w:val="en-GB"/>
          </w:rPr>
          <w:t>,</w:t>
        </w:r>
      </w:ins>
      <w:ins w:id="96" w:author="Reetu Muneem" w:date="2022-02-08T10:33:00Z">
        <w:r>
          <w:rPr>
            <w:rFonts w:cs="Arial"/>
            <w:lang w:val="en-GB"/>
          </w:rPr>
          <w:t xml:space="preserve"> for updating Sales Or</w:t>
        </w:r>
      </w:ins>
      <w:ins w:id="97" w:author="Reetu Muneem" w:date="2022-02-08T10:34:00Z">
        <w:r>
          <w:rPr>
            <w:rFonts w:cs="Arial"/>
            <w:lang w:val="en-GB"/>
          </w:rPr>
          <w:t>der attributes in bulk.</w:t>
        </w:r>
      </w:ins>
    </w:p>
    <w:p w14:paraId="674157D9" w14:textId="77777777" w:rsidR="00087DDF" w:rsidRPr="000F4E5F" w:rsidRDefault="00087DDF" w:rsidP="00087DDF">
      <w:pPr>
        <w:pStyle w:val="BodyText"/>
        <w:jc w:val="both"/>
        <w:rPr>
          <w:rFonts w:cs="Arial"/>
          <w:lang w:val="en-GB"/>
        </w:rPr>
      </w:pPr>
    </w:p>
    <w:p w14:paraId="6E0D5E93" w14:textId="05E0F355" w:rsidR="00B32B43" w:rsidRPr="000F4E5F" w:rsidRDefault="00087DDF" w:rsidP="00FD07F6">
      <w:pPr>
        <w:pStyle w:val="BodyText"/>
        <w:ind w:left="720"/>
        <w:jc w:val="both"/>
        <w:rPr>
          <w:lang w:val="en-GB"/>
        </w:rPr>
      </w:pPr>
      <w:r>
        <w:rPr>
          <w:rFonts w:cs="Arial"/>
          <w:lang w:val="en-GB"/>
        </w:rPr>
        <w:t>Wholesale team</w:t>
      </w:r>
      <w:r w:rsidR="006170E5" w:rsidRPr="000F4E5F">
        <w:rPr>
          <w:rFonts w:cs="Arial"/>
          <w:lang w:val="en-GB"/>
        </w:rPr>
        <w:t xml:space="preserve"> will be logging on to </w:t>
      </w:r>
      <w:r>
        <w:rPr>
          <w:rFonts w:cs="Arial"/>
          <w:lang w:val="en-GB"/>
        </w:rPr>
        <w:t>this portal</w:t>
      </w:r>
      <w:r w:rsidR="006170E5" w:rsidRPr="000F4E5F">
        <w:rPr>
          <w:rFonts w:cs="Arial"/>
          <w:lang w:val="en-GB"/>
        </w:rPr>
        <w:t xml:space="preserve"> via web (using secure communication, HTTPS protocol) with their corresponding </w:t>
      </w:r>
      <w:r w:rsidR="000F0475">
        <w:rPr>
          <w:rFonts w:cs="Arial"/>
          <w:lang w:val="en-GB"/>
        </w:rPr>
        <w:t xml:space="preserve">single sign on </w:t>
      </w:r>
      <w:r w:rsidR="006170E5" w:rsidRPr="000F4E5F">
        <w:rPr>
          <w:rFonts w:cs="Arial"/>
          <w:lang w:val="en-GB"/>
        </w:rPr>
        <w:t>user</w:t>
      </w:r>
      <w:r w:rsidR="000F0475">
        <w:rPr>
          <w:rFonts w:cs="Arial"/>
          <w:lang w:val="en-GB"/>
        </w:rPr>
        <w:t xml:space="preserve"> id </w:t>
      </w:r>
      <w:r w:rsidR="006170E5" w:rsidRPr="000F4E5F">
        <w:rPr>
          <w:rFonts w:cs="Arial"/>
          <w:lang w:val="en-GB"/>
        </w:rPr>
        <w:t>/</w:t>
      </w:r>
      <w:r w:rsidR="000F0475">
        <w:rPr>
          <w:rFonts w:cs="Arial"/>
          <w:lang w:val="en-GB"/>
        </w:rPr>
        <w:t xml:space="preserve"> </w:t>
      </w:r>
      <w:r w:rsidR="006170E5" w:rsidRPr="000F4E5F">
        <w:rPr>
          <w:rFonts w:cs="Arial"/>
          <w:lang w:val="en-GB"/>
        </w:rPr>
        <w:t xml:space="preserve">password. </w:t>
      </w:r>
    </w:p>
    <w:p w14:paraId="11F21CF9" w14:textId="77777777" w:rsidR="009A4F01" w:rsidRPr="000F4E5F" w:rsidRDefault="004E0D05" w:rsidP="000737F1">
      <w:pPr>
        <w:pStyle w:val="Heading2"/>
        <w:jc w:val="both"/>
        <w:rPr>
          <w:lang w:val="en-GB"/>
        </w:rPr>
      </w:pPr>
      <w:bookmarkStart w:id="98" w:name="_Toc505821118"/>
      <w:bookmarkStart w:id="99" w:name="_Toc505821119"/>
      <w:bookmarkStart w:id="100" w:name="_Toc505821120"/>
      <w:bookmarkStart w:id="101" w:name="_Toc505821121"/>
      <w:bookmarkStart w:id="102" w:name="_Toc505821126"/>
      <w:bookmarkStart w:id="103" w:name="_Toc505821127"/>
      <w:bookmarkStart w:id="104" w:name="_Toc505821129"/>
      <w:bookmarkStart w:id="105" w:name="_Toc505821130"/>
      <w:bookmarkStart w:id="106" w:name="_Toc505821136"/>
      <w:bookmarkStart w:id="107" w:name="_Toc505821142"/>
      <w:bookmarkStart w:id="108" w:name="_Toc505821152"/>
      <w:bookmarkStart w:id="109" w:name="_Toc505821153"/>
      <w:bookmarkStart w:id="110" w:name="_Toc505821155"/>
      <w:bookmarkStart w:id="111" w:name="_Toc505821156"/>
      <w:bookmarkStart w:id="112" w:name="_Toc505821157"/>
      <w:bookmarkStart w:id="113" w:name="_Toc505821159"/>
      <w:bookmarkStart w:id="114" w:name="_Toc505821161"/>
      <w:bookmarkStart w:id="115" w:name="_Toc505821162"/>
      <w:bookmarkStart w:id="116" w:name="_Toc505821163"/>
      <w:bookmarkStart w:id="117" w:name="_Toc505821164"/>
      <w:bookmarkStart w:id="118" w:name="_Toc505821165"/>
      <w:bookmarkStart w:id="119" w:name="_Toc505821166"/>
      <w:bookmarkStart w:id="120" w:name="_Toc505821168"/>
      <w:bookmarkStart w:id="121" w:name="_Toc505821169"/>
      <w:bookmarkStart w:id="122" w:name="_Toc505821171"/>
      <w:bookmarkStart w:id="123" w:name="_Toc505821172"/>
      <w:bookmarkStart w:id="124" w:name="_Toc505821173"/>
      <w:bookmarkStart w:id="125" w:name="_Toc505821174"/>
      <w:bookmarkStart w:id="126" w:name="_Toc505821177"/>
      <w:bookmarkStart w:id="127" w:name="_Toc505821179"/>
      <w:bookmarkStart w:id="128" w:name="_Toc505821180"/>
      <w:bookmarkStart w:id="129" w:name="_Toc505821183"/>
      <w:bookmarkStart w:id="130" w:name="_Toc505821184"/>
      <w:bookmarkStart w:id="131" w:name="_Toc505821186"/>
      <w:bookmarkStart w:id="132" w:name="_Toc505821188"/>
      <w:bookmarkStart w:id="133" w:name="_Toc505821193"/>
      <w:bookmarkStart w:id="134" w:name="_Toc505821194"/>
      <w:bookmarkStart w:id="135" w:name="_Toc505821195"/>
      <w:bookmarkStart w:id="136" w:name="_Toc505821197"/>
      <w:bookmarkStart w:id="137" w:name="_Toc505821199"/>
      <w:bookmarkStart w:id="138" w:name="_Toc505821201"/>
      <w:bookmarkStart w:id="139" w:name="_Toc505821205"/>
      <w:bookmarkStart w:id="140" w:name="_Toc505821207"/>
      <w:bookmarkStart w:id="141" w:name="_Toc505821209"/>
      <w:bookmarkStart w:id="142" w:name="_Toc505821210"/>
      <w:bookmarkStart w:id="143" w:name="_Toc505821211"/>
      <w:bookmarkStart w:id="144" w:name="_Toc505821212"/>
      <w:bookmarkStart w:id="145" w:name="_Toc378938717"/>
      <w:bookmarkStart w:id="146" w:name="_Toc104565070"/>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Pr="000F4E5F">
        <w:rPr>
          <w:lang w:val="en-GB"/>
        </w:rPr>
        <w:lastRenderedPageBreak/>
        <w:t xml:space="preserve">Key </w:t>
      </w:r>
      <w:r w:rsidR="009A4F01" w:rsidRPr="000F4E5F">
        <w:rPr>
          <w:lang w:val="en-GB"/>
        </w:rPr>
        <w:t>Functional Requirements</w:t>
      </w:r>
      <w:bookmarkEnd w:id="145"/>
      <w:bookmarkEnd w:id="146"/>
    </w:p>
    <w:p w14:paraId="253DD6B8" w14:textId="3F6C199B" w:rsidR="00551FEA" w:rsidRPr="000F4E5F" w:rsidRDefault="00551FEA" w:rsidP="000737F1">
      <w:pPr>
        <w:pStyle w:val="BodyText"/>
        <w:jc w:val="both"/>
        <w:rPr>
          <w:rFonts w:cs="Arial"/>
          <w:lang w:val="en-GB"/>
        </w:rPr>
      </w:pPr>
      <w:r w:rsidRPr="000F4E5F">
        <w:rPr>
          <w:rFonts w:cs="Arial"/>
          <w:lang w:val="en-GB"/>
        </w:rPr>
        <w:t xml:space="preserve">The following requirements have been identified </w:t>
      </w:r>
      <w:r w:rsidR="00437BB0" w:rsidRPr="000F4E5F">
        <w:rPr>
          <w:rFonts w:cs="Arial"/>
          <w:lang w:val="en-GB"/>
        </w:rPr>
        <w:t xml:space="preserve">during the </w:t>
      </w:r>
      <w:r w:rsidR="0000685A" w:rsidRPr="000F4E5F">
        <w:rPr>
          <w:rFonts w:cs="Arial"/>
          <w:lang w:val="en-GB"/>
        </w:rPr>
        <w:t>design phase</w:t>
      </w:r>
      <w:r w:rsidR="00437BB0" w:rsidRPr="000F4E5F">
        <w:rPr>
          <w:rFonts w:cs="Arial"/>
          <w:lang w:val="en-GB"/>
        </w:rPr>
        <w:t xml:space="preserve"> </w:t>
      </w:r>
      <w:r w:rsidRPr="000F4E5F">
        <w:rPr>
          <w:rFonts w:cs="Arial"/>
          <w:lang w:val="en-GB"/>
        </w:rPr>
        <w:t xml:space="preserve">to support </w:t>
      </w:r>
      <w:r w:rsidR="00087DDF">
        <w:rPr>
          <w:rFonts w:cs="Arial"/>
          <w:lang w:val="en-GB"/>
        </w:rPr>
        <w:t>Wholesale Business process in Release 1</w:t>
      </w:r>
      <w:r w:rsidR="008C226F" w:rsidRPr="000F4E5F">
        <w:rPr>
          <w:rFonts w:cs="Arial"/>
          <w:lang w:val="en-GB"/>
        </w:rPr>
        <w:t>:</w:t>
      </w:r>
    </w:p>
    <w:p w14:paraId="12DD8B59" w14:textId="228F764D" w:rsidR="008C226F" w:rsidRPr="000F4E5F" w:rsidRDefault="00087DDF" w:rsidP="00572530">
      <w:pPr>
        <w:pStyle w:val="BodyText"/>
        <w:numPr>
          <w:ilvl w:val="0"/>
          <w:numId w:val="7"/>
        </w:numPr>
        <w:jc w:val="both"/>
        <w:rPr>
          <w:rFonts w:cs="Arial"/>
          <w:lang w:val="en-GB"/>
        </w:rPr>
      </w:pPr>
      <w:r>
        <w:rPr>
          <w:rFonts w:cs="Arial"/>
          <w:lang w:val="en-GB"/>
        </w:rPr>
        <w:t>Sales Orders</w:t>
      </w:r>
    </w:p>
    <w:p w14:paraId="5837A0C9" w14:textId="441C0003" w:rsidR="008C226F" w:rsidRDefault="008C226F" w:rsidP="00572530">
      <w:pPr>
        <w:pStyle w:val="BodyText"/>
        <w:numPr>
          <w:ilvl w:val="1"/>
          <w:numId w:val="7"/>
        </w:numPr>
        <w:jc w:val="both"/>
        <w:rPr>
          <w:rFonts w:cs="Arial"/>
          <w:lang w:val="en-GB"/>
        </w:rPr>
      </w:pPr>
      <w:r w:rsidRPr="000F4E5F">
        <w:rPr>
          <w:rFonts w:cs="Arial"/>
          <w:lang w:val="en-GB"/>
        </w:rPr>
        <w:t>Ability</w:t>
      </w:r>
      <w:r w:rsidR="00087DDF">
        <w:rPr>
          <w:rFonts w:cs="Arial"/>
          <w:lang w:val="en-GB"/>
        </w:rPr>
        <w:t xml:space="preserve"> to receive Sales Orders from WTSO that are linked to a Supplier PO</w:t>
      </w:r>
      <w:r w:rsidR="001949A8">
        <w:rPr>
          <w:rFonts w:cs="Arial"/>
          <w:lang w:val="en-GB"/>
        </w:rPr>
        <w:t xml:space="preserve"> (</w:t>
      </w:r>
      <w:r w:rsidR="002E2EC5">
        <w:rPr>
          <w:rFonts w:cs="Arial"/>
          <w:lang w:val="en-GB"/>
        </w:rPr>
        <w:t>Direct</w:t>
      </w:r>
      <w:r w:rsidR="001949A8">
        <w:rPr>
          <w:rFonts w:cs="Arial"/>
          <w:lang w:val="en-GB"/>
        </w:rPr>
        <w:t>/Split)</w:t>
      </w:r>
      <w:r w:rsidR="00087DDF">
        <w:rPr>
          <w:rFonts w:cs="Arial"/>
          <w:lang w:val="en-GB"/>
        </w:rPr>
        <w:t>.</w:t>
      </w:r>
    </w:p>
    <w:p w14:paraId="28B9C7E5" w14:textId="374E979F" w:rsidR="001949A8" w:rsidRPr="001949A8" w:rsidRDefault="001949A8" w:rsidP="00572530">
      <w:pPr>
        <w:pStyle w:val="BodyText"/>
        <w:numPr>
          <w:ilvl w:val="1"/>
          <w:numId w:val="7"/>
        </w:numPr>
        <w:jc w:val="both"/>
        <w:rPr>
          <w:rFonts w:cs="Arial"/>
          <w:lang w:val="en-GB"/>
        </w:rPr>
      </w:pPr>
      <w:r>
        <w:rPr>
          <w:rFonts w:cs="Arial"/>
          <w:lang w:val="en-GB"/>
        </w:rPr>
        <w:t xml:space="preserve">Ability to consume Sales Orders generated from WTSO </w:t>
      </w:r>
      <w:r w:rsidR="001278AC" w:rsidRPr="001278AC">
        <w:rPr>
          <w:rFonts w:cs="Arial"/>
          <w:lang w:val="en-GB"/>
        </w:rPr>
        <w:t>to satisfy trade orders which are not linked to a supplier PO</w:t>
      </w:r>
      <w:r w:rsidR="001278AC">
        <w:rPr>
          <w:rFonts w:cs="Arial"/>
          <w:lang w:val="en-GB"/>
        </w:rPr>
        <w:t xml:space="preserve"> and are raised </w:t>
      </w:r>
      <w:r>
        <w:rPr>
          <w:rFonts w:cs="Arial"/>
          <w:lang w:val="en-GB"/>
        </w:rPr>
        <w:t>based on</w:t>
      </w:r>
      <w:r w:rsidR="001278AC">
        <w:rPr>
          <w:rFonts w:cs="Arial"/>
          <w:lang w:val="en-GB"/>
        </w:rPr>
        <w:t xml:space="preserve"> </w:t>
      </w:r>
      <w:r>
        <w:rPr>
          <w:rFonts w:cs="Arial"/>
          <w:lang w:val="en-GB"/>
        </w:rPr>
        <w:t>unproductive wholesale stock.</w:t>
      </w:r>
    </w:p>
    <w:p w14:paraId="6920157C" w14:textId="2C24D781" w:rsidR="008C226F" w:rsidRPr="000F4E5F" w:rsidRDefault="00087DDF" w:rsidP="00572530">
      <w:pPr>
        <w:pStyle w:val="BodyText"/>
        <w:numPr>
          <w:ilvl w:val="1"/>
          <w:numId w:val="7"/>
        </w:numPr>
        <w:jc w:val="both"/>
        <w:rPr>
          <w:rFonts w:cs="Arial"/>
          <w:lang w:val="en-GB"/>
        </w:rPr>
      </w:pPr>
      <w:r>
        <w:rPr>
          <w:rFonts w:cs="Arial"/>
          <w:lang w:val="en-GB"/>
        </w:rPr>
        <w:t>Ability to receive amendments on these Sales Orders from WTSO</w:t>
      </w:r>
      <w:r w:rsidR="00A60215">
        <w:rPr>
          <w:rFonts w:cs="Arial"/>
          <w:lang w:val="en-GB"/>
        </w:rPr>
        <w:t xml:space="preserve"> before their release from Wholesale Portal</w:t>
      </w:r>
      <w:r>
        <w:rPr>
          <w:rFonts w:cs="Arial"/>
          <w:lang w:val="en-GB"/>
        </w:rPr>
        <w:t>.</w:t>
      </w:r>
    </w:p>
    <w:p w14:paraId="0EE5276B" w14:textId="5D1B76FE" w:rsidR="00833FD9" w:rsidRPr="000F4E5F" w:rsidRDefault="00833FD9" w:rsidP="00572530">
      <w:pPr>
        <w:pStyle w:val="BodyText"/>
        <w:numPr>
          <w:ilvl w:val="1"/>
          <w:numId w:val="7"/>
        </w:numPr>
        <w:jc w:val="both"/>
        <w:rPr>
          <w:rFonts w:cs="Arial"/>
          <w:lang w:val="en-GB"/>
        </w:rPr>
      </w:pPr>
      <w:r w:rsidRPr="000F4E5F">
        <w:rPr>
          <w:rFonts w:cs="Arial"/>
          <w:lang w:val="en-GB"/>
        </w:rPr>
        <w:t xml:space="preserve">Ability to </w:t>
      </w:r>
      <w:r w:rsidR="00087DDF">
        <w:rPr>
          <w:rFonts w:cs="Arial"/>
          <w:lang w:val="en-GB"/>
        </w:rPr>
        <w:t>show any discrepancy between Supplier POs and associated Sales Orders in terms of units or d</w:t>
      </w:r>
      <w:r w:rsidR="00195229">
        <w:rPr>
          <w:rFonts w:cs="Arial"/>
          <w:lang w:val="en-GB"/>
        </w:rPr>
        <w:t>e</w:t>
      </w:r>
      <w:r w:rsidR="00087DDF">
        <w:rPr>
          <w:rFonts w:cs="Arial"/>
          <w:lang w:val="en-GB"/>
        </w:rPr>
        <w:t>spatch month.</w:t>
      </w:r>
    </w:p>
    <w:p w14:paraId="0825E088" w14:textId="01B0CC03" w:rsidR="00833FD9" w:rsidRDefault="00833FD9" w:rsidP="00572530">
      <w:pPr>
        <w:pStyle w:val="BodyText"/>
        <w:numPr>
          <w:ilvl w:val="1"/>
          <w:numId w:val="7"/>
        </w:numPr>
        <w:jc w:val="both"/>
        <w:rPr>
          <w:rFonts w:cs="Arial"/>
          <w:lang w:val="en-GB"/>
        </w:rPr>
      </w:pPr>
      <w:r w:rsidRPr="000F4E5F">
        <w:rPr>
          <w:rFonts w:cs="Arial"/>
          <w:lang w:val="en-GB"/>
        </w:rPr>
        <w:t xml:space="preserve">Ability to </w:t>
      </w:r>
      <w:r w:rsidR="00087DDF">
        <w:rPr>
          <w:rFonts w:cs="Arial"/>
          <w:lang w:val="en-GB"/>
        </w:rPr>
        <w:t xml:space="preserve">show Sales Orders that needs to be </w:t>
      </w:r>
      <w:r w:rsidR="00103BFF">
        <w:rPr>
          <w:rFonts w:cs="Arial"/>
          <w:lang w:val="en-GB"/>
        </w:rPr>
        <w:t>re-</w:t>
      </w:r>
      <w:r w:rsidR="00087DDF">
        <w:rPr>
          <w:rFonts w:cs="Arial"/>
          <w:lang w:val="en-GB"/>
        </w:rPr>
        <w:t xml:space="preserve">distributed </w:t>
      </w:r>
      <w:r w:rsidR="00103BFF" w:rsidRPr="00103BFF">
        <w:rPr>
          <w:rFonts w:cs="Arial"/>
          <w:lang w:val="en-GB"/>
        </w:rPr>
        <w:t>due to the supplier PO being under or over receipted.</w:t>
      </w:r>
    </w:p>
    <w:p w14:paraId="2229D0DB" w14:textId="0DC37D2D" w:rsidR="00087DDF" w:rsidRPr="000F4E5F" w:rsidRDefault="00087DDF" w:rsidP="00572530">
      <w:pPr>
        <w:pStyle w:val="BodyText"/>
        <w:numPr>
          <w:ilvl w:val="1"/>
          <w:numId w:val="7"/>
        </w:numPr>
        <w:jc w:val="both"/>
        <w:rPr>
          <w:rFonts w:cs="Arial"/>
          <w:lang w:val="en-GB"/>
        </w:rPr>
      </w:pPr>
      <w:r>
        <w:rPr>
          <w:rFonts w:cs="Arial"/>
          <w:lang w:val="en-GB"/>
        </w:rPr>
        <w:t>Ability to distribute Supplier PO’s receipted units on associated Sales Orders.</w:t>
      </w:r>
    </w:p>
    <w:p w14:paraId="30237EC6" w14:textId="6A9BD25F" w:rsidR="00833FD9" w:rsidRPr="000F4E5F" w:rsidRDefault="00833FD9" w:rsidP="00572530">
      <w:pPr>
        <w:pStyle w:val="BodyText"/>
        <w:numPr>
          <w:ilvl w:val="1"/>
          <w:numId w:val="7"/>
        </w:numPr>
        <w:jc w:val="both"/>
        <w:rPr>
          <w:rFonts w:cs="Arial"/>
          <w:lang w:val="en-GB"/>
        </w:rPr>
      </w:pPr>
      <w:r w:rsidRPr="000F4E5F">
        <w:rPr>
          <w:rFonts w:cs="Arial"/>
          <w:lang w:val="en-GB"/>
        </w:rPr>
        <w:t xml:space="preserve">Ability </w:t>
      </w:r>
      <w:r w:rsidR="00087DDF">
        <w:rPr>
          <w:rFonts w:cs="Arial"/>
          <w:lang w:val="en-GB"/>
        </w:rPr>
        <w:t>to release Sales Orders individually or in multiple.</w:t>
      </w:r>
    </w:p>
    <w:p w14:paraId="5CC342B3" w14:textId="6AA77526" w:rsidR="00833FD9" w:rsidRDefault="00087DDF" w:rsidP="00572530">
      <w:pPr>
        <w:pStyle w:val="BodyText"/>
        <w:numPr>
          <w:ilvl w:val="1"/>
          <w:numId w:val="7"/>
        </w:numPr>
        <w:jc w:val="both"/>
        <w:rPr>
          <w:rFonts w:cs="Arial"/>
          <w:lang w:val="en-GB"/>
        </w:rPr>
      </w:pPr>
      <w:r>
        <w:rPr>
          <w:rFonts w:cs="Arial"/>
          <w:lang w:val="en-GB"/>
        </w:rPr>
        <w:t>Ability to edit certain fields on Sales Order, details of editable fields are provided in relevant section of the document.</w:t>
      </w:r>
    </w:p>
    <w:p w14:paraId="7E11AD79" w14:textId="1827D295" w:rsidR="00087DDF" w:rsidRDefault="00087DDF" w:rsidP="00572530">
      <w:pPr>
        <w:pStyle w:val="BodyText"/>
        <w:numPr>
          <w:ilvl w:val="1"/>
          <w:numId w:val="7"/>
        </w:numPr>
        <w:jc w:val="both"/>
        <w:rPr>
          <w:rFonts w:cs="Arial"/>
          <w:lang w:val="en-GB"/>
        </w:rPr>
      </w:pPr>
      <w:r>
        <w:rPr>
          <w:rFonts w:cs="Arial"/>
          <w:lang w:val="en-GB"/>
        </w:rPr>
        <w:t>Ability to view a Sales Order.</w:t>
      </w:r>
    </w:p>
    <w:p w14:paraId="6F0861DC" w14:textId="77777777" w:rsidR="00087DDF" w:rsidRDefault="00087DDF" w:rsidP="00572530">
      <w:pPr>
        <w:pStyle w:val="BodyText"/>
        <w:numPr>
          <w:ilvl w:val="1"/>
          <w:numId w:val="7"/>
        </w:numPr>
        <w:jc w:val="both"/>
        <w:rPr>
          <w:rFonts w:cs="Arial"/>
          <w:lang w:val="en-GB"/>
        </w:rPr>
      </w:pPr>
      <w:r>
        <w:rPr>
          <w:rFonts w:cs="Arial"/>
          <w:lang w:val="en-GB"/>
        </w:rPr>
        <w:t>Ability to search for a Sales Order using different filtering criteria.</w:t>
      </w:r>
    </w:p>
    <w:p w14:paraId="767D9004" w14:textId="73681C8F" w:rsidR="00087DDF" w:rsidRDefault="00087DDF" w:rsidP="00572530">
      <w:pPr>
        <w:pStyle w:val="BodyText"/>
        <w:numPr>
          <w:ilvl w:val="1"/>
          <w:numId w:val="7"/>
        </w:numPr>
        <w:jc w:val="both"/>
        <w:rPr>
          <w:rFonts w:cs="Arial"/>
          <w:lang w:val="en-GB"/>
        </w:rPr>
      </w:pPr>
      <w:r>
        <w:rPr>
          <w:rFonts w:cs="Arial"/>
          <w:lang w:val="en-GB"/>
        </w:rPr>
        <w:t>Ability to put individual or multiple Sales Order on hold.</w:t>
      </w:r>
    </w:p>
    <w:p w14:paraId="7C1CA0AB" w14:textId="20200A11" w:rsidR="002043D8" w:rsidRDefault="002043D8" w:rsidP="00572530">
      <w:pPr>
        <w:pStyle w:val="BodyText"/>
        <w:numPr>
          <w:ilvl w:val="1"/>
          <w:numId w:val="7"/>
        </w:numPr>
        <w:jc w:val="both"/>
        <w:rPr>
          <w:rFonts w:cs="Arial"/>
          <w:lang w:val="en-GB"/>
        </w:rPr>
      </w:pPr>
      <w:r>
        <w:rPr>
          <w:rFonts w:cs="Arial"/>
          <w:lang w:val="en-GB"/>
        </w:rPr>
        <w:t>Ability to apply partner level hold on Sales Orders.</w:t>
      </w:r>
    </w:p>
    <w:p w14:paraId="0E6AC76D" w14:textId="14A3A6E8" w:rsidR="00087DDF" w:rsidRDefault="00087DDF" w:rsidP="00572530">
      <w:pPr>
        <w:pStyle w:val="BodyText"/>
        <w:numPr>
          <w:ilvl w:val="1"/>
          <w:numId w:val="7"/>
        </w:numPr>
        <w:jc w:val="both"/>
        <w:rPr>
          <w:rFonts w:cs="Arial"/>
          <w:lang w:val="en-GB"/>
        </w:rPr>
      </w:pPr>
      <w:r>
        <w:rPr>
          <w:rFonts w:cs="Arial"/>
          <w:lang w:val="en-GB"/>
        </w:rPr>
        <w:t>Ability to send Sales Order and their amendments</w:t>
      </w:r>
      <w:r w:rsidR="00DD595E">
        <w:rPr>
          <w:rFonts w:cs="Arial"/>
          <w:lang w:val="en-GB"/>
        </w:rPr>
        <w:t xml:space="preserve"> </w:t>
      </w:r>
      <w:r>
        <w:rPr>
          <w:rFonts w:cs="Arial"/>
          <w:lang w:val="en-GB"/>
        </w:rPr>
        <w:t>to ORMS.</w:t>
      </w:r>
      <w:r w:rsidR="00DD595E">
        <w:rPr>
          <w:rFonts w:cs="Arial"/>
          <w:lang w:val="en-GB"/>
        </w:rPr>
        <w:t xml:space="preserve"> </w:t>
      </w:r>
    </w:p>
    <w:p w14:paraId="45ABA5E2" w14:textId="30815AD1" w:rsidR="00087DDF" w:rsidRDefault="00087DDF" w:rsidP="00572530">
      <w:pPr>
        <w:pStyle w:val="BodyText"/>
        <w:numPr>
          <w:ilvl w:val="1"/>
          <w:numId w:val="7"/>
        </w:numPr>
        <w:jc w:val="both"/>
        <w:rPr>
          <w:ins w:id="147" w:author="Reetu Muneem" w:date="2022-02-08T10:34:00Z"/>
          <w:rFonts w:cs="Arial"/>
          <w:lang w:val="en-GB"/>
        </w:rPr>
      </w:pPr>
      <w:r w:rsidRPr="00EC4B34">
        <w:rPr>
          <w:rFonts w:cs="Arial"/>
          <w:lang w:val="en-GB"/>
        </w:rPr>
        <w:t>Ability to extract data in excel from relevant dashboards.</w:t>
      </w:r>
      <w:r w:rsidR="00A60215">
        <w:rPr>
          <w:rFonts w:cs="Arial"/>
          <w:lang w:val="en-GB"/>
        </w:rPr>
        <w:t xml:space="preserve"> Details of extracts are provided in section 6.1.</w:t>
      </w:r>
    </w:p>
    <w:p w14:paraId="1549BA20" w14:textId="77777777" w:rsidR="00E3439A" w:rsidRDefault="00E3439A" w:rsidP="00E3439A">
      <w:pPr>
        <w:pStyle w:val="BodyText"/>
        <w:numPr>
          <w:ilvl w:val="1"/>
          <w:numId w:val="7"/>
        </w:numPr>
        <w:jc w:val="both"/>
        <w:rPr>
          <w:ins w:id="148" w:author="Reetu Muneem" w:date="2022-02-08T10:36:00Z"/>
          <w:rFonts w:cs="Arial"/>
          <w:lang w:val="en-GB"/>
        </w:rPr>
      </w:pPr>
      <w:ins w:id="149" w:author="Reetu Muneem" w:date="2022-02-08T10:34:00Z">
        <w:r>
          <w:rPr>
            <w:rFonts w:cs="Arial"/>
            <w:lang w:val="en-GB"/>
          </w:rPr>
          <w:t xml:space="preserve">Ability </w:t>
        </w:r>
      </w:ins>
      <w:ins w:id="150" w:author="Reetu Muneem" w:date="2022-02-08T10:35:00Z">
        <w:r>
          <w:rPr>
            <w:rFonts w:cs="Arial"/>
            <w:lang w:val="en-GB"/>
          </w:rPr>
          <w:t>to download and upload Sales Order list to update following Sales Order attributes-</w:t>
        </w:r>
      </w:ins>
    </w:p>
    <w:p w14:paraId="29EB4DB2" w14:textId="77777777" w:rsidR="00E3439A" w:rsidRDefault="00E3439A" w:rsidP="00BF0B27">
      <w:pPr>
        <w:pStyle w:val="BodyText"/>
        <w:numPr>
          <w:ilvl w:val="0"/>
          <w:numId w:val="52"/>
        </w:numPr>
        <w:jc w:val="both"/>
        <w:rPr>
          <w:ins w:id="151" w:author="Reetu Muneem" w:date="2022-02-08T10:36:00Z"/>
          <w:lang w:val="en-GB"/>
        </w:rPr>
      </w:pPr>
      <w:ins w:id="152" w:author="Reetu Muneem" w:date="2022-02-08T10:35:00Z">
        <w:r w:rsidRPr="00E3439A">
          <w:rPr>
            <w:lang w:val="en-GB"/>
          </w:rPr>
          <w:t>Partner DC No.</w:t>
        </w:r>
      </w:ins>
    </w:p>
    <w:p w14:paraId="7459DCC4" w14:textId="77777777" w:rsidR="00E3439A" w:rsidRDefault="00E3439A" w:rsidP="00BF0B27">
      <w:pPr>
        <w:pStyle w:val="BodyText"/>
        <w:numPr>
          <w:ilvl w:val="0"/>
          <w:numId w:val="52"/>
        </w:numPr>
        <w:jc w:val="both"/>
        <w:rPr>
          <w:ins w:id="153" w:author="Reetu Muneem" w:date="2022-02-08T10:36:00Z"/>
          <w:lang w:val="en-GB"/>
        </w:rPr>
      </w:pPr>
      <w:ins w:id="154" w:author="Reetu Muneem" w:date="2022-02-08T10:35:00Z">
        <w:r w:rsidRPr="00E3439A">
          <w:rPr>
            <w:lang w:val="en-GB"/>
          </w:rPr>
          <w:t>Partner Store No.</w:t>
        </w:r>
      </w:ins>
      <w:ins w:id="155" w:author="Reetu Muneem" w:date="2022-02-08T10:36:00Z">
        <w:r>
          <w:rPr>
            <w:lang w:val="en-GB"/>
          </w:rPr>
          <w:t xml:space="preserve"> </w:t>
        </w:r>
      </w:ins>
    </w:p>
    <w:p w14:paraId="682003B9" w14:textId="382D9D19" w:rsidR="00E3439A" w:rsidRDefault="00E3439A" w:rsidP="00BF0B27">
      <w:pPr>
        <w:pStyle w:val="BodyText"/>
        <w:numPr>
          <w:ilvl w:val="0"/>
          <w:numId w:val="52"/>
        </w:numPr>
        <w:jc w:val="both"/>
        <w:rPr>
          <w:ins w:id="156" w:author="Reetu Muneem" w:date="2022-02-08T10:36:00Z"/>
          <w:lang w:val="en-GB"/>
        </w:rPr>
      </w:pPr>
      <w:ins w:id="157" w:author="Reetu Muneem" w:date="2022-02-08T10:35:00Z">
        <w:r w:rsidRPr="00E3439A">
          <w:rPr>
            <w:lang w:val="en-GB"/>
          </w:rPr>
          <w:t>Partner PO</w:t>
        </w:r>
      </w:ins>
      <w:ins w:id="158" w:author="Sergio Rodrigues" w:date="2022-05-17T01:06:00Z">
        <w:r w:rsidR="00C113FA">
          <w:rPr>
            <w:lang w:val="en-GB"/>
          </w:rPr>
          <w:t xml:space="preserve"> No.</w:t>
        </w:r>
      </w:ins>
    </w:p>
    <w:p w14:paraId="6044BF03" w14:textId="4E098BB9" w:rsidR="00E3439A" w:rsidRPr="0026146F" w:rsidRDefault="00E3439A" w:rsidP="00BF0B27">
      <w:pPr>
        <w:pStyle w:val="BodyText"/>
        <w:numPr>
          <w:ilvl w:val="0"/>
          <w:numId w:val="52"/>
        </w:numPr>
        <w:jc w:val="both"/>
        <w:rPr>
          <w:ins w:id="159" w:author="Reetu Muneem" w:date="2022-02-08T10:35:00Z"/>
          <w:rFonts w:cs="Arial"/>
          <w:lang w:val="en-GB"/>
        </w:rPr>
      </w:pPr>
      <w:ins w:id="160" w:author="Reetu Muneem" w:date="2022-02-08T10:35:00Z">
        <w:r w:rsidRPr="0026146F">
          <w:rPr>
            <w:lang w:val="en-GB"/>
          </w:rPr>
          <w:t>Partner D</w:t>
        </w:r>
      </w:ins>
      <w:ins w:id="161" w:author="Reetu Muneem" w:date="2022-02-08T15:12:00Z">
        <w:r w:rsidR="00236136">
          <w:rPr>
            <w:lang w:val="en-GB"/>
          </w:rPr>
          <w:t xml:space="preserve">ept. </w:t>
        </w:r>
      </w:ins>
      <w:ins w:id="162" w:author="Reetu Muneem" w:date="2022-02-08T10:35:00Z">
        <w:r w:rsidRPr="0026146F">
          <w:rPr>
            <w:lang w:val="en-GB"/>
          </w:rPr>
          <w:t>No.</w:t>
        </w:r>
      </w:ins>
    </w:p>
    <w:p w14:paraId="617B5DCF" w14:textId="77777777" w:rsidR="00087DDF" w:rsidRPr="000F4E5F" w:rsidRDefault="00087DDF" w:rsidP="00EC2603">
      <w:pPr>
        <w:pStyle w:val="BodyText"/>
        <w:jc w:val="both"/>
        <w:rPr>
          <w:rFonts w:cs="Arial"/>
          <w:lang w:val="en-GB"/>
        </w:rPr>
      </w:pPr>
    </w:p>
    <w:p w14:paraId="49E2C5E3" w14:textId="25A22D80" w:rsidR="008C226F" w:rsidRPr="000F4E5F" w:rsidRDefault="00A479C8" w:rsidP="00572530">
      <w:pPr>
        <w:pStyle w:val="BodyText"/>
        <w:numPr>
          <w:ilvl w:val="0"/>
          <w:numId w:val="7"/>
        </w:numPr>
        <w:jc w:val="both"/>
        <w:rPr>
          <w:rFonts w:cs="Arial"/>
          <w:lang w:val="en-GB"/>
        </w:rPr>
      </w:pPr>
      <w:r>
        <w:rPr>
          <w:rFonts w:cs="Arial"/>
          <w:lang w:val="en-GB"/>
        </w:rPr>
        <w:t xml:space="preserve">Unproductive </w:t>
      </w:r>
      <w:r w:rsidR="00087DDF">
        <w:rPr>
          <w:rFonts w:cs="Arial"/>
          <w:lang w:val="en-GB"/>
        </w:rPr>
        <w:t>Wholesale Stock</w:t>
      </w:r>
    </w:p>
    <w:p w14:paraId="1BCE6EC8" w14:textId="21E52D47" w:rsidR="008C226F" w:rsidRDefault="008C226F" w:rsidP="00572530">
      <w:pPr>
        <w:pStyle w:val="BodyText"/>
        <w:numPr>
          <w:ilvl w:val="1"/>
          <w:numId w:val="7"/>
        </w:numPr>
        <w:jc w:val="both"/>
        <w:rPr>
          <w:ins w:id="163" w:author="Reetu Muneem" w:date="2022-02-08T10:36:00Z"/>
          <w:rFonts w:cs="Arial"/>
          <w:lang w:val="en-GB"/>
        </w:rPr>
      </w:pPr>
      <w:r w:rsidRPr="000F4E5F">
        <w:rPr>
          <w:rFonts w:cs="Arial"/>
          <w:lang w:val="en-GB"/>
        </w:rPr>
        <w:t xml:space="preserve">Ability </w:t>
      </w:r>
      <w:r w:rsidR="00087DDF">
        <w:rPr>
          <w:rFonts w:cs="Arial"/>
          <w:lang w:val="en-GB"/>
        </w:rPr>
        <w:t>to provide visibility of unproductive wholesale stock.</w:t>
      </w:r>
      <w:r w:rsidR="00C65A35">
        <w:rPr>
          <w:rFonts w:cs="Arial"/>
          <w:lang w:val="en-GB"/>
        </w:rPr>
        <w:t xml:space="preserve"> Any wholesale stock that is not linked with any Sales Order or manual transfer </w:t>
      </w:r>
      <w:r w:rsidR="00B51391">
        <w:rPr>
          <w:rFonts w:cs="Arial"/>
          <w:lang w:val="en-GB"/>
        </w:rPr>
        <w:t xml:space="preserve">for a virtual warehouse linked with wholesale channel, </w:t>
      </w:r>
      <w:r w:rsidR="00C65A35">
        <w:rPr>
          <w:rFonts w:cs="Arial"/>
          <w:lang w:val="en-GB"/>
        </w:rPr>
        <w:t>will be accounted as unproductive wholesale stock.</w:t>
      </w:r>
    </w:p>
    <w:p w14:paraId="3BF1CC7E" w14:textId="77777777" w:rsidR="00004B6E" w:rsidRPr="000F4E5F" w:rsidRDefault="00004B6E" w:rsidP="00BF0B27">
      <w:pPr>
        <w:pStyle w:val="BodyText"/>
        <w:ind w:left="2880"/>
        <w:jc w:val="both"/>
        <w:rPr>
          <w:rFonts w:cs="Arial"/>
          <w:lang w:val="en-GB"/>
        </w:rPr>
      </w:pPr>
    </w:p>
    <w:p w14:paraId="79D8666E" w14:textId="77777777" w:rsidR="003F1671" w:rsidRPr="00EC4B34" w:rsidRDefault="003F1671" w:rsidP="00572530">
      <w:pPr>
        <w:pStyle w:val="BodyText"/>
        <w:numPr>
          <w:ilvl w:val="0"/>
          <w:numId w:val="7"/>
        </w:numPr>
        <w:jc w:val="both"/>
        <w:rPr>
          <w:rFonts w:cs="Arial"/>
          <w:lang w:val="en-GB"/>
        </w:rPr>
      </w:pPr>
      <w:r w:rsidRPr="00EC4B34">
        <w:rPr>
          <w:rFonts w:cs="Arial"/>
          <w:lang w:val="en-GB"/>
        </w:rPr>
        <w:t>Invoices</w:t>
      </w:r>
    </w:p>
    <w:p w14:paraId="212BA7CF" w14:textId="6D0D14E6" w:rsidR="00D22F04" w:rsidRPr="00EC4B34" w:rsidRDefault="002043D8" w:rsidP="00572530">
      <w:pPr>
        <w:pStyle w:val="BodyText"/>
        <w:numPr>
          <w:ilvl w:val="1"/>
          <w:numId w:val="7"/>
        </w:numPr>
        <w:jc w:val="both"/>
        <w:rPr>
          <w:rFonts w:cs="Arial"/>
          <w:lang w:val="en-GB"/>
        </w:rPr>
      </w:pPr>
      <w:r w:rsidRPr="00EC4B34">
        <w:t>Ability to integrate sales orders with ORMS to automate the billing process.</w:t>
      </w:r>
    </w:p>
    <w:p w14:paraId="3839EC51" w14:textId="77777777" w:rsidR="00D22F04" w:rsidRPr="00087DDF" w:rsidRDefault="00D22F04" w:rsidP="007971E6">
      <w:pPr>
        <w:pStyle w:val="BodyText"/>
        <w:ind w:left="2880"/>
        <w:jc w:val="both"/>
        <w:rPr>
          <w:rFonts w:cs="Arial"/>
          <w:highlight w:val="red"/>
          <w:lang w:val="en-GB"/>
        </w:rPr>
      </w:pPr>
    </w:p>
    <w:p w14:paraId="22C1AE28" w14:textId="724F96F5" w:rsidR="00F00E90" w:rsidRPr="00EC4B34" w:rsidRDefault="00087DDF" w:rsidP="00572530">
      <w:pPr>
        <w:pStyle w:val="BodyText"/>
        <w:numPr>
          <w:ilvl w:val="0"/>
          <w:numId w:val="7"/>
        </w:numPr>
        <w:jc w:val="both"/>
        <w:rPr>
          <w:rFonts w:cs="Arial"/>
          <w:lang w:val="en-GB"/>
        </w:rPr>
      </w:pPr>
      <w:r w:rsidRPr="00EC4B34">
        <w:rPr>
          <w:rFonts w:cs="Arial"/>
          <w:lang w:val="en-GB"/>
        </w:rPr>
        <w:lastRenderedPageBreak/>
        <w:t xml:space="preserve">Pick </w:t>
      </w:r>
      <w:r w:rsidR="00533D84">
        <w:rPr>
          <w:rFonts w:cs="Arial"/>
          <w:lang w:val="en-GB"/>
        </w:rPr>
        <w:t>information</w:t>
      </w:r>
    </w:p>
    <w:p w14:paraId="7F95BCCF" w14:textId="725F2DB6" w:rsidR="00423FA5" w:rsidRPr="00EC4B34" w:rsidRDefault="00087DDF" w:rsidP="00572530">
      <w:pPr>
        <w:pStyle w:val="BodyText"/>
        <w:numPr>
          <w:ilvl w:val="1"/>
          <w:numId w:val="7"/>
        </w:numPr>
        <w:jc w:val="both"/>
        <w:rPr>
          <w:rFonts w:cs="Arial"/>
          <w:lang w:val="en-GB"/>
        </w:rPr>
      </w:pPr>
      <w:r w:rsidRPr="00EC4B34">
        <w:rPr>
          <w:rFonts w:cs="Arial"/>
          <w:lang w:val="en-GB"/>
        </w:rPr>
        <w:t xml:space="preserve">Ability to pass relevant information to ORMS to release the associated Sales Order’s allocations and </w:t>
      </w:r>
      <w:r w:rsidR="00AB6B00" w:rsidRPr="00EC4B34">
        <w:rPr>
          <w:rFonts w:cs="Arial"/>
          <w:lang w:val="en-GB"/>
        </w:rPr>
        <w:t xml:space="preserve">send the Release and Pick </w:t>
      </w:r>
      <w:r w:rsidR="00533D84">
        <w:rPr>
          <w:rFonts w:cs="Arial"/>
          <w:lang w:val="en-GB"/>
        </w:rPr>
        <w:t>information</w:t>
      </w:r>
      <w:r w:rsidR="00AB6B00" w:rsidRPr="00EC4B34">
        <w:rPr>
          <w:rFonts w:cs="Arial"/>
          <w:lang w:val="en-GB"/>
        </w:rPr>
        <w:t xml:space="preserve"> to</w:t>
      </w:r>
      <w:r w:rsidRPr="00EC4B34">
        <w:rPr>
          <w:rFonts w:cs="Arial"/>
          <w:lang w:val="en-GB"/>
        </w:rPr>
        <w:t xml:space="preserve"> WMS.</w:t>
      </w:r>
    </w:p>
    <w:p w14:paraId="3B1AAFF4" w14:textId="77777777" w:rsidR="00833FD9" w:rsidRPr="000F4E5F" w:rsidRDefault="00833FD9" w:rsidP="00FD07F6">
      <w:pPr>
        <w:pStyle w:val="BodyText"/>
        <w:ind w:left="0"/>
        <w:jc w:val="both"/>
        <w:rPr>
          <w:rFonts w:cs="Arial"/>
          <w:lang w:val="en-GB"/>
        </w:rPr>
      </w:pPr>
      <w:bookmarkStart w:id="164" w:name="_Toc378938718"/>
      <w:bookmarkEnd w:id="88"/>
      <w:bookmarkEnd w:id="89"/>
      <w:bookmarkEnd w:id="90"/>
    </w:p>
    <w:p w14:paraId="09DCFC49" w14:textId="77777777" w:rsidR="009A4F01" w:rsidRPr="000F4E5F" w:rsidRDefault="009A4F01" w:rsidP="000737F1">
      <w:pPr>
        <w:pStyle w:val="Heading2"/>
        <w:jc w:val="both"/>
        <w:rPr>
          <w:lang w:val="en-GB"/>
        </w:rPr>
      </w:pPr>
      <w:bookmarkStart w:id="165" w:name="_Toc104565071"/>
      <w:r w:rsidRPr="000F4E5F">
        <w:rPr>
          <w:lang w:val="en-GB"/>
        </w:rPr>
        <w:t>Design Assumptions</w:t>
      </w:r>
      <w:bookmarkEnd w:id="164"/>
      <w:bookmarkEnd w:id="165"/>
    </w:p>
    <w:p w14:paraId="7DC72B6C" w14:textId="418711AE" w:rsidR="009A4F01" w:rsidRPr="000F4E5F" w:rsidRDefault="009A4F01" w:rsidP="000737F1">
      <w:pPr>
        <w:pStyle w:val="BodyText"/>
        <w:jc w:val="both"/>
        <w:rPr>
          <w:lang w:val="en-GB"/>
        </w:rPr>
      </w:pPr>
      <w:r w:rsidRPr="000F4E5F">
        <w:rPr>
          <w:lang w:val="en-GB"/>
        </w:rPr>
        <w:t>The following design assumptions have b</w:t>
      </w:r>
      <w:r w:rsidR="005472BF" w:rsidRPr="000F4E5F">
        <w:rPr>
          <w:lang w:val="en-GB"/>
        </w:rPr>
        <w:t xml:space="preserve">een </w:t>
      </w:r>
      <w:r w:rsidR="00AF6349" w:rsidRPr="000F4E5F">
        <w:rPr>
          <w:lang w:val="en-GB"/>
        </w:rPr>
        <w:t>considered</w:t>
      </w:r>
      <w:r w:rsidR="005472BF" w:rsidRPr="000F4E5F">
        <w:rPr>
          <w:lang w:val="en-GB"/>
        </w:rPr>
        <w:t xml:space="preserve"> </w:t>
      </w:r>
      <w:r w:rsidR="00AF6349">
        <w:rPr>
          <w:lang w:val="en-GB"/>
        </w:rPr>
        <w:t xml:space="preserve">for Release 1 </w:t>
      </w:r>
      <w:r w:rsidR="005472BF" w:rsidRPr="000F4E5F">
        <w:rPr>
          <w:lang w:val="en-GB"/>
        </w:rPr>
        <w:t>while designing</w:t>
      </w:r>
      <w:r w:rsidRPr="000F4E5F">
        <w:rPr>
          <w:lang w:val="en-GB"/>
        </w:rPr>
        <w:t xml:space="preserve"> the solution described in this document:</w:t>
      </w:r>
    </w:p>
    <w:p w14:paraId="5CD9C332" w14:textId="77777777" w:rsidR="009F49DD" w:rsidRPr="000F4E5F" w:rsidRDefault="009F49DD" w:rsidP="000737F1">
      <w:pPr>
        <w:pStyle w:val="BodyText"/>
        <w:jc w:val="both"/>
        <w:rPr>
          <w:lang w:val="en-GB"/>
        </w:rPr>
      </w:pPr>
    </w:p>
    <w:p w14:paraId="22912716" w14:textId="3163FA7F" w:rsidR="0065574A" w:rsidRPr="00EC4B34" w:rsidRDefault="00AF6349" w:rsidP="00572530">
      <w:pPr>
        <w:pStyle w:val="BodyText"/>
        <w:numPr>
          <w:ilvl w:val="0"/>
          <w:numId w:val="14"/>
        </w:numPr>
        <w:jc w:val="both"/>
        <w:rPr>
          <w:rFonts w:cs="Arial"/>
          <w:lang w:val="en-GB"/>
        </w:rPr>
      </w:pPr>
      <w:r w:rsidRPr="00EC4B34">
        <w:rPr>
          <w:rFonts w:cs="Arial"/>
          <w:lang w:val="en-GB"/>
        </w:rPr>
        <w:t>Wholesale Portal</w:t>
      </w:r>
      <w:r w:rsidR="0065574A" w:rsidRPr="00EC4B34">
        <w:rPr>
          <w:rFonts w:cs="Arial"/>
          <w:lang w:val="en-GB"/>
        </w:rPr>
        <w:t xml:space="preserve"> will be built using </w:t>
      </w:r>
      <w:r w:rsidRPr="00EC4B34">
        <w:rPr>
          <w:rFonts w:cs="Arial"/>
          <w:lang w:val="en-GB"/>
        </w:rPr>
        <w:t xml:space="preserve">JET framework. Thus, the look and feel of this portal will be </w:t>
      </w:r>
      <w:r w:rsidR="00457153" w:rsidRPr="00EC4B34">
        <w:rPr>
          <w:rFonts w:cs="Arial"/>
          <w:lang w:val="en-GB"/>
        </w:rPr>
        <w:t>slightly</w:t>
      </w:r>
      <w:r w:rsidRPr="00EC4B34">
        <w:rPr>
          <w:rFonts w:cs="Arial"/>
          <w:lang w:val="en-GB"/>
        </w:rPr>
        <w:t xml:space="preserve"> different to existing ASOS micro apps.</w:t>
      </w:r>
      <w:r w:rsidR="0065574A" w:rsidRPr="00EC4B34">
        <w:rPr>
          <w:rFonts w:cs="Arial"/>
          <w:lang w:val="en-GB"/>
        </w:rPr>
        <w:t xml:space="preserve"> </w:t>
      </w:r>
    </w:p>
    <w:p w14:paraId="0BB9189D" w14:textId="4E554E75" w:rsidR="005F1C88" w:rsidRPr="00EC4B34" w:rsidRDefault="0065574A" w:rsidP="00572530">
      <w:pPr>
        <w:pStyle w:val="BodyText"/>
        <w:numPr>
          <w:ilvl w:val="0"/>
          <w:numId w:val="14"/>
        </w:numPr>
        <w:jc w:val="both"/>
        <w:rPr>
          <w:rFonts w:cs="Arial"/>
          <w:lang w:val="en-GB"/>
        </w:rPr>
      </w:pPr>
      <w:r w:rsidRPr="000F4E5F">
        <w:rPr>
          <w:rFonts w:cs="Arial"/>
          <w:lang w:val="en-GB"/>
        </w:rPr>
        <w:t>Application look and feel will be consistent for all users.</w:t>
      </w:r>
    </w:p>
    <w:p w14:paraId="374306FD" w14:textId="53CC9C84" w:rsidR="0065574A" w:rsidRPr="000F4E5F" w:rsidRDefault="00AF6349" w:rsidP="00572530">
      <w:pPr>
        <w:pStyle w:val="BodyText"/>
        <w:numPr>
          <w:ilvl w:val="0"/>
          <w:numId w:val="14"/>
        </w:numPr>
        <w:jc w:val="both"/>
        <w:rPr>
          <w:rFonts w:cs="Arial"/>
          <w:lang w:val="en-GB"/>
        </w:rPr>
      </w:pPr>
      <w:r>
        <w:rPr>
          <w:rFonts w:cs="Arial"/>
          <w:lang w:val="en-GB"/>
        </w:rPr>
        <w:t>Each user will have their own individual login details - login id and password</w:t>
      </w:r>
      <w:r w:rsidR="0065574A" w:rsidRPr="000F4E5F">
        <w:rPr>
          <w:rFonts w:cs="Arial"/>
          <w:lang w:val="en-GB"/>
        </w:rPr>
        <w:t>.</w:t>
      </w:r>
    </w:p>
    <w:p w14:paraId="216FF619" w14:textId="1E62C7C7" w:rsidR="00AF571A" w:rsidRPr="000F4E5F" w:rsidRDefault="007052A5" w:rsidP="00572530">
      <w:pPr>
        <w:pStyle w:val="BodyText"/>
        <w:numPr>
          <w:ilvl w:val="0"/>
          <w:numId w:val="14"/>
        </w:numPr>
        <w:jc w:val="both"/>
        <w:rPr>
          <w:rFonts w:cs="Arial"/>
          <w:lang w:val="en-GB"/>
        </w:rPr>
      </w:pPr>
      <w:r>
        <w:rPr>
          <w:rFonts w:cs="Arial"/>
          <w:lang w:val="en-GB"/>
        </w:rPr>
        <w:t>Wholesale Portal will have inbound integration with WTSO but there will be no outbound integration from portal to WTSO</w:t>
      </w:r>
      <w:r w:rsidR="00504F82">
        <w:rPr>
          <w:rFonts w:cs="Arial"/>
          <w:lang w:val="en-GB"/>
        </w:rPr>
        <w:t>.</w:t>
      </w:r>
    </w:p>
    <w:p w14:paraId="5F40DCEB" w14:textId="6EEEE307" w:rsidR="0065574A" w:rsidRDefault="007052A5" w:rsidP="00572530">
      <w:pPr>
        <w:pStyle w:val="BodyText"/>
        <w:numPr>
          <w:ilvl w:val="0"/>
          <w:numId w:val="14"/>
        </w:numPr>
        <w:jc w:val="both"/>
        <w:rPr>
          <w:rFonts w:cs="Arial"/>
          <w:lang w:val="en-GB"/>
        </w:rPr>
      </w:pPr>
      <w:r>
        <w:rPr>
          <w:rFonts w:cs="Arial"/>
          <w:lang w:val="en-GB"/>
        </w:rPr>
        <w:t>There will be no default hierarchy setup for any user, they will be able to search for different Supplier POs or Sales Orders independent of hierarchy.</w:t>
      </w:r>
    </w:p>
    <w:p w14:paraId="5D887F06" w14:textId="2D4705A1" w:rsidR="00504B85" w:rsidRPr="000F4E5F" w:rsidRDefault="00504B85" w:rsidP="00572530">
      <w:pPr>
        <w:pStyle w:val="BodyText"/>
        <w:numPr>
          <w:ilvl w:val="0"/>
          <w:numId w:val="14"/>
        </w:numPr>
        <w:jc w:val="both"/>
        <w:rPr>
          <w:rFonts w:cs="Arial"/>
          <w:lang w:val="en-GB"/>
        </w:rPr>
      </w:pPr>
      <w:r>
        <w:rPr>
          <w:rFonts w:cs="Arial"/>
          <w:lang w:val="en-GB"/>
        </w:rPr>
        <w:t>ORMS multiple</w:t>
      </w:r>
      <w:r w:rsidR="00D36058">
        <w:rPr>
          <w:rFonts w:cs="Arial"/>
          <w:lang w:val="en-GB"/>
        </w:rPr>
        <w:t xml:space="preserve"> channel and</w:t>
      </w:r>
      <w:r>
        <w:rPr>
          <w:rFonts w:cs="Arial"/>
          <w:lang w:val="en-GB"/>
        </w:rPr>
        <w:t xml:space="preserve"> virtual warehouse</w:t>
      </w:r>
      <w:r w:rsidR="00D36058">
        <w:rPr>
          <w:rFonts w:cs="Arial"/>
          <w:lang w:val="en-GB"/>
        </w:rPr>
        <w:t xml:space="preserve"> </w:t>
      </w:r>
      <w:r>
        <w:rPr>
          <w:rFonts w:cs="Arial"/>
          <w:lang w:val="en-GB"/>
        </w:rPr>
        <w:t>functionality will be used to differentiate</w:t>
      </w:r>
      <w:r w:rsidR="00D36058">
        <w:rPr>
          <w:rFonts w:cs="Arial"/>
          <w:lang w:val="en-GB"/>
        </w:rPr>
        <w:t xml:space="preserve"> between</w:t>
      </w:r>
      <w:r>
        <w:rPr>
          <w:rFonts w:cs="Arial"/>
          <w:lang w:val="en-GB"/>
        </w:rPr>
        <w:t xml:space="preserve"> online and wholesale transactions.</w:t>
      </w:r>
    </w:p>
    <w:p w14:paraId="56681A48" w14:textId="12D931AF" w:rsidR="0065574A" w:rsidRDefault="007052A5" w:rsidP="00572530">
      <w:pPr>
        <w:pStyle w:val="BodyText"/>
        <w:numPr>
          <w:ilvl w:val="0"/>
          <w:numId w:val="14"/>
        </w:numPr>
        <w:jc w:val="both"/>
        <w:rPr>
          <w:rFonts w:cs="Arial"/>
          <w:lang w:val="en-GB"/>
        </w:rPr>
      </w:pPr>
      <w:r>
        <w:rPr>
          <w:rFonts w:cs="Arial"/>
          <w:lang w:val="en-GB"/>
        </w:rPr>
        <w:t>The foundation data to support the wholesale business process will be created and maintained in ORMS and will be replicated in Wholesale Portal to be used</w:t>
      </w:r>
      <w:r w:rsidR="0065574A" w:rsidRPr="000F4E5F">
        <w:rPr>
          <w:rFonts w:cs="Arial"/>
          <w:lang w:val="en-GB"/>
        </w:rPr>
        <w:t>.</w:t>
      </w:r>
      <w:r>
        <w:rPr>
          <w:rFonts w:cs="Arial"/>
          <w:lang w:val="en-GB"/>
        </w:rPr>
        <w:t xml:space="preserve"> However, following data elements will be specific to Wholesale Portal and will be maintained in portal through service requests for RTSA team. As there will be no front end to manage this data in this release –</w:t>
      </w:r>
    </w:p>
    <w:p w14:paraId="1CA6F8E3" w14:textId="4DD2351F" w:rsidR="007052A5" w:rsidRDefault="007052A5" w:rsidP="00572530">
      <w:pPr>
        <w:pStyle w:val="BodyText"/>
        <w:numPr>
          <w:ilvl w:val="0"/>
          <w:numId w:val="16"/>
        </w:numPr>
        <w:jc w:val="both"/>
        <w:rPr>
          <w:rFonts w:cs="Arial"/>
          <w:lang w:val="en-GB"/>
        </w:rPr>
      </w:pPr>
      <w:r>
        <w:rPr>
          <w:rFonts w:cs="Arial"/>
          <w:lang w:val="en-GB"/>
        </w:rPr>
        <w:t xml:space="preserve">Default number of days per ASOS </w:t>
      </w:r>
      <w:r w:rsidR="0040350D">
        <w:rPr>
          <w:rFonts w:cs="Arial"/>
          <w:lang w:val="en-GB"/>
        </w:rPr>
        <w:t>warehouse</w:t>
      </w:r>
      <w:r>
        <w:rPr>
          <w:rFonts w:cs="Arial"/>
          <w:lang w:val="en-GB"/>
        </w:rPr>
        <w:t xml:space="preserve"> to be added on </w:t>
      </w:r>
      <w:r w:rsidR="00C35250">
        <w:rPr>
          <w:rFonts w:cs="Arial"/>
          <w:lang w:val="en-GB"/>
        </w:rPr>
        <w:t xml:space="preserve">to Supplier PO </w:t>
      </w:r>
      <w:r>
        <w:rPr>
          <w:rFonts w:cs="Arial"/>
          <w:lang w:val="en-GB"/>
        </w:rPr>
        <w:t>delivery to calculate the d</w:t>
      </w:r>
      <w:r w:rsidR="00195229">
        <w:rPr>
          <w:rFonts w:cs="Arial"/>
          <w:lang w:val="en-GB"/>
        </w:rPr>
        <w:t>e</w:t>
      </w:r>
      <w:r>
        <w:rPr>
          <w:rFonts w:cs="Arial"/>
          <w:lang w:val="en-GB"/>
        </w:rPr>
        <w:t>spatch month.</w:t>
      </w:r>
      <w:r w:rsidR="00D2134E">
        <w:rPr>
          <w:rFonts w:cs="Arial"/>
          <w:lang w:val="en-GB"/>
        </w:rPr>
        <w:t xml:space="preserve"> Current assumption is it will be set to 21 days for all warehouses.</w:t>
      </w:r>
    </w:p>
    <w:p w14:paraId="31A1D372" w14:textId="7E4666B7" w:rsidR="007052A5" w:rsidRDefault="007052A5" w:rsidP="00572530">
      <w:pPr>
        <w:pStyle w:val="BodyText"/>
        <w:numPr>
          <w:ilvl w:val="0"/>
          <w:numId w:val="16"/>
        </w:numPr>
        <w:jc w:val="both"/>
        <w:rPr>
          <w:rFonts w:cs="Arial"/>
          <w:lang w:val="en-GB"/>
        </w:rPr>
      </w:pPr>
      <w:r>
        <w:rPr>
          <w:rFonts w:cs="Arial"/>
          <w:lang w:val="en-GB"/>
        </w:rPr>
        <w:t>Partner level hold indicator setup for each partner. For Release 1 all partners will be set with hold indicator so that wholesale team can distribute and release each Sales order after reviewing it.</w:t>
      </w:r>
    </w:p>
    <w:p w14:paraId="59B209B3" w14:textId="737037D4" w:rsidR="007052A5" w:rsidRDefault="007052A5" w:rsidP="00572530">
      <w:pPr>
        <w:pStyle w:val="BodyText"/>
        <w:numPr>
          <w:ilvl w:val="0"/>
          <w:numId w:val="16"/>
        </w:numPr>
        <w:jc w:val="both"/>
        <w:rPr>
          <w:rFonts w:cs="Arial"/>
          <w:lang w:val="en-GB"/>
        </w:rPr>
      </w:pPr>
      <w:r>
        <w:rPr>
          <w:rFonts w:cs="Arial"/>
          <w:lang w:val="en-GB"/>
        </w:rPr>
        <w:t xml:space="preserve">Mandatory Partner PO </w:t>
      </w:r>
      <w:del w:id="166" w:author="Sergio Rodrigues" w:date="2022-05-17T01:06:00Z">
        <w:r w:rsidDel="00C113FA">
          <w:rPr>
            <w:rFonts w:cs="Arial"/>
            <w:lang w:val="en-GB"/>
          </w:rPr>
          <w:delText xml:space="preserve">number </w:delText>
        </w:r>
      </w:del>
      <w:ins w:id="167" w:author="Sergio Rodrigues" w:date="2022-05-17T01:06:00Z">
        <w:r w:rsidR="00C113FA">
          <w:rPr>
            <w:rFonts w:cs="Arial"/>
            <w:lang w:val="en-GB"/>
          </w:rPr>
          <w:t xml:space="preserve">No. </w:t>
        </w:r>
      </w:ins>
      <w:r>
        <w:rPr>
          <w:rFonts w:cs="Arial"/>
          <w:lang w:val="en-GB"/>
        </w:rPr>
        <w:t>indicator at partner level. This indic</w:t>
      </w:r>
      <w:ins w:id="168" w:author="Sergio Rodrigues" w:date="2022-05-17T01:07:00Z">
        <w:r w:rsidR="00C113FA">
          <w:rPr>
            <w:rFonts w:cs="Arial"/>
            <w:lang w:val="en-GB"/>
          </w:rPr>
          <w:t>a</w:t>
        </w:r>
      </w:ins>
      <w:r>
        <w:rPr>
          <w:rFonts w:cs="Arial"/>
          <w:lang w:val="en-GB"/>
        </w:rPr>
        <w:t>tor will determine if the Partner PO</w:t>
      </w:r>
      <w:ins w:id="169" w:author="Sergio Rodrigues" w:date="2022-05-17T01:07:00Z">
        <w:r w:rsidR="00C113FA">
          <w:rPr>
            <w:rFonts w:cs="Arial"/>
            <w:lang w:val="en-GB"/>
          </w:rPr>
          <w:t xml:space="preserve"> No</w:t>
        </w:r>
      </w:ins>
      <w:r>
        <w:rPr>
          <w:rFonts w:cs="Arial"/>
          <w:lang w:val="en-GB"/>
        </w:rPr>
        <w:t>. Number is mandatory for the invoicing</w:t>
      </w:r>
      <w:r w:rsidR="0006123B">
        <w:rPr>
          <w:rFonts w:cs="Arial"/>
          <w:lang w:val="en-GB"/>
        </w:rPr>
        <w:t xml:space="preserve"> and release</w:t>
      </w:r>
      <w:r>
        <w:rPr>
          <w:rFonts w:cs="Arial"/>
          <w:lang w:val="en-GB"/>
        </w:rPr>
        <w:t xml:space="preserve"> or not.</w:t>
      </w:r>
      <w:r w:rsidR="000A0C79">
        <w:rPr>
          <w:rFonts w:cs="Arial"/>
          <w:lang w:val="en-GB"/>
        </w:rPr>
        <w:t xml:space="preserve"> User would not be able to release a Sales Order if this indictor is set to ’Y’ and the Sales Order does not have a Partner PO</w:t>
      </w:r>
      <w:ins w:id="170" w:author="Sergio Rodrigues" w:date="2022-05-17T01:07:00Z">
        <w:r w:rsidR="00C113FA">
          <w:rPr>
            <w:rFonts w:cs="Arial"/>
            <w:lang w:val="en-GB"/>
          </w:rPr>
          <w:t xml:space="preserve"> No</w:t>
        </w:r>
      </w:ins>
      <w:r w:rsidR="000A0C79">
        <w:rPr>
          <w:rFonts w:cs="Arial"/>
          <w:lang w:val="en-GB"/>
        </w:rPr>
        <w:t>.</w:t>
      </w:r>
    </w:p>
    <w:p w14:paraId="37068D01" w14:textId="22200619" w:rsidR="007052A5" w:rsidRDefault="007052A5" w:rsidP="00572530">
      <w:pPr>
        <w:pStyle w:val="BodyText"/>
        <w:numPr>
          <w:ilvl w:val="0"/>
          <w:numId w:val="16"/>
        </w:numPr>
        <w:jc w:val="both"/>
        <w:rPr>
          <w:rFonts w:cs="Arial"/>
          <w:lang w:val="en-GB"/>
        </w:rPr>
      </w:pPr>
      <w:r>
        <w:rPr>
          <w:rFonts w:cs="Arial"/>
          <w:lang w:val="en-GB"/>
        </w:rPr>
        <w:t xml:space="preserve">Threshold percentage for each Partner which will be used to calculate the variance at SKU level during Supplier PO’s receipt distribution. </w:t>
      </w:r>
    </w:p>
    <w:p w14:paraId="4196A1AF" w14:textId="6C0B18F4" w:rsidR="007052A5" w:rsidRDefault="007052A5" w:rsidP="00572530">
      <w:pPr>
        <w:pStyle w:val="BodyText"/>
        <w:numPr>
          <w:ilvl w:val="0"/>
          <w:numId w:val="16"/>
        </w:numPr>
        <w:jc w:val="both"/>
        <w:rPr>
          <w:rFonts w:cs="Arial"/>
          <w:lang w:val="en-GB"/>
        </w:rPr>
      </w:pPr>
      <w:r>
        <w:rPr>
          <w:rFonts w:cs="Arial"/>
          <w:lang w:val="en-GB"/>
        </w:rPr>
        <w:t xml:space="preserve">Mandatory </w:t>
      </w:r>
      <w:r w:rsidR="00864B5B">
        <w:rPr>
          <w:rFonts w:cs="Arial"/>
          <w:lang w:val="en-GB"/>
        </w:rPr>
        <w:t>DC</w:t>
      </w:r>
      <w:r>
        <w:rPr>
          <w:rFonts w:cs="Arial"/>
          <w:lang w:val="en-GB"/>
        </w:rPr>
        <w:t>/store level indicator at partner level. This indicator will determine if partner DC number or parent store number is mandatory for the Sales Order or not.</w:t>
      </w:r>
    </w:p>
    <w:p w14:paraId="1252FD62" w14:textId="72B6A7A3" w:rsidR="007052A5" w:rsidRDefault="007052A5" w:rsidP="00572530">
      <w:pPr>
        <w:pStyle w:val="BodyText"/>
        <w:numPr>
          <w:ilvl w:val="0"/>
          <w:numId w:val="16"/>
        </w:numPr>
        <w:jc w:val="both"/>
        <w:rPr>
          <w:ins w:id="171" w:author="Reetu Muneem" w:date="2022-02-08T10:37:00Z"/>
          <w:rFonts w:cs="Arial"/>
          <w:lang w:val="en-GB"/>
        </w:rPr>
      </w:pPr>
      <w:r>
        <w:rPr>
          <w:rFonts w:cs="Arial"/>
          <w:lang w:val="en-GB"/>
        </w:rPr>
        <w:t xml:space="preserve">Association of partner store numbers with partner DC and partner. </w:t>
      </w:r>
    </w:p>
    <w:p w14:paraId="644A1891" w14:textId="77777777" w:rsidR="00E3439A" w:rsidRPr="007052A5" w:rsidRDefault="00E3439A" w:rsidP="009B7AC9">
      <w:pPr>
        <w:pStyle w:val="BodyText"/>
        <w:ind w:left="0"/>
        <w:jc w:val="both"/>
        <w:rPr>
          <w:rFonts w:cs="Arial"/>
          <w:lang w:val="en-GB"/>
        </w:rPr>
      </w:pPr>
    </w:p>
    <w:p w14:paraId="47C71A2F" w14:textId="671CA3F8" w:rsidR="009D5D4B" w:rsidRDefault="009D5D4B" w:rsidP="00572530">
      <w:pPr>
        <w:pStyle w:val="BodyText"/>
        <w:numPr>
          <w:ilvl w:val="0"/>
          <w:numId w:val="14"/>
        </w:numPr>
        <w:jc w:val="both"/>
        <w:rPr>
          <w:rFonts w:cs="Arial"/>
          <w:lang w:val="en-GB"/>
        </w:rPr>
      </w:pPr>
      <w:bookmarkStart w:id="172" w:name="_Hlk88045503"/>
      <w:r>
        <w:rPr>
          <w:rFonts w:cs="Arial"/>
          <w:lang w:val="en-GB"/>
        </w:rPr>
        <w:t>Following Sales Order status will be visible to wholesale team on the portal-</w:t>
      </w:r>
    </w:p>
    <w:p w14:paraId="50CB5BFA" w14:textId="3C87FF87" w:rsidR="009D5D4B" w:rsidRDefault="009D5D4B" w:rsidP="00572530">
      <w:pPr>
        <w:pStyle w:val="BodyText"/>
        <w:numPr>
          <w:ilvl w:val="0"/>
          <w:numId w:val="44"/>
        </w:numPr>
        <w:jc w:val="both"/>
        <w:rPr>
          <w:rFonts w:cs="Arial"/>
          <w:lang w:val="en-GB"/>
        </w:rPr>
      </w:pPr>
      <w:r w:rsidRPr="00FD07F6">
        <w:rPr>
          <w:rFonts w:cs="Arial"/>
          <w:u w:val="single"/>
          <w:lang w:val="en-GB"/>
        </w:rPr>
        <w:t>Worksheet</w:t>
      </w:r>
      <w:r>
        <w:rPr>
          <w:rFonts w:cs="Arial"/>
          <w:lang w:val="en-GB"/>
        </w:rPr>
        <w:t xml:space="preserve"> – this status will not be applicable for Release </w:t>
      </w:r>
      <w:r w:rsidR="002B624A">
        <w:rPr>
          <w:rFonts w:cs="Arial"/>
          <w:lang w:val="en-GB"/>
        </w:rPr>
        <w:t>1,</w:t>
      </w:r>
      <w:r>
        <w:rPr>
          <w:rFonts w:cs="Arial"/>
          <w:lang w:val="en-GB"/>
        </w:rPr>
        <w:t xml:space="preserve"> as WTSO will only send approved Sales Orders to portal.</w:t>
      </w:r>
    </w:p>
    <w:p w14:paraId="053F417E" w14:textId="24EF0551" w:rsidR="009D5D4B" w:rsidRDefault="009D5D4B" w:rsidP="00572530">
      <w:pPr>
        <w:pStyle w:val="BodyText"/>
        <w:numPr>
          <w:ilvl w:val="0"/>
          <w:numId w:val="44"/>
        </w:numPr>
        <w:jc w:val="both"/>
        <w:rPr>
          <w:rFonts w:cs="Arial"/>
          <w:lang w:val="en-GB"/>
        </w:rPr>
      </w:pPr>
      <w:r w:rsidRPr="00FD07F6">
        <w:rPr>
          <w:rFonts w:cs="Arial"/>
          <w:u w:val="single"/>
          <w:lang w:val="en-GB"/>
        </w:rPr>
        <w:t>Approved</w:t>
      </w:r>
      <w:r w:rsidR="00D12D12">
        <w:rPr>
          <w:rFonts w:cs="Arial"/>
          <w:lang w:val="en-GB"/>
        </w:rPr>
        <w:t xml:space="preserve"> – First time the Sales Order will be sent from WTSO to portal its status will show as Approved in portal. If any updates will be received on the sales order from WTSO then </w:t>
      </w:r>
      <w:r w:rsidR="00D12D12">
        <w:rPr>
          <w:rFonts w:cs="Arial"/>
          <w:lang w:val="en-GB"/>
        </w:rPr>
        <w:lastRenderedPageBreak/>
        <w:t>also its status will show as Approved in wholesale portal except for if it gets cancelled in WTSO or if it is put on hold or released or despatched or posted.</w:t>
      </w:r>
    </w:p>
    <w:p w14:paraId="2471A714" w14:textId="46CA2981" w:rsidR="009D5D4B" w:rsidRDefault="009D5D4B" w:rsidP="00572530">
      <w:pPr>
        <w:pStyle w:val="BodyText"/>
        <w:numPr>
          <w:ilvl w:val="0"/>
          <w:numId w:val="44"/>
        </w:numPr>
        <w:jc w:val="both"/>
        <w:rPr>
          <w:rFonts w:cs="Arial"/>
          <w:lang w:val="en-GB"/>
        </w:rPr>
      </w:pPr>
      <w:r w:rsidRPr="00FD07F6">
        <w:rPr>
          <w:rFonts w:cs="Arial"/>
          <w:u w:val="single"/>
          <w:lang w:val="en-GB"/>
        </w:rPr>
        <w:t>Cancelled</w:t>
      </w:r>
      <w:r w:rsidR="00D12D12">
        <w:rPr>
          <w:rFonts w:cs="Arial"/>
          <w:lang w:val="en-GB"/>
        </w:rPr>
        <w:t xml:space="preserve"> – In wholesale portal the status will show as cancelled if a cancellation is received from WTSO on the Sales Order.</w:t>
      </w:r>
    </w:p>
    <w:p w14:paraId="10908A0E" w14:textId="5F9C4018" w:rsidR="009D5D4B" w:rsidRDefault="009D5D4B" w:rsidP="00572530">
      <w:pPr>
        <w:pStyle w:val="BodyText"/>
        <w:numPr>
          <w:ilvl w:val="0"/>
          <w:numId w:val="44"/>
        </w:numPr>
        <w:jc w:val="both"/>
        <w:rPr>
          <w:rFonts w:cs="Arial"/>
          <w:lang w:val="en-GB"/>
        </w:rPr>
      </w:pPr>
      <w:r w:rsidRPr="00FD07F6">
        <w:rPr>
          <w:rFonts w:cs="Arial"/>
          <w:u w:val="single"/>
          <w:lang w:val="en-GB"/>
        </w:rPr>
        <w:t>On Hold</w:t>
      </w:r>
      <w:r w:rsidR="00D12D12">
        <w:rPr>
          <w:rFonts w:cs="Arial"/>
          <w:lang w:val="en-GB"/>
        </w:rPr>
        <w:t xml:space="preserve"> – If the Sales Order has either partner hold, or individual Sales Order hold applied then its status will show as ‘On Hold’ in wholesale portal.</w:t>
      </w:r>
    </w:p>
    <w:p w14:paraId="1B96BE65" w14:textId="5383AC90" w:rsidR="009D5D4B" w:rsidRDefault="009D5D4B" w:rsidP="00572530">
      <w:pPr>
        <w:pStyle w:val="BodyText"/>
        <w:numPr>
          <w:ilvl w:val="0"/>
          <w:numId w:val="44"/>
        </w:numPr>
        <w:jc w:val="both"/>
        <w:rPr>
          <w:rFonts w:cs="Arial"/>
          <w:lang w:val="en-GB"/>
        </w:rPr>
      </w:pPr>
      <w:r w:rsidRPr="00FD07F6">
        <w:rPr>
          <w:rFonts w:cs="Arial"/>
          <w:u w:val="single"/>
          <w:lang w:val="en-GB"/>
        </w:rPr>
        <w:t>Released</w:t>
      </w:r>
      <w:r w:rsidR="00D12D12">
        <w:rPr>
          <w:rFonts w:cs="Arial"/>
          <w:lang w:val="en-GB"/>
        </w:rPr>
        <w:t xml:space="preserve"> – If the Sales Order has been released from the wholesale </w:t>
      </w:r>
      <w:r w:rsidR="00574B94">
        <w:rPr>
          <w:rFonts w:cs="Arial"/>
          <w:lang w:val="en-GB"/>
        </w:rPr>
        <w:t>portal,</w:t>
      </w:r>
      <w:r w:rsidR="00D12D12">
        <w:rPr>
          <w:rFonts w:cs="Arial"/>
          <w:lang w:val="en-GB"/>
        </w:rPr>
        <w:t xml:space="preserve"> then its status will show as Released.</w:t>
      </w:r>
    </w:p>
    <w:p w14:paraId="71C3AF8F" w14:textId="144CC666" w:rsidR="009D5D4B" w:rsidRDefault="009D5D4B" w:rsidP="00572530">
      <w:pPr>
        <w:pStyle w:val="BodyText"/>
        <w:numPr>
          <w:ilvl w:val="0"/>
          <w:numId w:val="44"/>
        </w:numPr>
        <w:jc w:val="both"/>
        <w:rPr>
          <w:rFonts w:cs="Arial"/>
          <w:lang w:val="en-GB"/>
        </w:rPr>
      </w:pPr>
      <w:r w:rsidRPr="00FD07F6">
        <w:rPr>
          <w:rFonts w:cs="Arial"/>
          <w:u w:val="single"/>
          <w:lang w:val="en-GB"/>
        </w:rPr>
        <w:t>D</w:t>
      </w:r>
      <w:r w:rsidR="00195229" w:rsidRPr="00FD07F6">
        <w:rPr>
          <w:rFonts w:cs="Arial"/>
          <w:u w:val="single"/>
          <w:lang w:val="en-GB"/>
        </w:rPr>
        <w:t>e</w:t>
      </w:r>
      <w:r w:rsidRPr="00FD07F6">
        <w:rPr>
          <w:rFonts w:cs="Arial"/>
          <w:u w:val="single"/>
          <w:lang w:val="en-GB"/>
        </w:rPr>
        <w:t>spatched</w:t>
      </w:r>
      <w:r w:rsidR="00D12D12">
        <w:rPr>
          <w:rFonts w:cs="Arial"/>
          <w:lang w:val="en-GB"/>
        </w:rPr>
        <w:t xml:space="preserve"> – If the </w:t>
      </w:r>
      <w:r w:rsidR="005927B7">
        <w:rPr>
          <w:rFonts w:cs="Arial"/>
          <w:lang w:val="en-GB"/>
        </w:rPr>
        <w:t xml:space="preserve">allocations linked with the Sales Order are despatched by the WMS. The </w:t>
      </w:r>
      <w:r w:rsidR="005C5A8E">
        <w:rPr>
          <w:rFonts w:cs="Arial"/>
          <w:lang w:val="en-GB"/>
        </w:rPr>
        <w:t xml:space="preserve">wholesale </w:t>
      </w:r>
      <w:r w:rsidR="005927B7">
        <w:rPr>
          <w:rFonts w:cs="Arial"/>
          <w:lang w:val="en-GB"/>
        </w:rPr>
        <w:t xml:space="preserve">portal will show this status as soon as one of the </w:t>
      </w:r>
      <w:r w:rsidR="005C5A8E">
        <w:rPr>
          <w:rFonts w:cs="Arial"/>
          <w:lang w:val="en-GB"/>
        </w:rPr>
        <w:t>allocations</w:t>
      </w:r>
      <w:r w:rsidR="005927B7">
        <w:rPr>
          <w:rFonts w:cs="Arial"/>
          <w:lang w:val="en-GB"/>
        </w:rPr>
        <w:t xml:space="preserve"> linked with Sales Order is despatched by WMS system.</w:t>
      </w:r>
    </w:p>
    <w:p w14:paraId="77FF1ABC" w14:textId="3A06CE8E" w:rsidR="009D5D4B" w:rsidRDefault="009D5D4B" w:rsidP="00572530">
      <w:pPr>
        <w:pStyle w:val="BodyText"/>
        <w:numPr>
          <w:ilvl w:val="0"/>
          <w:numId w:val="44"/>
        </w:numPr>
        <w:jc w:val="both"/>
        <w:rPr>
          <w:rFonts w:cs="Arial"/>
          <w:lang w:val="en-GB"/>
        </w:rPr>
      </w:pPr>
      <w:r w:rsidRPr="00FD07F6">
        <w:rPr>
          <w:rFonts w:cs="Arial"/>
          <w:u w:val="single"/>
          <w:lang w:val="en-GB"/>
        </w:rPr>
        <w:t>Posted</w:t>
      </w:r>
      <w:r w:rsidR="005C5A8E">
        <w:rPr>
          <w:rFonts w:cs="Arial"/>
          <w:lang w:val="en-GB"/>
        </w:rPr>
        <w:t xml:space="preserve"> – Wholesale portal will show this status if the billing information for the Sales Order is extracted to the finance.</w:t>
      </w:r>
      <w:r w:rsidR="00145A3D">
        <w:rPr>
          <w:rFonts w:cs="Arial"/>
          <w:lang w:val="en-GB"/>
        </w:rPr>
        <w:t xml:space="preserve"> This status will show up even if a part of Sales Order despatched information was posted to finance.</w:t>
      </w:r>
    </w:p>
    <w:p w14:paraId="0C2E516C" w14:textId="470F92E5" w:rsidR="009D5D4B" w:rsidRDefault="009D5D4B" w:rsidP="009D5D4B">
      <w:pPr>
        <w:pStyle w:val="BodyText"/>
        <w:ind w:left="2520"/>
        <w:jc w:val="both"/>
        <w:rPr>
          <w:rFonts w:cs="Arial"/>
          <w:lang w:val="en-GB"/>
        </w:rPr>
      </w:pPr>
      <w:r>
        <w:rPr>
          <w:rFonts w:cs="Arial"/>
          <w:lang w:val="en-GB"/>
        </w:rPr>
        <w:t>Out of these statuses following status will be referential status based on the journey of Sales Order and would not be send to any other system as part of Sales Order record.</w:t>
      </w:r>
    </w:p>
    <w:p w14:paraId="07DC5175" w14:textId="77777777" w:rsidR="00E74731" w:rsidRDefault="009D5D4B" w:rsidP="00FD07F6">
      <w:pPr>
        <w:pStyle w:val="BodyText"/>
        <w:numPr>
          <w:ilvl w:val="0"/>
          <w:numId w:val="47"/>
        </w:numPr>
        <w:jc w:val="both"/>
        <w:rPr>
          <w:rFonts w:cs="Arial"/>
          <w:lang w:val="en-GB"/>
        </w:rPr>
      </w:pPr>
      <w:r>
        <w:rPr>
          <w:rFonts w:cs="Arial"/>
          <w:lang w:val="en-GB"/>
        </w:rPr>
        <w:t>On Hold</w:t>
      </w:r>
    </w:p>
    <w:p w14:paraId="7674D1DA" w14:textId="6063EC41" w:rsidR="00E74731" w:rsidRDefault="009D5D4B" w:rsidP="00FD07F6">
      <w:pPr>
        <w:pStyle w:val="BodyText"/>
        <w:numPr>
          <w:ilvl w:val="0"/>
          <w:numId w:val="47"/>
        </w:numPr>
        <w:jc w:val="both"/>
        <w:rPr>
          <w:rFonts w:cs="Arial"/>
          <w:lang w:val="en-GB"/>
        </w:rPr>
      </w:pPr>
      <w:r>
        <w:rPr>
          <w:rFonts w:cs="Arial"/>
          <w:lang w:val="en-GB"/>
        </w:rPr>
        <w:t>Released</w:t>
      </w:r>
    </w:p>
    <w:p w14:paraId="1A0E597B" w14:textId="54399D24" w:rsidR="00E74731" w:rsidRDefault="009D5D4B" w:rsidP="00FD07F6">
      <w:pPr>
        <w:pStyle w:val="BodyText"/>
        <w:numPr>
          <w:ilvl w:val="0"/>
          <w:numId w:val="47"/>
        </w:numPr>
        <w:jc w:val="both"/>
        <w:rPr>
          <w:rFonts w:cs="Arial"/>
          <w:lang w:val="en-GB"/>
        </w:rPr>
      </w:pPr>
      <w:r>
        <w:rPr>
          <w:rFonts w:cs="Arial"/>
          <w:lang w:val="en-GB"/>
        </w:rPr>
        <w:t>D</w:t>
      </w:r>
      <w:r w:rsidR="00195229">
        <w:rPr>
          <w:rFonts w:cs="Arial"/>
          <w:lang w:val="en-GB"/>
        </w:rPr>
        <w:t>e</w:t>
      </w:r>
      <w:r>
        <w:rPr>
          <w:rFonts w:cs="Arial"/>
          <w:lang w:val="en-GB"/>
        </w:rPr>
        <w:t>spatched</w:t>
      </w:r>
    </w:p>
    <w:p w14:paraId="02C37AF8" w14:textId="72B6D937" w:rsidR="009D5D4B" w:rsidRDefault="009D5D4B" w:rsidP="00FD07F6">
      <w:pPr>
        <w:pStyle w:val="BodyText"/>
        <w:numPr>
          <w:ilvl w:val="0"/>
          <w:numId w:val="47"/>
        </w:numPr>
        <w:jc w:val="both"/>
        <w:rPr>
          <w:rFonts w:cs="Arial"/>
          <w:lang w:val="en-GB"/>
        </w:rPr>
      </w:pPr>
      <w:r>
        <w:rPr>
          <w:rFonts w:cs="Arial"/>
          <w:lang w:val="en-GB"/>
        </w:rPr>
        <w:t>Posted</w:t>
      </w:r>
    </w:p>
    <w:p w14:paraId="61F990AE" w14:textId="1A49CA73" w:rsidR="006D0252" w:rsidRDefault="006D0252" w:rsidP="00572530">
      <w:pPr>
        <w:pStyle w:val="BodyText"/>
        <w:numPr>
          <w:ilvl w:val="0"/>
          <w:numId w:val="14"/>
        </w:numPr>
        <w:jc w:val="both"/>
        <w:rPr>
          <w:rFonts w:cs="Arial"/>
          <w:lang w:val="en-GB"/>
        </w:rPr>
      </w:pPr>
      <w:r>
        <w:rPr>
          <w:rFonts w:cs="Arial"/>
          <w:lang w:val="en-GB"/>
        </w:rPr>
        <w:t>The Sales Order type will have two valid values as described below. This differentiation of Sales Order type will only be visible on Wholesale Portal and will not passed to any other system.</w:t>
      </w:r>
    </w:p>
    <w:p w14:paraId="1BE865A3" w14:textId="588E38FD" w:rsidR="006D0252" w:rsidRDefault="004D7B8B" w:rsidP="00FD07F6">
      <w:pPr>
        <w:pStyle w:val="BodyText"/>
        <w:numPr>
          <w:ilvl w:val="0"/>
          <w:numId w:val="49"/>
        </w:numPr>
        <w:jc w:val="both"/>
        <w:rPr>
          <w:rFonts w:cs="Arial"/>
          <w:lang w:val="en-GB"/>
        </w:rPr>
      </w:pPr>
      <w:ins w:id="173" w:author="Reetu Muneem" w:date="2022-01-11T15:25:00Z">
        <w:r>
          <w:rPr>
            <w:rFonts w:cs="Arial"/>
            <w:u w:val="single"/>
            <w:lang w:val="en-GB"/>
          </w:rPr>
          <w:t>Pre-</w:t>
        </w:r>
      </w:ins>
      <w:ins w:id="174" w:author="Reetu Muneem" w:date="2022-01-11T15:26:00Z">
        <w:r>
          <w:rPr>
            <w:rFonts w:cs="Arial"/>
            <w:u w:val="single"/>
            <w:lang w:val="en-GB"/>
          </w:rPr>
          <w:t>Order</w:t>
        </w:r>
      </w:ins>
      <w:del w:id="175" w:author="Reetu Muneem" w:date="2022-01-11T15:25:00Z">
        <w:r w:rsidR="006D0252" w:rsidRPr="00FD07F6" w:rsidDel="004D7B8B">
          <w:rPr>
            <w:rFonts w:cs="Arial"/>
            <w:u w:val="single"/>
            <w:lang w:val="en-GB"/>
          </w:rPr>
          <w:delText>Newness</w:delText>
        </w:r>
      </w:del>
      <w:r w:rsidR="006D0252">
        <w:rPr>
          <w:rFonts w:cs="Arial"/>
          <w:lang w:val="en-GB"/>
        </w:rPr>
        <w:t xml:space="preserve"> – Sales Order created based on a Supplier PO.</w:t>
      </w:r>
    </w:p>
    <w:p w14:paraId="78FD5866" w14:textId="1C92A02D" w:rsidR="006D0252" w:rsidRDefault="006D0252" w:rsidP="00FD07F6">
      <w:pPr>
        <w:pStyle w:val="BodyText"/>
        <w:numPr>
          <w:ilvl w:val="0"/>
          <w:numId w:val="49"/>
        </w:numPr>
        <w:jc w:val="both"/>
        <w:rPr>
          <w:rFonts w:cs="Arial"/>
          <w:lang w:val="en-GB"/>
        </w:rPr>
      </w:pPr>
      <w:r w:rsidRPr="00FD07F6">
        <w:rPr>
          <w:rFonts w:cs="Arial"/>
          <w:u w:val="single"/>
          <w:lang w:val="en-GB"/>
        </w:rPr>
        <w:t>Trade</w:t>
      </w:r>
      <w:r>
        <w:rPr>
          <w:rFonts w:cs="Arial"/>
          <w:lang w:val="en-GB"/>
        </w:rPr>
        <w:t xml:space="preserve"> – Sales Order based on unproductive wholesale stock.</w:t>
      </w:r>
    </w:p>
    <w:p w14:paraId="3E0FD640" w14:textId="08334A4F" w:rsidR="001C016F" w:rsidRDefault="001C016F" w:rsidP="00572530">
      <w:pPr>
        <w:pStyle w:val="BodyText"/>
        <w:numPr>
          <w:ilvl w:val="0"/>
          <w:numId w:val="14"/>
        </w:numPr>
        <w:jc w:val="both"/>
        <w:rPr>
          <w:rFonts w:cs="Arial"/>
          <w:lang w:val="en-GB"/>
        </w:rPr>
      </w:pPr>
      <w:r w:rsidRPr="00AB6B00">
        <w:rPr>
          <w:rFonts w:cs="Arial"/>
          <w:lang w:val="en-GB"/>
        </w:rPr>
        <w:t>As part of ASOS wholesale business process the Supplier POs will be raised as Direct or Split. But for split POs it will be a 100% allocation from first destination to final destination. In PO Micro app there will be no restrictions to apply this logic systematically it would</w:t>
      </w:r>
      <w:r w:rsidR="00DD595E">
        <w:rPr>
          <w:rFonts w:cs="Arial"/>
          <w:lang w:val="en-GB"/>
        </w:rPr>
        <w:t xml:space="preserve"> </w:t>
      </w:r>
      <w:r w:rsidRPr="00AB6B00">
        <w:rPr>
          <w:rFonts w:cs="Arial"/>
          <w:lang w:val="en-GB"/>
        </w:rPr>
        <w:t>be governed by</w:t>
      </w:r>
      <w:r w:rsidR="00DD595E">
        <w:rPr>
          <w:rFonts w:cs="Arial"/>
          <w:lang w:val="en-GB"/>
        </w:rPr>
        <w:t xml:space="preserve"> </w:t>
      </w:r>
      <w:r w:rsidRPr="00AB6B00">
        <w:rPr>
          <w:rFonts w:cs="Arial"/>
          <w:lang w:val="en-GB"/>
        </w:rPr>
        <w:t xml:space="preserve">ASOS business process. If the Supplier PO is raised incorrectly by commercial team, the associated Sales Order from WTSO will fail to integrate in the portal. </w:t>
      </w:r>
      <w:r w:rsidR="004E155E">
        <w:rPr>
          <w:rFonts w:cs="Arial"/>
          <w:lang w:val="en-GB"/>
        </w:rPr>
        <w:t>Auto PO are not in scope for wholesale but there will no systematic restrictions applied on PO micro app to stop it and it will be handled as</w:t>
      </w:r>
      <w:r w:rsidR="00DD595E">
        <w:rPr>
          <w:rFonts w:cs="Arial"/>
          <w:lang w:val="en-GB"/>
        </w:rPr>
        <w:t xml:space="preserve"> </w:t>
      </w:r>
      <w:r w:rsidR="004E155E">
        <w:rPr>
          <w:rFonts w:cs="Arial"/>
          <w:lang w:val="en-GB"/>
        </w:rPr>
        <w:t xml:space="preserve">part of business process. If due to human error an auto wholesale supplier PO will be </w:t>
      </w:r>
      <w:r w:rsidR="00374F63">
        <w:rPr>
          <w:rFonts w:cs="Arial"/>
          <w:lang w:val="en-GB"/>
        </w:rPr>
        <w:t>raised,</w:t>
      </w:r>
      <w:r w:rsidR="004E155E">
        <w:rPr>
          <w:rFonts w:cs="Arial"/>
          <w:lang w:val="en-GB"/>
        </w:rPr>
        <w:t xml:space="preserve"> then commercial team should cancel that Supplier PO.</w:t>
      </w:r>
    </w:p>
    <w:p w14:paraId="4FF6B08F" w14:textId="324F6574" w:rsidR="009015B4" w:rsidRPr="00AB6B00" w:rsidRDefault="009015B4" w:rsidP="00572530">
      <w:pPr>
        <w:pStyle w:val="BodyText"/>
        <w:numPr>
          <w:ilvl w:val="0"/>
          <w:numId w:val="14"/>
        </w:numPr>
        <w:jc w:val="both"/>
        <w:rPr>
          <w:rFonts w:cs="Arial"/>
          <w:lang w:val="en-GB"/>
        </w:rPr>
      </w:pPr>
      <w:r>
        <w:rPr>
          <w:rFonts w:cs="Arial"/>
          <w:lang w:val="en-GB"/>
        </w:rPr>
        <w:t>Supplier PO will continue to be raised and maintained</w:t>
      </w:r>
      <w:r w:rsidR="00DD595E">
        <w:rPr>
          <w:rFonts w:cs="Arial"/>
          <w:lang w:val="en-GB"/>
        </w:rPr>
        <w:t xml:space="preserve"> </w:t>
      </w:r>
      <w:r>
        <w:rPr>
          <w:rFonts w:cs="Arial"/>
          <w:lang w:val="en-GB"/>
        </w:rPr>
        <w:t>in POMA and ASNs in ASOSNET.</w:t>
      </w:r>
    </w:p>
    <w:bookmarkEnd w:id="172"/>
    <w:p w14:paraId="51B9343C" w14:textId="313F08A2" w:rsidR="00AB6B00" w:rsidRPr="00B17821" w:rsidRDefault="005D3E08" w:rsidP="00572530">
      <w:pPr>
        <w:pStyle w:val="BodyText"/>
        <w:numPr>
          <w:ilvl w:val="0"/>
          <w:numId w:val="14"/>
        </w:numPr>
        <w:jc w:val="both"/>
        <w:rPr>
          <w:rFonts w:cs="Arial"/>
          <w:lang w:val="en-GB"/>
        </w:rPr>
      </w:pPr>
      <w:r>
        <w:rPr>
          <w:rFonts w:cs="Arial"/>
          <w:lang w:val="en-GB"/>
        </w:rPr>
        <w:t xml:space="preserve">Order Row code will be used to </w:t>
      </w:r>
      <w:r w:rsidR="00B0178F">
        <w:rPr>
          <w:rFonts w:cs="Arial"/>
          <w:lang w:val="en-GB"/>
        </w:rPr>
        <w:t>identify</w:t>
      </w:r>
      <w:r>
        <w:rPr>
          <w:rFonts w:cs="Arial"/>
          <w:lang w:val="en-GB"/>
        </w:rPr>
        <w:t xml:space="preserve"> the Supplier POs with relevant Sales Orders.</w:t>
      </w:r>
    </w:p>
    <w:p w14:paraId="73E53243" w14:textId="52AD1269" w:rsidR="00B17821" w:rsidRDefault="00B17821" w:rsidP="00572530">
      <w:pPr>
        <w:pStyle w:val="BodyText"/>
        <w:numPr>
          <w:ilvl w:val="0"/>
          <w:numId w:val="14"/>
        </w:numPr>
        <w:jc w:val="both"/>
        <w:rPr>
          <w:rFonts w:cs="Arial"/>
          <w:lang w:val="en-GB"/>
        </w:rPr>
      </w:pPr>
      <w:r>
        <w:rPr>
          <w:rFonts w:cs="Arial"/>
          <w:lang w:val="en-GB"/>
        </w:rPr>
        <w:t>Wholesale team will be combining Sales orders from different partners having same d</w:t>
      </w:r>
      <w:r w:rsidR="00195229">
        <w:rPr>
          <w:rFonts w:cs="Arial"/>
          <w:lang w:val="en-GB"/>
        </w:rPr>
        <w:t>e</w:t>
      </w:r>
      <w:r>
        <w:rPr>
          <w:rFonts w:cs="Arial"/>
          <w:lang w:val="en-GB"/>
        </w:rPr>
        <w:t>spatch month for an option under same Order Row Code.</w:t>
      </w:r>
      <w:r w:rsidR="00DD595E">
        <w:rPr>
          <w:rFonts w:cs="Arial"/>
          <w:lang w:val="en-GB"/>
        </w:rPr>
        <w:t xml:space="preserve"> </w:t>
      </w:r>
    </w:p>
    <w:p w14:paraId="12C2581B" w14:textId="37DF87BD" w:rsidR="00303CF5" w:rsidRDefault="00303CF5" w:rsidP="00572530">
      <w:pPr>
        <w:pStyle w:val="BodyText"/>
        <w:numPr>
          <w:ilvl w:val="0"/>
          <w:numId w:val="14"/>
        </w:numPr>
        <w:jc w:val="both"/>
        <w:rPr>
          <w:rFonts w:cs="Arial"/>
          <w:lang w:val="en-GB"/>
        </w:rPr>
      </w:pPr>
      <w:r>
        <w:rPr>
          <w:rFonts w:cs="Arial"/>
          <w:lang w:val="en-GB"/>
        </w:rPr>
        <w:t>If commercial team has raised Supplier PO with wrong order row code, then the sales order associated with this order row code will fail in integration from WTSO to the portal. Wholesale team will receive the reason for failure in an error report and they can accordingly advise commercial team to correct the order row code on Supplier PO.</w:t>
      </w:r>
    </w:p>
    <w:p w14:paraId="15673B8C" w14:textId="43B70FAF" w:rsidR="003B46F9" w:rsidRDefault="003B46F9" w:rsidP="00572530">
      <w:pPr>
        <w:pStyle w:val="BodyText"/>
        <w:numPr>
          <w:ilvl w:val="0"/>
          <w:numId w:val="14"/>
        </w:numPr>
        <w:jc w:val="both"/>
        <w:rPr>
          <w:rFonts w:cs="Arial"/>
          <w:lang w:val="en-GB"/>
        </w:rPr>
      </w:pPr>
      <w:r>
        <w:rPr>
          <w:rFonts w:cs="Arial"/>
          <w:lang w:val="en-GB"/>
        </w:rPr>
        <w:t xml:space="preserve">Wholesale team would be able to send new Sales Order </w:t>
      </w:r>
      <w:r w:rsidR="005B2A16">
        <w:rPr>
          <w:rFonts w:cs="Arial"/>
          <w:lang w:val="en-GB"/>
        </w:rPr>
        <w:t>with same order row code as other existing Sales Order linked to</w:t>
      </w:r>
      <w:r>
        <w:rPr>
          <w:rFonts w:cs="Arial"/>
          <w:lang w:val="en-GB"/>
        </w:rPr>
        <w:t xml:space="preserve"> a Supplier PO</w:t>
      </w:r>
      <w:r w:rsidR="005B2A16">
        <w:rPr>
          <w:rFonts w:cs="Arial"/>
          <w:lang w:val="en-GB"/>
        </w:rPr>
        <w:t>,</w:t>
      </w:r>
      <w:r>
        <w:rPr>
          <w:rFonts w:cs="Arial"/>
          <w:lang w:val="en-GB"/>
        </w:rPr>
        <w:t xml:space="preserve"> </w:t>
      </w:r>
      <w:r w:rsidR="005B2A16">
        <w:rPr>
          <w:rFonts w:cs="Arial"/>
          <w:lang w:val="en-GB"/>
        </w:rPr>
        <w:t>provided there is no receipt on the Supplier PO</w:t>
      </w:r>
      <w:r w:rsidR="001C15D7">
        <w:rPr>
          <w:rFonts w:cs="Arial"/>
          <w:lang w:val="en-GB"/>
        </w:rPr>
        <w:t xml:space="preserve"> and there are units available on Supplier PO to be linked with new Sales Orders</w:t>
      </w:r>
      <w:r w:rsidR="005B2A16">
        <w:rPr>
          <w:rFonts w:cs="Arial"/>
          <w:lang w:val="en-GB"/>
        </w:rPr>
        <w:t>.</w:t>
      </w:r>
      <w:r w:rsidR="001C15D7">
        <w:rPr>
          <w:rFonts w:cs="Arial"/>
          <w:lang w:val="en-GB"/>
        </w:rPr>
        <w:t xml:space="preserve"> </w:t>
      </w:r>
      <w:r w:rsidR="002B624A">
        <w:rPr>
          <w:rFonts w:cs="Arial"/>
          <w:lang w:val="en-GB"/>
        </w:rPr>
        <w:t>But</w:t>
      </w:r>
      <w:r w:rsidR="001C15D7">
        <w:rPr>
          <w:rFonts w:cs="Arial"/>
          <w:lang w:val="en-GB"/>
        </w:rPr>
        <w:t xml:space="preserve"> any discrepancy between Supplier PO units and associated Sales Orders will show up in Pre-receipt Unit Variance Dashboard as usual.</w:t>
      </w:r>
      <w:r w:rsidR="00DD595E">
        <w:rPr>
          <w:rFonts w:cs="Arial"/>
          <w:lang w:val="en-GB"/>
        </w:rPr>
        <w:t xml:space="preserve"> </w:t>
      </w:r>
      <w:r w:rsidR="005B2A16">
        <w:rPr>
          <w:rFonts w:cs="Arial"/>
          <w:lang w:val="en-GB"/>
        </w:rPr>
        <w:t xml:space="preserve">If receipt will exist on Supplier PO and WTSO will send any new Sales Order with same order row code as Supplier PO, that Sales Order will fail </w:t>
      </w:r>
      <w:r w:rsidR="005B2A16">
        <w:rPr>
          <w:rFonts w:cs="Arial"/>
          <w:lang w:val="en-GB"/>
        </w:rPr>
        <w:lastRenderedPageBreak/>
        <w:t xml:space="preserve">and will not exist on wholesale portal. </w:t>
      </w:r>
      <w:r w:rsidR="00AA1F7A">
        <w:rPr>
          <w:rFonts w:cs="Arial"/>
          <w:lang w:val="en-GB"/>
        </w:rPr>
        <w:t>The failure will be shared with wholesale team in an error report.</w:t>
      </w:r>
    </w:p>
    <w:p w14:paraId="629CE936" w14:textId="775DF0AC" w:rsidR="00B17821" w:rsidRDefault="00B17821" w:rsidP="00572530">
      <w:pPr>
        <w:pStyle w:val="BodyText"/>
        <w:numPr>
          <w:ilvl w:val="0"/>
          <w:numId w:val="14"/>
        </w:numPr>
        <w:jc w:val="both"/>
        <w:rPr>
          <w:rFonts w:cs="Arial"/>
          <w:lang w:val="en-GB"/>
        </w:rPr>
      </w:pPr>
      <w:r>
        <w:rPr>
          <w:rFonts w:cs="Arial"/>
          <w:lang w:val="en-GB"/>
        </w:rPr>
        <w:t>The financial calendar used in WTSO and ORMS will be same.</w:t>
      </w:r>
    </w:p>
    <w:p w14:paraId="69E6F722" w14:textId="1DF431DD" w:rsidR="00973D13" w:rsidRDefault="00973D13" w:rsidP="00572530">
      <w:pPr>
        <w:pStyle w:val="BodyText"/>
        <w:numPr>
          <w:ilvl w:val="0"/>
          <w:numId w:val="14"/>
        </w:numPr>
        <w:jc w:val="both"/>
        <w:rPr>
          <w:rFonts w:cs="Arial"/>
          <w:lang w:val="en-GB"/>
        </w:rPr>
      </w:pPr>
      <w:r>
        <w:rPr>
          <w:rFonts w:cs="Arial"/>
          <w:lang w:val="en-GB"/>
        </w:rPr>
        <w:t xml:space="preserve">Individual Sales Order hold will always </w:t>
      </w:r>
      <w:r w:rsidR="006D0252">
        <w:rPr>
          <w:rFonts w:cs="Arial"/>
          <w:lang w:val="en-GB"/>
        </w:rPr>
        <w:t>supersede</w:t>
      </w:r>
      <w:r>
        <w:rPr>
          <w:rFonts w:cs="Arial"/>
          <w:lang w:val="en-GB"/>
        </w:rPr>
        <w:t xml:space="preserve"> the Partner level hold. </w:t>
      </w:r>
    </w:p>
    <w:p w14:paraId="501C8A98" w14:textId="001A2A96" w:rsidR="005D3E08" w:rsidRDefault="005D3E08" w:rsidP="00572530">
      <w:pPr>
        <w:pStyle w:val="BodyText"/>
        <w:numPr>
          <w:ilvl w:val="0"/>
          <w:numId w:val="14"/>
        </w:numPr>
        <w:jc w:val="both"/>
        <w:rPr>
          <w:rFonts w:cs="Arial"/>
          <w:lang w:val="en-GB"/>
        </w:rPr>
      </w:pPr>
      <w:bookmarkStart w:id="176" w:name="_Hlk88048536"/>
      <w:r>
        <w:rPr>
          <w:rFonts w:cs="Arial"/>
          <w:lang w:val="en-GB"/>
        </w:rPr>
        <w:t>WTSO will not be able to integrate the created by ids or last updated by ids, so the user id of batch process will be used to populate these fields in portal data base.</w:t>
      </w:r>
    </w:p>
    <w:p w14:paraId="06E07A50" w14:textId="0B486AD3" w:rsidR="005D3E08" w:rsidRDefault="005D3E08" w:rsidP="00572530">
      <w:pPr>
        <w:pStyle w:val="BodyText"/>
        <w:numPr>
          <w:ilvl w:val="0"/>
          <w:numId w:val="14"/>
        </w:numPr>
        <w:jc w:val="both"/>
        <w:rPr>
          <w:rFonts w:cs="Arial"/>
          <w:lang w:val="en-GB"/>
        </w:rPr>
      </w:pPr>
      <w:bookmarkStart w:id="177" w:name="_Hlk88048560"/>
      <w:bookmarkEnd w:id="176"/>
      <w:r w:rsidRPr="00AB6B00">
        <w:rPr>
          <w:rFonts w:cs="Arial"/>
          <w:lang w:val="en-GB"/>
        </w:rPr>
        <w:t>WTSO will be able to differentiate a Supplier PO Sales Order versus Wholesale Stock Sales Order in the WTSO extract to Wholesale Portal.</w:t>
      </w:r>
    </w:p>
    <w:bookmarkEnd w:id="177"/>
    <w:p w14:paraId="7436CF7B" w14:textId="10E95314" w:rsidR="001D4F1A" w:rsidRPr="00AB6B00" w:rsidRDefault="001D4F1A" w:rsidP="00572530">
      <w:pPr>
        <w:pStyle w:val="BodyText"/>
        <w:numPr>
          <w:ilvl w:val="0"/>
          <w:numId w:val="14"/>
        </w:numPr>
        <w:jc w:val="both"/>
        <w:rPr>
          <w:rFonts w:cs="Arial"/>
          <w:lang w:val="en-GB"/>
        </w:rPr>
      </w:pPr>
      <w:r>
        <w:rPr>
          <w:rFonts w:cs="Arial"/>
          <w:lang w:val="en-GB"/>
        </w:rPr>
        <w:t>Cancellation reason codes for Sales Orders will be aligned</w:t>
      </w:r>
      <w:r w:rsidR="00DD595E">
        <w:rPr>
          <w:rFonts w:cs="Arial"/>
          <w:lang w:val="en-GB"/>
        </w:rPr>
        <w:t xml:space="preserve"> </w:t>
      </w:r>
      <w:r>
        <w:rPr>
          <w:rFonts w:cs="Arial"/>
          <w:lang w:val="en-GB"/>
        </w:rPr>
        <w:t>between ORMS and WTSO.</w:t>
      </w:r>
      <w:r w:rsidR="00F778CA">
        <w:rPr>
          <w:rFonts w:cs="Arial"/>
          <w:lang w:val="en-GB"/>
        </w:rPr>
        <w:t xml:space="preserve"> Existing business process will be leveraged to upload these reason codes in Merch management by RSAs. </w:t>
      </w:r>
    </w:p>
    <w:p w14:paraId="2A3F7B3E" w14:textId="7E52B21B" w:rsidR="001924A8" w:rsidRDefault="001924A8" w:rsidP="00572530">
      <w:pPr>
        <w:pStyle w:val="BodyText"/>
        <w:numPr>
          <w:ilvl w:val="0"/>
          <w:numId w:val="14"/>
        </w:numPr>
        <w:jc w:val="both"/>
        <w:rPr>
          <w:rFonts w:cs="Arial"/>
          <w:lang w:val="en-GB"/>
        </w:rPr>
      </w:pPr>
      <w:r>
        <w:rPr>
          <w:rFonts w:cs="Arial"/>
          <w:lang w:val="en-GB"/>
        </w:rPr>
        <w:t xml:space="preserve">WTSO Sales Order file sent to Wholesale Portal will contain both ASOS design </w:t>
      </w:r>
      <w:r w:rsidR="00320B5D">
        <w:rPr>
          <w:rFonts w:cs="Arial"/>
          <w:lang w:val="en-GB"/>
        </w:rPr>
        <w:t xml:space="preserve">and other brand </w:t>
      </w:r>
      <w:r>
        <w:rPr>
          <w:rFonts w:cs="Arial"/>
          <w:lang w:val="en-GB"/>
        </w:rPr>
        <w:t xml:space="preserve">Sales Orders. In portal these Sales Orders will be consumed and </w:t>
      </w:r>
      <w:r w:rsidR="00A15F55">
        <w:rPr>
          <w:rFonts w:cs="Arial"/>
          <w:lang w:val="en-GB"/>
        </w:rPr>
        <w:t>treated in same way.</w:t>
      </w:r>
    </w:p>
    <w:p w14:paraId="411ADC30" w14:textId="4587BB68" w:rsidR="00BD5122" w:rsidRDefault="00BD5122" w:rsidP="00572530">
      <w:pPr>
        <w:pStyle w:val="BodyText"/>
        <w:numPr>
          <w:ilvl w:val="0"/>
          <w:numId w:val="14"/>
        </w:numPr>
        <w:jc w:val="both"/>
        <w:rPr>
          <w:rFonts w:cs="Arial"/>
          <w:lang w:val="en-GB"/>
        </w:rPr>
      </w:pPr>
      <w:r>
        <w:rPr>
          <w:rFonts w:cs="Arial"/>
          <w:lang w:val="en-GB"/>
        </w:rPr>
        <w:t>WTSO will not send any updates on Sales Order once it is released. Any such updates will fail in inbound interface to Wholesale Portal from WTSO</w:t>
      </w:r>
      <w:r w:rsidR="00EA7B7F">
        <w:rPr>
          <w:rFonts w:cs="Arial"/>
          <w:lang w:val="en-GB"/>
        </w:rPr>
        <w:t xml:space="preserve"> with relevant error to inform the wholesale team on the reason of failure.</w:t>
      </w:r>
    </w:p>
    <w:p w14:paraId="0B3F1EE6" w14:textId="3F48F586" w:rsidR="00B0178F" w:rsidRDefault="00B0178F" w:rsidP="00572530">
      <w:pPr>
        <w:pStyle w:val="BodyText"/>
        <w:numPr>
          <w:ilvl w:val="0"/>
          <w:numId w:val="14"/>
        </w:numPr>
        <w:jc w:val="both"/>
        <w:rPr>
          <w:rFonts w:cs="Arial"/>
          <w:lang w:val="en-GB"/>
        </w:rPr>
      </w:pPr>
      <w:r>
        <w:rPr>
          <w:rFonts w:cs="Arial"/>
          <w:lang w:val="en-GB"/>
        </w:rPr>
        <w:t>No systematic auto release of Sales Order will be triggered from Wholesale Portal. Wholesale team will be taking these steps manually from the dashboard and screens in this release.</w:t>
      </w:r>
    </w:p>
    <w:p w14:paraId="2E054CA6" w14:textId="3505D468" w:rsidR="00B0178F" w:rsidRPr="000F4E5F" w:rsidRDefault="00B0178F" w:rsidP="00572530">
      <w:pPr>
        <w:pStyle w:val="BodyText"/>
        <w:numPr>
          <w:ilvl w:val="0"/>
          <w:numId w:val="14"/>
        </w:numPr>
        <w:jc w:val="both"/>
        <w:rPr>
          <w:rFonts w:cs="Arial"/>
          <w:lang w:val="en-GB"/>
        </w:rPr>
      </w:pPr>
      <w:r>
        <w:rPr>
          <w:rFonts w:cs="Arial"/>
          <w:lang w:val="en-GB"/>
        </w:rPr>
        <w:t>For</w:t>
      </w:r>
      <w:r w:rsidR="005F1C88">
        <w:rPr>
          <w:rFonts w:cs="Arial"/>
          <w:lang w:val="en-GB"/>
        </w:rPr>
        <w:t xml:space="preserve"> </w:t>
      </w:r>
      <w:r>
        <w:rPr>
          <w:rFonts w:cs="Arial"/>
          <w:lang w:val="en-GB"/>
        </w:rPr>
        <w:t>dashboards any discrepancy between Supplier PO details and associated wholesale orders will continue to be highlighted in dashboards until it is resolved</w:t>
      </w:r>
      <w:r w:rsidR="005F1C88">
        <w:rPr>
          <w:rFonts w:cs="Arial"/>
          <w:lang w:val="en-GB"/>
        </w:rPr>
        <w:t xml:space="preserve"> fully. In this release user will not be able to mark these discrepancies as</w:t>
      </w:r>
      <w:r w:rsidR="00DD595E">
        <w:rPr>
          <w:rFonts w:cs="Arial"/>
          <w:lang w:val="en-GB"/>
        </w:rPr>
        <w:t xml:space="preserve"> </w:t>
      </w:r>
      <w:r w:rsidR="005F1C88">
        <w:rPr>
          <w:rFonts w:cs="Arial"/>
          <w:lang w:val="en-GB"/>
        </w:rPr>
        <w:t>confirmed etc so that they stop appearing on the dashboard.</w:t>
      </w:r>
    </w:p>
    <w:p w14:paraId="4C9E1929" w14:textId="605717DF" w:rsidR="002B4E60" w:rsidRDefault="005D3E08" w:rsidP="00572530">
      <w:pPr>
        <w:pStyle w:val="BodyText"/>
        <w:numPr>
          <w:ilvl w:val="0"/>
          <w:numId w:val="14"/>
        </w:numPr>
        <w:jc w:val="both"/>
        <w:rPr>
          <w:rFonts w:cs="Arial"/>
          <w:lang w:val="en-GB"/>
        </w:rPr>
      </w:pPr>
      <w:r w:rsidRPr="0061489C">
        <w:rPr>
          <w:rFonts w:cs="Arial"/>
          <w:lang w:val="en-GB"/>
        </w:rPr>
        <w:t>Wholesale Portal</w:t>
      </w:r>
      <w:r w:rsidR="00DD595E">
        <w:rPr>
          <w:rFonts w:cs="Arial"/>
          <w:lang w:val="en-GB"/>
        </w:rPr>
        <w:t xml:space="preserve"> </w:t>
      </w:r>
      <w:r w:rsidRPr="0061489C">
        <w:rPr>
          <w:rFonts w:cs="Arial"/>
          <w:lang w:val="en-GB"/>
        </w:rPr>
        <w:t>screen</w:t>
      </w:r>
      <w:r w:rsidR="0061489C" w:rsidRPr="0061489C">
        <w:rPr>
          <w:rFonts w:cs="Arial"/>
          <w:lang w:val="en-GB"/>
        </w:rPr>
        <w:t>s</w:t>
      </w:r>
      <w:r w:rsidRPr="0061489C">
        <w:rPr>
          <w:rFonts w:cs="Arial"/>
          <w:lang w:val="en-GB"/>
        </w:rPr>
        <w:t xml:space="preserve"> </w:t>
      </w:r>
      <w:r w:rsidR="006E34C6" w:rsidRPr="0061489C">
        <w:rPr>
          <w:rFonts w:cs="Arial"/>
          <w:lang w:val="en-GB"/>
        </w:rPr>
        <w:t>wil</w:t>
      </w:r>
      <w:r w:rsidR="002B4E60" w:rsidRPr="0061489C">
        <w:rPr>
          <w:rFonts w:cs="Arial"/>
          <w:lang w:val="en-GB"/>
        </w:rPr>
        <w:t xml:space="preserve">l open in view mode for cases where </w:t>
      </w:r>
      <w:r w:rsidR="0061489C" w:rsidRPr="0061489C">
        <w:rPr>
          <w:rFonts w:cs="Arial"/>
          <w:lang w:val="en-GB"/>
        </w:rPr>
        <w:t>Sales Order</w:t>
      </w:r>
      <w:r w:rsidR="002B4E60" w:rsidRPr="0061489C">
        <w:rPr>
          <w:rFonts w:cs="Arial"/>
          <w:lang w:val="en-GB"/>
        </w:rPr>
        <w:t xml:space="preserve"> is currently locked</w:t>
      </w:r>
      <w:r w:rsidR="0061489C" w:rsidRPr="0061489C">
        <w:rPr>
          <w:rFonts w:cs="Arial"/>
          <w:lang w:val="en-GB"/>
        </w:rPr>
        <w:t xml:space="preserve"> by any other user</w:t>
      </w:r>
      <w:r w:rsidR="00084C1E">
        <w:rPr>
          <w:rFonts w:cs="Arial"/>
          <w:lang w:val="en-GB"/>
        </w:rPr>
        <w:t xml:space="preserve"> or has been released</w:t>
      </w:r>
      <w:r w:rsidR="006354C8">
        <w:rPr>
          <w:rFonts w:cs="Arial"/>
          <w:lang w:val="en-GB"/>
        </w:rPr>
        <w:t>, despatched, posted or cancelled</w:t>
      </w:r>
      <w:r w:rsidR="002B4E60" w:rsidRPr="0061489C">
        <w:rPr>
          <w:rFonts w:cs="Arial"/>
          <w:lang w:val="en-GB"/>
        </w:rPr>
        <w:t xml:space="preserve">. </w:t>
      </w:r>
      <w:r w:rsidR="006354C8">
        <w:rPr>
          <w:rFonts w:cs="Arial"/>
          <w:lang w:val="en-GB"/>
        </w:rPr>
        <w:t>Following information message will be shown to user in such cases-</w:t>
      </w:r>
    </w:p>
    <w:p w14:paraId="0A1CC65C" w14:textId="192F7F8E" w:rsidR="006354C8" w:rsidRPr="0061489C" w:rsidRDefault="006354C8" w:rsidP="00FD07F6">
      <w:pPr>
        <w:pStyle w:val="BodyText"/>
        <w:ind w:left="2160"/>
        <w:jc w:val="both"/>
        <w:rPr>
          <w:rFonts w:cs="Arial"/>
          <w:lang w:val="en-GB"/>
        </w:rPr>
      </w:pPr>
      <w:r>
        <w:rPr>
          <w:rFonts w:cs="Arial"/>
          <w:lang w:val="en-GB"/>
        </w:rPr>
        <w:t xml:space="preserve">‘Sales Order </w:t>
      </w:r>
      <w:ins w:id="178" w:author="Sergio Rodrigues" w:date="2022-05-25T14:35:00Z">
        <w:r w:rsidR="006E62A4">
          <w:rPr>
            <w:rFonts w:cs="Arial"/>
            <w:lang w:val="en-GB"/>
          </w:rPr>
          <w:t xml:space="preserve"># </w:t>
        </w:r>
      </w:ins>
      <w:r>
        <w:rPr>
          <w:rFonts w:cs="Arial"/>
          <w:lang w:val="en-GB"/>
        </w:rPr>
        <w:t xml:space="preserve">is </w:t>
      </w:r>
      <w:del w:id="179" w:author="Sergio Rodrigues" w:date="2022-05-25T14:35:00Z">
        <w:r w:rsidDel="006E62A4">
          <w:rPr>
            <w:rFonts w:cs="Arial"/>
            <w:lang w:val="en-GB"/>
          </w:rPr>
          <w:delText xml:space="preserve">either </w:delText>
        </w:r>
      </w:del>
      <w:ins w:id="180" w:author="Sergio Rodrigues" w:date="2022-05-25T14:35:00Z">
        <w:r w:rsidR="006E62A4">
          <w:rPr>
            <w:rFonts w:cs="Arial"/>
            <w:lang w:val="en-GB"/>
          </w:rPr>
          <w:t xml:space="preserve">currently </w:t>
        </w:r>
      </w:ins>
      <w:r>
        <w:rPr>
          <w:rFonts w:cs="Arial"/>
          <w:lang w:val="en-GB"/>
        </w:rPr>
        <w:t xml:space="preserve">locked by another user </w:t>
      </w:r>
      <w:ins w:id="181" w:author="Sergio Rodrigues" w:date="2022-05-25T14:35:00Z">
        <w:r w:rsidR="006E62A4">
          <w:rPr>
            <w:rFonts w:cs="Arial"/>
            <w:lang w:val="en-GB"/>
          </w:rPr>
          <w:t xml:space="preserve">and cannot be released’, </w:t>
        </w:r>
      </w:ins>
      <w:ins w:id="182" w:author="Sergio Rodrigues" w:date="2022-05-25T14:48:00Z">
        <w:r w:rsidR="003D7EF3">
          <w:rPr>
            <w:rFonts w:cs="Arial"/>
            <w:lang w:val="en-GB"/>
          </w:rPr>
          <w:t>or ‘</w:t>
        </w:r>
      </w:ins>
      <w:ins w:id="183" w:author="Sergio Rodrigues" w:date="2022-05-25T14:39:00Z">
        <w:r w:rsidR="006E62A4">
          <w:rPr>
            <w:rFonts w:cs="Arial"/>
            <w:lang w:val="en-GB"/>
          </w:rPr>
          <w:t xml:space="preserve">Another user is editing this </w:t>
        </w:r>
      </w:ins>
      <w:ins w:id="184" w:author="Sergio Rodrigues" w:date="2022-05-25T14:47:00Z">
        <w:r w:rsidR="003D7EF3">
          <w:rPr>
            <w:rFonts w:cs="Arial"/>
            <w:lang w:val="en-GB"/>
          </w:rPr>
          <w:t>Sales O</w:t>
        </w:r>
      </w:ins>
      <w:ins w:id="185" w:author="Sergio Rodrigues" w:date="2022-05-25T14:40:00Z">
        <w:r w:rsidR="006E62A4">
          <w:rPr>
            <w:rFonts w:cs="Arial"/>
            <w:lang w:val="en-GB"/>
          </w:rPr>
          <w:t>rder</w:t>
        </w:r>
      </w:ins>
      <w:del w:id="186" w:author="Sergio Rodrigues" w:date="2022-05-25T14:40:00Z">
        <w:r w:rsidDel="006E62A4">
          <w:rPr>
            <w:rFonts w:cs="Arial"/>
            <w:lang w:val="en-GB"/>
          </w:rPr>
          <w:delText>or its already released, despatched posted or Cancelled</w:delText>
        </w:r>
      </w:del>
      <w:r>
        <w:rPr>
          <w:rFonts w:cs="Arial"/>
          <w:lang w:val="en-GB"/>
        </w:rPr>
        <w:t xml:space="preserve">. </w:t>
      </w:r>
      <w:ins w:id="187" w:author="Sergio Rodrigues" w:date="2022-05-25T14:40:00Z">
        <w:r w:rsidR="006E62A4">
          <w:rPr>
            <w:rFonts w:cs="Arial"/>
            <w:lang w:val="en-GB"/>
          </w:rPr>
          <w:t xml:space="preserve">The </w:t>
        </w:r>
      </w:ins>
      <w:r>
        <w:rPr>
          <w:rFonts w:cs="Arial"/>
          <w:lang w:val="en-GB"/>
        </w:rPr>
        <w:t xml:space="preserve">Screen </w:t>
      </w:r>
      <w:del w:id="188" w:author="Sergio Rodrigues" w:date="2022-05-25T14:48:00Z">
        <w:r w:rsidDel="003D7EF3">
          <w:rPr>
            <w:rFonts w:cs="Arial"/>
            <w:lang w:val="en-GB"/>
          </w:rPr>
          <w:delText xml:space="preserve">will </w:delText>
        </w:r>
      </w:del>
      <w:ins w:id="189" w:author="Sergio Rodrigues" w:date="2022-05-25T14:48:00Z">
        <w:r w:rsidR="003D7EF3">
          <w:rPr>
            <w:rFonts w:cs="Arial"/>
            <w:lang w:val="en-GB"/>
          </w:rPr>
          <w:t>is now</w:t>
        </w:r>
      </w:ins>
      <w:del w:id="190" w:author="Sergio Rodrigues" w:date="2022-05-25T14:48:00Z">
        <w:r w:rsidDel="003D7EF3">
          <w:rPr>
            <w:rFonts w:cs="Arial"/>
            <w:lang w:val="en-GB"/>
          </w:rPr>
          <w:delText>open</w:delText>
        </w:r>
      </w:del>
      <w:r>
        <w:rPr>
          <w:rFonts w:cs="Arial"/>
          <w:lang w:val="en-GB"/>
        </w:rPr>
        <w:t xml:space="preserve"> in View mode.</w:t>
      </w:r>
      <w:ins w:id="191" w:author="Sergio Rodrigues" w:date="2022-05-25T14:48:00Z">
        <w:r w:rsidR="003D7EF3">
          <w:rPr>
            <w:rFonts w:cs="Arial"/>
            <w:lang w:val="en-GB"/>
          </w:rPr>
          <w:t>’.</w:t>
        </w:r>
      </w:ins>
    </w:p>
    <w:p w14:paraId="1C2C07F2" w14:textId="3220817F" w:rsidR="00D71B32" w:rsidRDefault="0061489C" w:rsidP="00572530">
      <w:pPr>
        <w:pStyle w:val="BodyText"/>
        <w:numPr>
          <w:ilvl w:val="0"/>
          <w:numId w:val="14"/>
        </w:numPr>
        <w:jc w:val="both"/>
        <w:rPr>
          <w:rFonts w:cs="Arial"/>
          <w:lang w:val="en-GB"/>
        </w:rPr>
      </w:pPr>
      <w:r>
        <w:rPr>
          <w:rFonts w:cs="Arial"/>
          <w:lang w:val="en-GB"/>
        </w:rPr>
        <w:t>All the dashboards will be refreshed using batch processes</w:t>
      </w:r>
      <w:r w:rsidR="00D71B32" w:rsidRPr="000F4E5F">
        <w:rPr>
          <w:rFonts w:cs="Arial"/>
          <w:lang w:val="en-GB"/>
        </w:rPr>
        <w:t>.</w:t>
      </w:r>
      <w:r>
        <w:rPr>
          <w:rFonts w:cs="Arial"/>
          <w:lang w:val="en-GB"/>
        </w:rPr>
        <w:t xml:space="preserve"> These batches will run multiple times a day.</w:t>
      </w:r>
    </w:p>
    <w:p w14:paraId="2414C054" w14:textId="1130D882" w:rsidR="006B4006" w:rsidRDefault="006B4006" w:rsidP="00572530">
      <w:pPr>
        <w:pStyle w:val="BodyText"/>
        <w:numPr>
          <w:ilvl w:val="0"/>
          <w:numId w:val="14"/>
        </w:numPr>
        <w:jc w:val="both"/>
        <w:rPr>
          <w:rFonts w:cs="Arial"/>
          <w:lang w:val="en-GB"/>
        </w:rPr>
      </w:pPr>
      <w:r>
        <w:rPr>
          <w:rFonts w:cs="Arial"/>
          <w:lang w:val="en-GB"/>
        </w:rPr>
        <w:t>ASOS FC will show the FC name instead of the ids in the portal.</w:t>
      </w:r>
    </w:p>
    <w:p w14:paraId="19EEA8A7" w14:textId="21E4AC17" w:rsidR="006F6061" w:rsidRPr="0061489C" w:rsidRDefault="006F6061" w:rsidP="00572530">
      <w:pPr>
        <w:pStyle w:val="BodyText"/>
        <w:numPr>
          <w:ilvl w:val="0"/>
          <w:numId w:val="14"/>
        </w:numPr>
        <w:jc w:val="both"/>
        <w:rPr>
          <w:rFonts w:cs="Arial"/>
          <w:lang w:val="en-GB"/>
        </w:rPr>
      </w:pPr>
      <w:r>
        <w:rPr>
          <w:rFonts w:cs="Arial"/>
          <w:lang w:val="en-GB"/>
        </w:rPr>
        <w:t>Any dashboard or screen in wholesale portal showing brand sizes will use the display order set up in merch management for these brand sizes under the size group, to appropriately show them in sequence. The same display order is used by commercial team in merch management wh</w:t>
      </w:r>
      <w:r w:rsidR="00F96B08">
        <w:rPr>
          <w:rFonts w:cs="Arial"/>
          <w:lang w:val="en-GB"/>
        </w:rPr>
        <w:t>i</w:t>
      </w:r>
      <w:r>
        <w:rPr>
          <w:rFonts w:cs="Arial"/>
          <w:lang w:val="en-GB"/>
        </w:rPr>
        <w:t>le viewing brand sizes.</w:t>
      </w:r>
    </w:p>
    <w:p w14:paraId="1D6818AB" w14:textId="14F53997" w:rsidR="002039E2" w:rsidRDefault="0061489C" w:rsidP="00572530">
      <w:pPr>
        <w:pStyle w:val="BodyText"/>
        <w:numPr>
          <w:ilvl w:val="0"/>
          <w:numId w:val="14"/>
        </w:numPr>
        <w:jc w:val="both"/>
        <w:rPr>
          <w:ins w:id="192" w:author="Reetu Muneem" w:date="2022-02-08T10:43:00Z"/>
          <w:rFonts w:cs="Arial"/>
          <w:lang w:val="en-GB"/>
        </w:rPr>
      </w:pPr>
      <w:r w:rsidRPr="00EC4B34">
        <w:rPr>
          <w:rFonts w:cs="Arial"/>
          <w:lang w:val="en-GB"/>
        </w:rPr>
        <w:t>Wholesale Portal</w:t>
      </w:r>
      <w:r w:rsidR="002039E2" w:rsidRPr="00EC4B34">
        <w:rPr>
          <w:rFonts w:cs="Arial"/>
          <w:lang w:val="en-GB"/>
        </w:rPr>
        <w:t xml:space="preserve"> will be available in English</w:t>
      </w:r>
      <w:r w:rsidR="00016D3A" w:rsidRPr="00EC4B34">
        <w:rPr>
          <w:rFonts w:cs="Arial"/>
          <w:lang w:val="en-GB"/>
        </w:rPr>
        <w:t xml:space="preserve">. </w:t>
      </w:r>
      <w:r w:rsidR="002039E2" w:rsidRPr="00EC4B34">
        <w:rPr>
          <w:rFonts w:cs="Arial"/>
          <w:lang w:val="en-GB"/>
        </w:rPr>
        <w:t xml:space="preserve">All </w:t>
      </w:r>
      <w:r w:rsidR="00947BFC" w:rsidRPr="00EC4B34">
        <w:rPr>
          <w:rFonts w:cs="Arial"/>
          <w:lang w:val="en-GB"/>
        </w:rPr>
        <w:t>front-end</w:t>
      </w:r>
      <w:r w:rsidR="002039E2" w:rsidRPr="00EC4B34">
        <w:rPr>
          <w:rFonts w:cs="Arial"/>
          <w:lang w:val="en-GB"/>
        </w:rPr>
        <w:t xml:space="preserve"> labels are defined in a translation file. </w:t>
      </w:r>
      <w:r w:rsidR="00D05D1C" w:rsidRPr="00EC4B34">
        <w:rPr>
          <w:rFonts w:cs="Arial"/>
          <w:lang w:val="en-GB"/>
        </w:rPr>
        <w:t xml:space="preserve">Additional </w:t>
      </w:r>
      <w:r w:rsidR="002039E2" w:rsidRPr="00EC4B34">
        <w:rPr>
          <w:rFonts w:cs="Arial"/>
          <w:lang w:val="en-GB"/>
        </w:rPr>
        <w:t xml:space="preserve">languages </w:t>
      </w:r>
      <w:r w:rsidR="00D05D1C" w:rsidRPr="00EC4B34">
        <w:rPr>
          <w:rFonts w:cs="Arial"/>
          <w:lang w:val="en-GB"/>
        </w:rPr>
        <w:t xml:space="preserve">can be additionally added by ASOS </w:t>
      </w:r>
      <w:r w:rsidR="002039E2" w:rsidRPr="00EC4B34">
        <w:rPr>
          <w:rFonts w:cs="Arial"/>
          <w:lang w:val="en-GB"/>
        </w:rPr>
        <w:t>to the translation file</w:t>
      </w:r>
      <w:r w:rsidR="00D05D1C" w:rsidRPr="00EC4B34">
        <w:rPr>
          <w:rFonts w:cs="Arial"/>
          <w:lang w:val="en-GB"/>
        </w:rPr>
        <w:t>.</w:t>
      </w:r>
    </w:p>
    <w:p w14:paraId="1EAF159F" w14:textId="7531FE58" w:rsidR="008A28E2" w:rsidRDefault="00CC5E88" w:rsidP="00572530">
      <w:pPr>
        <w:pStyle w:val="BodyText"/>
        <w:numPr>
          <w:ilvl w:val="0"/>
          <w:numId w:val="14"/>
        </w:numPr>
        <w:jc w:val="both"/>
        <w:rPr>
          <w:ins w:id="193" w:author="Reetu Muneem" w:date="2022-02-08T17:55:00Z"/>
          <w:rFonts w:cs="Arial"/>
          <w:lang w:val="en-GB"/>
        </w:rPr>
      </w:pPr>
      <w:ins w:id="194" w:author="Reetu Muneem" w:date="2022-02-08T10:43:00Z">
        <w:r>
          <w:rPr>
            <w:rFonts w:cs="Arial"/>
            <w:lang w:val="en-GB"/>
          </w:rPr>
          <w:t xml:space="preserve">No validation will be done on Partner PO </w:t>
        </w:r>
      </w:ins>
      <w:ins w:id="195" w:author="Sergio Rodrigues" w:date="2022-05-17T01:07:00Z">
        <w:r w:rsidR="00C113FA">
          <w:rPr>
            <w:rFonts w:cs="Arial"/>
            <w:lang w:val="en-GB"/>
          </w:rPr>
          <w:t xml:space="preserve">No. </w:t>
        </w:r>
      </w:ins>
      <w:ins w:id="196" w:author="Reetu Muneem" w:date="2022-02-08T10:43:00Z">
        <w:r>
          <w:rPr>
            <w:rFonts w:cs="Arial"/>
            <w:lang w:val="en-GB"/>
          </w:rPr>
          <w:t xml:space="preserve">and Partner Dept No. </w:t>
        </w:r>
      </w:ins>
      <w:ins w:id="197" w:author="Reetu Muneem" w:date="2022-02-08T10:44:00Z">
        <w:r>
          <w:rPr>
            <w:rFonts w:cs="Arial"/>
            <w:lang w:val="en-GB"/>
          </w:rPr>
          <w:t>values entered by the user in the Wholesale Portal either through Edit Sales Order screen or bulk upload functionality.</w:t>
        </w:r>
      </w:ins>
    </w:p>
    <w:p w14:paraId="685217EF" w14:textId="77777777" w:rsidR="00320EA2" w:rsidRDefault="00670B77" w:rsidP="00320EA2">
      <w:pPr>
        <w:pStyle w:val="BodyText"/>
        <w:numPr>
          <w:ilvl w:val="0"/>
          <w:numId w:val="14"/>
        </w:numPr>
        <w:jc w:val="both"/>
        <w:rPr>
          <w:rFonts w:cs="Arial"/>
          <w:lang w:val="en-GB"/>
        </w:rPr>
      </w:pPr>
      <w:ins w:id="198" w:author="Reetu Muneem" w:date="2022-02-08T17:55:00Z">
        <w:r w:rsidRPr="00320EA2">
          <w:rPr>
            <w:rFonts w:cs="Arial"/>
            <w:lang w:val="en-GB"/>
          </w:rPr>
          <w:t xml:space="preserve">The maximum Sales Order lines that a user can update in one upload will be 100. This would be configurable and wholesale team could </w:t>
        </w:r>
      </w:ins>
      <w:ins w:id="199" w:author="Reetu Muneem" w:date="2022-02-08T17:56:00Z">
        <w:r w:rsidR="00F9705C" w:rsidRPr="00320EA2">
          <w:rPr>
            <w:rFonts w:cs="Arial"/>
            <w:lang w:val="en-GB"/>
          </w:rPr>
          <w:t xml:space="preserve">decide to </w:t>
        </w:r>
      </w:ins>
      <w:ins w:id="200" w:author="Reetu Muneem" w:date="2022-02-08T17:55:00Z">
        <w:r w:rsidRPr="00320EA2">
          <w:rPr>
            <w:rFonts w:cs="Arial"/>
            <w:lang w:val="en-GB"/>
          </w:rPr>
          <w:t>ch</w:t>
        </w:r>
      </w:ins>
      <w:ins w:id="201" w:author="Reetu Muneem" w:date="2022-02-08T17:56:00Z">
        <w:r w:rsidRPr="00320EA2">
          <w:rPr>
            <w:rFonts w:cs="Arial"/>
            <w:lang w:val="en-GB"/>
          </w:rPr>
          <w:t>ange this value in future.</w:t>
        </w:r>
        <w:r w:rsidR="00F9705C" w:rsidRPr="00320EA2">
          <w:rPr>
            <w:rFonts w:cs="Arial"/>
            <w:lang w:val="en-GB"/>
          </w:rPr>
          <w:t xml:space="preserve"> It will be an RTSA activity</w:t>
        </w:r>
      </w:ins>
      <w:ins w:id="202" w:author="Reetu Muneem" w:date="2022-02-09T11:11:00Z">
        <w:r w:rsidR="009E6E00" w:rsidRPr="00320EA2">
          <w:rPr>
            <w:rFonts w:cs="Arial"/>
            <w:lang w:val="en-GB"/>
          </w:rPr>
          <w:t xml:space="preserve"> to update this config</w:t>
        </w:r>
      </w:ins>
      <w:ins w:id="203" w:author="Reetu Muneem" w:date="2022-02-08T17:56:00Z">
        <w:r w:rsidR="00F9705C" w:rsidRPr="00320EA2">
          <w:rPr>
            <w:rFonts w:cs="Arial"/>
            <w:lang w:val="en-GB"/>
          </w:rPr>
          <w:t>.</w:t>
        </w:r>
      </w:ins>
    </w:p>
    <w:p w14:paraId="59701AA7" w14:textId="1A1D1241" w:rsidR="00CC5E88" w:rsidRPr="00320EA2" w:rsidDel="005F4224" w:rsidRDefault="00CC5E88" w:rsidP="00320EA2">
      <w:pPr>
        <w:pStyle w:val="BodyText"/>
        <w:numPr>
          <w:ilvl w:val="0"/>
          <w:numId w:val="14"/>
        </w:numPr>
        <w:jc w:val="both"/>
        <w:rPr>
          <w:del w:id="204" w:author="Reetu Muneem" w:date="2022-02-09T15:44:00Z"/>
          <w:rFonts w:cs="Arial"/>
          <w:lang w:val="en-GB"/>
        </w:rPr>
      </w:pPr>
      <w:ins w:id="205" w:author="Reetu Muneem" w:date="2022-02-08T10:49:00Z">
        <w:r w:rsidRPr="00320EA2">
          <w:rPr>
            <w:rFonts w:cs="Arial"/>
            <w:lang w:val="en-GB"/>
          </w:rPr>
          <w:t>Manage Sales Order screen will display maximum 500 records</w:t>
        </w:r>
        <w:r w:rsidR="00CE00F4" w:rsidRPr="00320EA2">
          <w:rPr>
            <w:rFonts w:cs="Arial"/>
            <w:lang w:val="en-GB"/>
          </w:rPr>
          <w:t xml:space="preserve"> in result table.</w:t>
        </w:r>
      </w:ins>
      <w:r w:rsidR="00320EA2" w:rsidRPr="00320EA2">
        <w:rPr>
          <w:rFonts w:cs="Arial"/>
          <w:lang w:val="en-GB"/>
        </w:rPr>
        <w:t xml:space="preserve"> </w:t>
      </w:r>
    </w:p>
    <w:p w14:paraId="5B5F4AE3" w14:textId="36022C65" w:rsidR="00907E3C" w:rsidRPr="00320EA2" w:rsidDel="005F4224" w:rsidRDefault="00907E3C" w:rsidP="00320EA2">
      <w:pPr>
        <w:pStyle w:val="BodyText"/>
        <w:numPr>
          <w:ilvl w:val="0"/>
          <w:numId w:val="14"/>
        </w:numPr>
        <w:jc w:val="both"/>
        <w:rPr>
          <w:del w:id="206" w:author="Reetu Muneem" w:date="2022-02-09T15:44:00Z"/>
          <w:rFonts w:cs="Arial"/>
          <w:lang w:val="en-GB"/>
        </w:rPr>
      </w:pPr>
      <w:bookmarkStart w:id="207" w:name="_Toc104564888"/>
      <w:bookmarkEnd w:id="207"/>
    </w:p>
    <w:p w14:paraId="6778C848" w14:textId="65FBC6E0" w:rsidR="00907E3C" w:rsidRPr="00320EA2" w:rsidDel="00CC5E88" w:rsidRDefault="00907E3C" w:rsidP="00320EA2">
      <w:pPr>
        <w:pStyle w:val="BodyText"/>
        <w:numPr>
          <w:ilvl w:val="0"/>
          <w:numId w:val="14"/>
        </w:numPr>
        <w:jc w:val="both"/>
        <w:rPr>
          <w:del w:id="208" w:author="Reetu Muneem" w:date="2022-02-08T10:45:00Z"/>
          <w:rFonts w:cs="Arial"/>
          <w:lang w:val="en-GB"/>
        </w:rPr>
      </w:pPr>
      <w:bookmarkStart w:id="209" w:name="_Toc104564889"/>
      <w:bookmarkEnd w:id="209"/>
    </w:p>
    <w:p w14:paraId="5AF18790" w14:textId="48FC8B56" w:rsidR="007052A5" w:rsidRPr="00320EA2" w:rsidRDefault="007052A5" w:rsidP="00320EA2">
      <w:pPr>
        <w:pStyle w:val="BodyText"/>
        <w:numPr>
          <w:ilvl w:val="0"/>
          <w:numId w:val="14"/>
        </w:numPr>
        <w:jc w:val="both"/>
        <w:rPr>
          <w:rFonts w:cs="Arial"/>
          <w:lang w:val="en-GB"/>
        </w:rPr>
      </w:pPr>
      <w:r w:rsidRPr="00320EA2">
        <w:rPr>
          <w:rFonts w:cs="Arial"/>
          <w:lang w:val="en-GB"/>
        </w:rPr>
        <w:t>Design Decisions</w:t>
      </w:r>
    </w:p>
    <w:p w14:paraId="7EEA935F" w14:textId="0D176961" w:rsidR="007052A5" w:rsidRPr="00320EA2" w:rsidRDefault="007052A5" w:rsidP="00320EA2">
      <w:pPr>
        <w:pStyle w:val="BodyText"/>
        <w:numPr>
          <w:ilvl w:val="0"/>
          <w:numId w:val="14"/>
        </w:numPr>
        <w:jc w:val="both"/>
        <w:rPr>
          <w:rFonts w:cs="Arial"/>
          <w:lang w:val="en-GB"/>
        </w:rPr>
      </w:pPr>
      <w:r w:rsidRPr="00320EA2">
        <w:rPr>
          <w:rFonts w:cs="Arial"/>
          <w:lang w:val="en-GB"/>
        </w:rPr>
        <w:t>The following design decisions have been considered for Release 1 while designing the solution described in this document:</w:t>
      </w:r>
    </w:p>
    <w:p w14:paraId="0824B194" w14:textId="77777777" w:rsidR="007052A5" w:rsidRPr="000F4E5F" w:rsidRDefault="007052A5" w:rsidP="007052A5">
      <w:pPr>
        <w:pStyle w:val="BodyText"/>
        <w:jc w:val="both"/>
        <w:rPr>
          <w:lang w:val="en-GB"/>
        </w:rPr>
      </w:pPr>
    </w:p>
    <w:p w14:paraId="02BD3D3B" w14:textId="71BE42F1" w:rsidR="007052A5" w:rsidRDefault="007052A5" w:rsidP="00572530">
      <w:pPr>
        <w:pStyle w:val="BodyText"/>
        <w:numPr>
          <w:ilvl w:val="0"/>
          <w:numId w:val="14"/>
        </w:numPr>
        <w:jc w:val="both"/>
        <w:rPr>
          <w:rFonts w:cs="Arial"/>
          <w:lang w:val="en-GB"/>
        </w:rPr>
      </w:pPr>
      <w:r>
        <w:rPr>
          <w:rFonts w:cs="Arial"/>
          <w:lang w:val="en-GB"/>
        </w:rPr>
        <w:lastRenderedPageBreak/>
        <w:t>Wholesale team will continue to create/maintain Sales Orders in WTSO.</w:t>
      </w:r>
      <w:r w:rsidR="00BD5122">
        <w:rPr>
          <w:rFonts w:cs="Arial"/>
          <w:lang w:val="en-GB"/>
        </w:rPr>
        <w:t xml:space="preserve"> They will review the Supplier PO and Sales Orders comparisons in Wholesale Portal dashboards but to make any adjustments on Sales Orders they will be making the amendments in WTSO which will flow to Wholesale Portal as updates.</w:t>
      </w:r>
    </w:p>
    <w:p w14:paraId="2B1B1B93" w14:textId="58C6E9F9" w:rsidR="004D1C08" w:rsidRPr="000F4E5F" w:rsidRDefault="004D1C08" w:rsidP="00572530">
      <w:pPr>
        <w:pStyle w:val="BodyText"/>
        <w:numPr>
          <w:ilvl w:val="0"/>
          <w:numId w:val="14"/>
        </w:numPr>
        <w:jc w:val="both"/>
        <w:rPr>
          <w:rFonts w:cs="Arial"/>
          <w:lang w:val="en-GB"/>
        </w:rPr>
      </w:pPr>
      <w:r>
        <w:rPr>
          <w:rFonts w:cs="Arial"/>
          <w:lang w:val="en-GB"/>
        </w:rPr>
        <w:t>Any errors encountered during the processing of Sales Order from WTSO to wholesale portal will be extracted and send to wholesale team by RTSC.</w:t>
      </w:r>
    </w:p>
    <w:p w14:paraId="30E2B855" w14:textId="59531C45" w:rsidR="007052A5" w:rsidRPr="00AB6B00" w:rsidRDefault="007052A5" w:rsidP="00572530">
      <w:pPr>
        <w:pStyle w:val="BodyText"/>
        <w:numPr>
          <w:ilvl w:val="0"/>
          <w:numId w:val="14"/>
        </w:numPr>
        <w:jc w:val="both"/>
        <w:rPr>
          <w:rFonts w:cs="Arial"/>
          <w:lang w:val="en-GB"/>
        </w:rPr>
      </w:pPr>
      <w:r w:rsidRPr="00AB6B00">
        <w:rPr>
          <w:rFonts w:cs="Arial"/>
          <w:lang w:val="en-GB"/>
        </w:rPr>
        <w:t>WTSO will not receive any updates from wholesale portal.</w:t>
      </w:r>
    </w:p>
    <w:p w14:paraId="64706EE3" w14:textId="1403F871" w:rsidR="001924A8" w:rsidRDefault="001924A8" w:rsidP="00572530">
      <w:pPr>
        <w:pStyle w:val="BodyText"/>
        <w:numPr>
          <w:ilvl w:val="0"/>
          <w:numId w:val="14"/>
        </w:numPr>
        <w:jc w:val="both"/>
        <w:rPr>
          <w:rFonts w:cs="Arial"/>
          <w:lang w:val="en-GB"/>
        </w:rPr>
      </w:pPr>
      <w:r>
        <w:rPr>
          <w:rFonts w:cs="Arial"/>
          <w:lang w:val="en-GB"/>
        </w:rPr>
        <w:t xml:space="preserve">ASOS </w:t>
      </w:r>
      <w:r w:rsidR="00C35250">
        <w:rPr>
          <w:rFonts w:cs="Arial"/>
          <w:lang w:val="en-GB"/>
        </w:rPr>
        <w:t>brand</w:t>
      </w:r>
      <w:r>
        <w:rPr>
          <w:rFonts w:cs="Arial"/>
          <w:lang w:val="en-GB"/>
        </w:rPr>
        <w:t xml:space="preserve"> Sales Order will also be raised in WTSO in same way </w:t>
      </w:r>
      <w:r w:rsidR="00320B5D">
        <w:rPr>
          <w:rFonts w:cs="Arial"/>
          <w:lang w:val="en-GB"/>
        </w:rPr>
        <w:t>as other</w:t>
      </w:r>
      <w:r>
        <w:rPr>
          <w:rFonts w:cs="Arial"/>
          <w:lang w:val="en-GB"/>
        </w:rPr>
        <w:t xml:space="preserve"> Brands.</w:t>
      </w:r>
      <w:ins w:id="210" w:author="Reetu Muneem" w:date="2022-02-09T12:04:00Z">
        <w:r w:rsidR="0043510D">
          <w:rPr>
            <w:rFonts w:cs="Arial"/>
            <w:lang w:val="en-GB"/>
          </w:rPr>
          <w:t xml:space="preserve"> No separate data setup is expected for them in wholesale portal.</w:t>
        </w:r>
      </w:ins>
    </w:p>
    <w:p w14:paraId="2369E742" w14:textId="350596E2" w:rsidR="003F7E45" w:rsidRPr="000F4E5F" w:rsidRDefault="003F7E45" w:rsidP="00572530">
      <w:pPr>
        <w:pStyle w:val="BodyText"/>
        <w:numPr>
          <w:ilvl w:val="0"/>
          <w:numId w:val="14"/>
        </w:numPr>
        <w:jc w:val="both"/>
        <w:rPr>
          <w:rFonts w:cs="Arial"/>
          <w:lang w:val="en-GB"/>
        </w:rPr>
      </w:pPr>
      <w:r>
        <w:rPr>
          <w:rFonts w:cs="Arial"/>
          <w:lang w:val="en-GB"/>
        </w:rPr>
        <w:t>Brands between WTSO and ORMS will be consistent.</w:t>
      </w:r>
    </w:p>
    <w:p w14:paraId="04C65BB1" w14:textId="77777777" w:rsidR="007052A5" w:rsidRPr="000F4E5F" w:rsidRDefault="007052A5" w:rsidP="00572530">
      <w:pPr>
        <w:pStyle w:val="BodyText"/>
        <w:numPr>
          <w:ilvl w:val="0"/>
          <w:numId w:val="14"/>
        </w:numPr>
        <w:jc w:val="both"/>
        <w:rPr>
          <w:rFonts w:cs="Arial"/>
          <w:lang w:val="en-GB"/>
        </w:rPr>
      </w:pPr>
      <w:r>
        <w:rPr>
          <w:rFonts w:cs="Arial"/>
          <w:lang w:val="en-GB"/>
        </w:rPr>
        <w:t>Each user will have their own individual login details - login id and password</w:t>
      </w:r>
      <w:r w:rsidRPr="000F4E5F">
        <w:rPr>
          <w:rFonts w:cs="Arial"/>
          <w:lang w:val="en-GB"/>
        </w:rPr>
        <w:t>.</w:t>
      </w:r>
    </w:p>
    <w:p w14:paraId="48B8525E" w14:textId="3D39E7E3" w:rsidR="007052A5" w:rsidRDefault="007052A5" w:rsidP="00572530">
      <w:pPr>
        <w:pStyle w:val="BodyText"/>
        <w:numPr>
          <w:ilvl w:val="0"/>
          <w:numId w:val="14"/>
        </w:numPr>
        <w:jc w:val="both"/>
        <w:rPr>
          <w:rFonts w:cs="Arial"/>
          <w:lang w:val="en-GB"/>
        </w:rPr>
      </w:pPr>
      <w:r>
        <w:rPr>
          <w:rFonts w:cs="Arial"/>
          <w:lang w:val="en-GB"/>
        </w:rPr>
        <w:t>No wholesale partner will be logging into wholesale portal.</w:t>
      </w:r>
    </w:p>
    <w:p w14:paraId="7181D717" w14:textId="6A0AF7C2" w:rsidR="007052A5" w:rsidRPr="000F4E5F" w:rsidRDefault="007052A5" w:rsidP="00572530">
      <w:pPr>
        <w:pStyle w:val="BodyText"/>
        <w:numPr>
          <w:ilvl w:val="0"/>
          <w:numId w:val="14"/>
        </w:numPr>
        <w:jc w:val="both"/>
        <w:rPr>
          <w:rFonts w:cs="Arial"/>
          <w:lang w:val="en-GB"/>
        </w:rPr>
      </w:pPr>
      <w:r>
        <w:rPr>
          <w:rFonts w:cs="Arial"/>
          <w:lang w:val="en-GB"/>
        </w:rPr>
        <w:t>WTSO will send the Sales Order to Wholesale Portal only after it has been sized and</w:t>
      </w:r>
      <w:r w:rsidR="00DD595E">
        <w:rPr>
          <w:rFonts w:cs="Arial"/>
          <w:lang w:val="en-GB"/>
        </w:rPr>
        <w:t xml:space="preserve"> </w:t>
      </w:r>
      <w:r>
        <w:rPr>
          <w:rFonts w:cs="Arial"/>
          <w:lang w:val="en-GB"/>
        </w:rPr>
        <w:t>option id is populated in WTSO.</w:t>
      </w:r>
      <w:r w:rsidR="005B27AF">
        <w:rPr>
          <w:rFonts w:cs="Arial"/>
          <w:lang w:val="en-GB"/>
        </w:rPr>
        <w:t xml:space="preserve"> Option Id will be validated by inbound interface to Wholesale Portal from WTSO. If invalid option id will be sent, then that Sales Order will be rejected by the interface.</w:t>
      </w:r>
    </w:p>
    <w:p w14:paraId="623CBB69" w14:textId="4A260BFE" w:rsidR="007052A5" w:rsidRDefault="005D3E08" w:rsidP="00572530">
      <w:pPr>
        <w:pStyle w:val="BodyText"/>
        <w:numPr>
          <w:ilvl w:val="0"/>
          <w:numId w:val="14"/>
        </w:numPr>
        <w:jc w:val="both"/>
        <w:rPr>
          <w:rFonts w:cs="Arial"/>
          <w:lang w:val="en-GB"/>
        </w:rPr>
      </w:pPr>
      <w:r>
        <w:rPr>
          <w:rFonts w:cs="Arial"/>
          <w:lang w:val="en-GB"/>
        </w:rPr>
        <w:t>WTSO will send the Sales Order files in csv format.</w:t>
      </w:r>
    </w:p>
    <w:p w14:paraId="30A6DB54" w14:textId="3F635D0D" w:rsidR="005D3E08" w:rsidRDefault="005D3E08" w:rsidP="00572530">
      <w:pPr>
        <w:pStyle w:val="BodyText"/>
        <w:numPr>
          <w:ilvl w:val="0"/>
          <w:numId w:val="14"/>
        </w:numPr>
        <w:jc w:val="both"/>
        <w:rPr>
          <w:rFonts w:cs="Arial"/>
          <w:lang w:val="en-GB"/>
        </w:rPr>
      </w:pPr>
      <w:r>
        <w:rPr>
          <w:rFonts w:cs="Arial"/>
          <w:lang w:val="en-GB"/>
        </w:rPr>
        <w:t>WTSO will send the partner cancellation reason code with ‘P’ appended in the front.</w:t>
      </w:r>
    </w:p>
    <w:p w14:paraId="61F58F57" w14:textId="0B92B743" w:rsidR="00A34281" w:rsidRDefault="00A34281" w:rsidP="00572530">
      <w:pPr>
        <w:pStyle w:val="BodyText"/>
        <w:numPr>
          <w:ilvl w:val="0"/>
          <w:numId w:val="14"/>
        </w:numPr>
        <w:jc w:val="both"/>
        <w:rPr>
          <w:rFonts w:cs="Arial"/>
          <w:lang w:val="en-GB"/>
        </w:rPr>
      </w:pPr>
      <w:r>
        <w:rPr>
          <w:rFonts w:cs="Arial"/>
          <w:lang w:val="en-GB"/>
        </w:rPr>
        <w:t>A new ‘Wholesale’ channel will be created in ORMS.</w:t>
      </w:r>
    </w:p>
    <w:p w14:paraId="168D46C1" w14:textId="2C676DD4" w:rsidR="00A34281" w:rsidRDefault="00A34281" w:rsidP="00572530">
      <w:pPr>
        <w:pStyle w:val="BodyText"/>
        <w:numPr>
          <w:ilvl w:val="0"/>
          <w:numId w:val="14"/>
        </w:numPr>
        <w:jc w:val="both"/>
        <w:rPr>
          <w:ins w:id="211" w:author="Reetu Muneem" w:date="2022-02-08T10:47:00Z"/>
          <w:rFonts w:cs="Arial"/>
          <w:lang w:val="en-GB"/>
        </w:rPr>
      </w:pPr>
      <w:r>
        <w:rPr>
          <w:rFonts w:cs="Arial"/>
          <w:lang w:val="en-GB"/>
        </w:rPr>
        <w:t xml:space="preserve">The new wholesale virtual warehouses will be linked to this new ‘Wholesale’ </w:t>
      </w:r>
      <w:r w:rsidR="00574B94">
        <w:rPr>
          <w:rFonts w:cs="Arial"/>
          <w:lang w:val="en-GB"/>
        </w:rPr>
        <w:t>channel,</w:t>
      </w:r>
      <w:r>
        <w:rPr>
          <w:rFonts w:cs="Arial"/>
          <w:lang w:val="en-GB"/>
        </w:rPr>
        <w:t xml:space="preserve"> and it will serve the purpose of segregating un-productive wholesale stock and provide that visibility on portal’s </w:t>
      </w:r>
      <w:r w:rsidR="004064AB" w:rsidRPr="004064AB">
        <w:rPr>
          <w:rFonts w:cs="Arial"/>
          <w:lang w:val="en-GB"/>
        </w:rPr>
        <w:t xml:space="preserve">Unproductive Stock </w:t>
      </w:r>
      <w:r w:rsidR="002B624A" w:rsidRPr="004064AB">
        <w:rPr>
          <w:rFonts w:cs="Arial"/>
          <w:lang w:val="en-GB"/>
        </w:rPr>
        <w:t>Dashboard</w:t>
      </w:r>
      <w:r w:rsidR="002B624A" w:rsidRPr="004064AB" w:rsidDel="004064AB">
        <w:rPr>
          <w:rFonts w:cs="Arial"/>
          <w:lang w:val="en-GB"/>
        </w:rPr>
        <w:t>.</w:t>
      </w:r>
      <w:r>
        <w:rPr>
          <w:rFonts w:cs="Arial"/>
          <w:lang w:val="en-GB"/>
        </w:rPr>
        <w:t xml:space="preserve"> </w:t>
      </w:r>
      <w:r w:rsidR="001949A8">
        <w:rPr>
          <w:rFonts w:cs="Arial"/>
          <w:lang w:val="en-GB"/>
        </w:rPr>
        <w:t>These virtual warehouses will also be used to raise Supplier POs for wholesale stock.</w:t>
      </w:r>
    </w:p>
    <w:p w14:paraId="2E4C75E6" w14:textId="763FCC02" w:rsidR="00CC5E88" w:rsidRDefault="00CC5E88" w:rsidP="00572530">
      <w:pPr>
        <w:pStyle w:val="BodyText"/>
        <w:numPr>
          <w:ilvl w:val="0"/>
          <w:numId w:val="14"/>
        </w:numPr>
        <w:jc w:val="both"/>
        <w:rPr>
          <w:rFonts w:cs="Arial"/>
          <w:lang w:val="en-GB"/>
        </w:rPr>
      </w:pPr>
      <w:ins w:id="212" w:author="Reetu Muneem" w:date="2022-02-08T10:47:00Z">
        <w:r>
          <w:rPr>
            <w:rFonts w:cs="Arial"/>
            <w:lang w:val="en-GB"/>
          </w:rPr>
          <w:t>Sales Order Attributes</w:t>
        </w:r>
      </w:ins>
      <w:ins w:id="213" w:author="Reetu Muneem" w:date="2022-02-08T10:48:00Z">
        <w:r>
          <w:rPr>
            <w:rFonts w:cs="Arial"/>
            <w:lang w:val="en-GB"/>
          </w:rPr>
          <w:t xml:space="preserve"> bulk download and upload file will be in CSV format.</w:t>
        </w:r>
      </w:ins>
      <w:ins w:id="214" w:author="Reetu Muneem" w:date="2022-02-08T10:47:00Z">
        <w:r>
          <w:rPr>
            <w:rFonts w:cs="Arial"/>
            <w:lang w:val="en-GB"/>
          </w:rPr>
          <w:t xml:space="preserve"> </w:t>
        </w:r>
      </w:ins>
    </w:p>
    <w:p w14:paraId="088260B1" w14:textId="77777777" w:rsidR="00EC2603" w:rsidRPr="000F4E5F" w:rsidRDefault="00EC2603" w:rsidP="00EC2603">
      <w:pPr>
        <w:pStyle w:val="BodyText"/>
        <w:ind w:left="0"/>
        <w:jc w:val="both"/>
        <w:rPr>
          <w:rFonts w:cs="Arial"/>
          <w:lang w:val="en-GB"/>
        </w:rPr>
      </w:pPr>
    </w:p>
    <w:p w14:paraId="00BAC4A8" w14:textId="607FE325" w:rsidR="0091160F" w:rsidRPr="00320EA2" w:rsidRDefault="007052A5" w:rsidP="00320EA2">
      <w:pPr>
        <w:pStyle w:val="Heading2"/>
        <w:jc w:val="both"/>
        <w:rPr>
          <w:lang w:val="en-GB"/>
        </w:rPr>
      </w:pPr>
      <w:r w:rsidRPr="00EC2603">
        <w:rPr>
          <w:rFonts w:cs="Arial"/>
          <w:b w:val="0"/>
          <w:sz w:val="20"/>
          <w:lang w:val="en-GB"/>
        </w:rPr>
        <w:br w:type="page"/>
      </w:r>
      <w:bookmarkStart w:id="215" w:name="_Toc104565072"/>
      <w:bookmarkStart w:id="216" w:name="_Toc377565552"/>
      <w:r w:rsidR="0091160F" w:rsidRPr="00320EA2">
        <w:rPr>
          <w:lang w:val="en-GB"/>
        </w:rPr>
        <w:lastRenderedPageBreak/>
        <w:t>Integration Requirements</w:t>
      </w:r>
      <w:bookmarkEnd w:id="215"/>
    </w:p>
    <w:p w14:paraId="524A1BC5" w14:textId="6D48098C" w:rsidR="0091160F" w:rsidRDefault="0091160F" w:rsidP="00EC4B34">
      <w:pPr>
        <w:pStyle w:val="BodyText"/>
        <w:ind w:left="0"/>
        <w:jc w:val="both"/>
        <w:rPr>
          <w:noProof/>
          <w:lang w:val="en-GB"/>
        </w:rPr>
      </w:pPr>
      <w:r w:rsidRPr="000F4E5F">
        <w:rPr>
          <w:lang w:val="en-GB"/>
        </w:rPr>
        <w:t xml:space="preserve">Below is a high-level view of the interfaces identified to support the </w:t>
      </w:r>
      <w:r>
        <w:rPr>
          <w:lang w:val="en-GB"/>
        </w:rPr>
        <w:t>Wholesale Portal</w:t>
      </w:r>
      <w:r w:rsidRPr="000F4E5F">
        <w:rPr>
          <w:lang w:val="en-GB"/>
        </w:rPr>
        <w:t xml:space="preserve">. </w:t>
      </w:r>
    </w:p>
    <w:p w14:paraId="0018432A" w14:textId="77777777" w:rsidR="0091160F" w:rsidRDefault="0091160F" w:rsidP="00EC2603">
      <w:pPr>
        <w:pStyle w:val="BodyText"/>
        <w:ind w:left="0"/>
        <w:jc w:val="both"/>
        <w:rPr>
          <w:noProof/>
          <w:lang w:val="en-GB"/>
        </w:rPr>
      </w:pPr>
    </w:p>
    <w:tbl>
      <w:tblPr>
        <w:tblW w:w="7334"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2354"/>
        <w:gridCol w:w="4980"/>
      </w:tblGrid>
      <w:tr w:rsidR="0091160F" w:rsidRPr="000F4E5F" w14:paraId="6C32396F" w14:textId="77777777" w:rsidTr="00283936">
        <w:trPr>
          <w:cantSplit/>
          <w:tblHeader/>
        </w:trPr>
        <w:tc>
          <w:tcPr>
            <w:tcW w:w="2354" w:type="dxa"/>
            <w:tcBorders>
              <w:top w:val="single" w:sz="12" w:space="0" w:color="000000"/>
              <w:bottom w:val="single" w:sz="6" w:space="0" w:color="000000"/>
              <w:right w:val="nil"/>
            </w:tcBorders>
            <w:shd w:val="clear" w:color="000000" w:fill="E6E6E6"/>
          </w:tcPr>
          <w:p w14:paraId="3DD559A1" w14:textId="77777777" w:rsidR="0091160F" w:rsidRPr="000F4E5F" w:rsidRDefault="0091160F" w:rsidP="00283936">
            <w:pPr>
              <w:pStyle w:val="TableHeading"/>
              <w:jc w:val="both"/>
              <w:rPr>
                <w:lang w:val="en-GB"/>
              </w:rPr>
            </w:pPr>
            <w:r w:rsidRPr="000F4E5F">
              <w:rPr>
                <w:lang w:val="en-GB"/>
              </w:rPr>
              <w:t>Document</w:t>
            </w:r>
          </w:p>
        </w:tc>
        <w:tc>
          <w:tcPr>
            <w:tcW w:w="4980" w:type="dxa"/>
            <w:tcBorders>
              <w:top w:val="single" w:sz="12" w:space="0" w:color="000000"/>
              <w:left w:val="nil"/>
              <w:bottom w:val="single" w:sz="6" w:space="0" w:color="000000"/>
            </w:tcBorders>
            <w:shd w:val="clear" w:color="000000" w:fill="E6E6E6"/>
          </w:tcPr>
          <w:p w14:paraId="3CDC583F" w14:textId="77777777" w:rsidR="0091160F" w:rsidRPr="000F4E5F" w:rsidRDefault="0091160F" w:rsidP="00283936">
            <w:pPr>
              <w:pStyle w:val="TableHeading"/>
              <w:jc w:val="both"/>
              <w:rPr>
                <w:lang w:val="en-GB"/>
              </w:rPr>
            </w:pPr>
            <w:r w:rsidRPr="000F4E5F">
              <w:rPr>
                <w:lang w:val="en-GB"/>
              </w:rPr>
              <w:t>Location (URL)</w:t>
            </w:r>
          </w:p>
        </w:tc>
      </w:tr>
      <w:tr w:rsidR="0091160F" w:rsidRPr="000F4E5F" w14:paraId="55A6BFD5" w14:textId="77777777" w:rsidTr="00283936">
        <w:trPr>
          <w:cantSplit/>
        </w:trPr>
        <w:tc>
          <w:tcPr>
            <w:tcW w:w="2354" w:type="dxa"/>
            <w:shd w:val="clear" w:color="000000" w:fill="FFFFFF"/>
            <w:vAlign w:val="center"/>
          </w:tcPr>
          <w:p w14:paraId="5DD23B47" w14:textId="77777777" w:rsidR="0091160F" w:rsidRPr="000F4E5F" w:rsidRDefault="0091160F" w:rsidP="00283936">
            <w:pPr>
              <w:pStyle w:val="TableHeading"/>
              <w:spacing w:before="0" w:after="0"/>
              <w:rPr>
                <w:rFonts w:cs="Arial"/>
                <w:b w:val="0"/>
                <w:lang w:val="en-GB"/>
              </w:rPr>
            </w:pPr>
            <w:r>
              <w:rPr>
                <w:rFonts w:cs="Arial"/>
                <w:b w:val="0"/>
                <w:lang w:val="en-GB"/>
              </w:rPr>
              <w:t>Placeholder- WTSO to wholesale Portal inbound IDD</w:t>
            </w:r>
          </w:p>
        </w:tc>
        <w:tc>
          <w:tcPr>
            <w:tcW w:w="4980" w:type="dxa"/>
            <w:shd w:val="clear" w:color="000000" w:fill="FFFFFF"/>
            <w:vAlign w:val="center"/>
          </w:tcPr>
          <w:p w14:paraId="6538F89E" w14:textId="0FC6459B" w:rsidR="0091160F" w:rsidRPr="000F4E5F" w:rsidRDefault="003F2551" w:rsidP="00283936">
            <w:pPr>
              <w:kinsoku w:val="0"/>
              <w:overflowPunct w:val="0"/>
              <w:textAlignment w:val="top"/>
              <w:rPr>
                <w:rFonts w:cs="Arial"/>
                <w:color w:val="000000"/>
                <w:kern w:val="24"/>
                <w:sz w:val="16"/>
                <w:szCs w:val="16"/>
                <w:lang w:val="en-GB" w:eastAsia="en-GB"/>
              </w:rPr>
            </w:pPr>
            <w:r>
              <w:rPr>
                <w:rFonts w:cs="Arial"/>
                <w:color w:val="000000"/>
                <w:kern w:val="24"/>
                <w:sz w:val="16"/>
                <w:szCs w:val="16"/>
                <w:lang w:val="en-GB" w:eastAsia="en-GB"/>
              </w:rPr>
              <w:t>TBD</w:t>
            </w:r>
          </w:p>
        </w:tc>
      </w:tr>
      <w:tr w:rsidR="0091160F" w:rsidRPr="000F4E5F" w14:paraId="0DE0B337" w14:textId="77777777" w:rsidTr="00283936">
        <w:trPr>
          <w:cantSplit/>
          <w:trHeight w:val="1498"/>
        </w:trPr>
        <w:tc>
          <w:tcPr>
            <w:tcW w:w="2354" w:type="dxa"/>
            <w:shd w:val="clear" w:color="000000" w:fill="FFFFFF"/>
            <w:vAlign w:val="center"/>
          </w:tcPr>
          <w:p w14:paraId="791A2092" w14:textId="77777777" w:rsidR="0091160F" w:rsidRPr="000F4E5F" w:rsidRDefault="0091160F" w:rsidP="00283936">
            <w:pPr>
              <w:rPr>
                <w:lang w:val="en-GB"/>
              </w:rPr>
            </w:pPr>
          </w:p>
          <w:p w14:paraId="7A608B34" w14:textId="77777777" w:rsidR="0091160F" w:rsidRPr="00CE39E0" w:rsidRDefault="0091160F" w:rsidP="00283936">
            <w:pPr>
              <w:pStyle w:val="TableHeading"/>
              <w:spacing w:before="0" w:after="0"/>
              <w:rPr>
                <w:rFonts w:cs="Arial"/>
                <w:b w:val="0"/>
                <w:lang w:val="en-GB"/>
              </w:rPr>
            </w:pPr>
            <w:r>
              <w:rPr>
                <w:rFonts w:cs="Arial"/>
                <w:b w:val="0"/>
                <w:lang w:val="en-GB"/>
              </w:rPr>
              <w:t>Placeholder- Wholesale Portal to ORMS IDD</w:t>
            </w:r>
          </w:p>
          <w:p w14:paraId="64C947FE" w14:textId="77777777" w:rsidR="0091160F" w:rsidRPr="000F4E5F" w:rsidRDefault="0091160F" w:rsidP="00283936">
            <w:pPr>
              <w:rPr>
                <w:lang w:val="en-GB"/>
              </w:rPr>
            </w:pPr>
          </w:p>
          <w:p w14:paraId="18DBD017" w14:textId="77777777" w:rsidR="0091160F" w:rsidRPr="000F4E5F" w:rsidRDefault="0091160F" w:rsidP="00283936">
            <w:pPr>
              <w:rPr>
                <w:lang w:val="en-GB"/>
              </w:rPr>
            </w:pPr>
          </w:p>
          <w:p w14:paraId="43CABCA6" w14:textId="77777777" w:rsidR="0091160F" w:rsidRPr="000F4E5F" w:rsidRDefault="0091160F" w:rsidP="00283936">
            <w:pPr>
              <w:rPr>
                <w:lang w:val="en-GB"/>
              </w:rPr>
            </w:pPr>
          </w:p>
          <w:p w14:paraId="53B41248" w14:textId="77777777" w:rsidR="0091160F" w:rsidRPr="000F4E5F" w:rsidRDefault="0091160F" w:rsidP="00283936">
            <w:pPr>
              <w:rPr>
                <w:lang w:val="en-GB"/>
              </w:rPr>
            </w:pPr>
          </w:p>
        </w:tc>
        <w:tc>
          <w:tcPr>
            <w:tcW w:w="4980" w:type="dxa"/>
            <w:shd w:val="clear" w:color="000000" w:fill="FFFFFF"/>
          </w:tcPr>
          <w:p w14:paraId="3E2E362A" w14:textId="4C82ADD5" w:rsidR="0091160F" w:rsidRPr="000F4E5F" w:rsidRDefault="003F2551" w:rsidP="00283936">
            <w:pPr>
              <w:kinsoku w:val="0"/>
              <w:overflowPunct w:val="0"/>
              <w:jc w:val="both"/>
              <w:textAlignment w:val="top"/>
              <w:rPr>
                <w:rFonts w:cs="Arial"/>
                <w:color w:val="000000"/>
                <w:kern w:val="24"/>
                <w:sz w:val="16"/>
                <w:szCs w:val="16"/>
                <w:lang w:val="en-GB" w:eastAsia="en-GB"/>
              </w:rPr>
            </w:pPr>
            <w:r>
              <w:rPr>
                <w:rFonts w:cs="Arial"/>
                <w:color w:val="000000"/>
                <w:kern w:val="24"/>
                <w:sz w:val="16"/>
                <w:szCs w:val="16"/>
                <w:lang w:val="en-GB" w:eastAsia="en-GB"/>
              </w:rPr>
              <w:t>TBD</w:t>
            </w:r>
          </w:p>
        </w:tc>
      </w:tr>
      <w:tr w:rsidR="0091160F" w:rsidRPr="000F4E5F" w14:paraId="2DC05945" w14:textId="77777777" w:rsidTr="00283936">
        <w:trPr>
          <w:cantSplit/>
        </w:trPr>
        <w:tc>
          <w:tcPr>
            <w:tcW w:w="2354" w:type="dxa"/>
            <w:shd w:val="clear" w:color="000000" w:fill="FFFFFF"/>
            <w:vAlign w:val="center"/>
          </w:tcPr>
          <w:p w14:paraId="0048032D" w14:textId="3C3C1A27" w:rsidR="0091160F" w:rsidRPr="000F4E5F" w:rsidRDefault="0091160F" w:rsidP="00283936">
            <w:pPr>
              <w:pStyle w:val="TableHeading"/>
              <w:spacing w:before="0" w:after="0"/>
              <w:rPr>
                <w:sz w:val="20"/>
                <w:lang w:val="en-GB"/>
              </w:rPr>
            </w:pPr>
            <w:r>
              <w:rPr>
                <w:rFonts w:cs="Arial"/>
                <w:b w:val="0"/>
                <w:lang w:val="en-GB"/>
              </w:rPr>
              <w:t xml:space="preserve">Placeholder – IDD for pick </w:t>
            </w:r>
            <w:r w:rsidR="00533D84">
              <w:rPr>
                <w:rFonts w:cs="Arial"/>
                <w:b w:val="0"/>
                <w:lang w:val="en-GB"/>
              </w:rPr>
              <w:t>instructions</w:t>
            </w:r>
          </w:p>
          <w:p w14:paraId="65AE7FAE" w14:textId="77777777" w:rsidR="0091160F" w:rsidRPr="000F4E5F" w:rsidRDefault="0091160F" w:rsidP="00283936">
            <w:pPr>
              <w:pStyle w:val="TableText"/>
              <w:rPr>
                <w:sz w:val="20"/>
                <w:lang w:val="en-GB"/>
              </w:rPr>
            </w:pPr>
          </w:p>
        </w:tc>
        <w:tc>
          <w:tcPr>
            <w:tcW w:w="4980" w:type="dxa"/>
            <w:shd w:val="clear" w:color="000000" w:fill="FFFFFF"/>
          </w:tcPr>
          <w:p w14:paraId="7265281A" w14:textId="4695E816" w:rsidR="0091160F" w:rsidRPr="000F4E5F" w:rsidRDefault="003F2551" w:rsidP="00283936">
            <w:pPr>
              <w:kinsoku w:val="0"/>
              <w:overflowPunct w:val="0"/>
              <w:jc w:val="both"/>
              <w:textAlignment w:val="top"/>
              <w:rPr>
                <w:rStyle w:val="Hyperlink"/>
                <w:lang w:val="en-GB"/>
              </w:rPr>
            </w:pPr>
            <w:r>
              <w:rPr>
                <w:rFonts w:cs="Arial"/>
                <w:color w:val="000000"/>
                <w:kern w:val="24"/>
                <w:sz w:val="16"/>
                <w:szCs w:val="16"/>
                <w:lang w:val="en-GB" w:eastAsia="en-GB"/>
              </w:rPr>
              <w:t>TBD</w:t>
            </w:r>
          </w:p>
        </w:tc>
      </w:tr>
      <w:tr w:rsidR="003F2551" w:rsidRPr="000F4E5F" w14:paraId="44A571FA" w14:textId="77777777" w:rsidTr="00283936">
        <w:trPr>
          <w:cantSplit/>
        </w:trPr>
        <w:tc>
          <w:tcPr>
            <w:tcW w:w="2354" w:type="dxa"/>
            <w:shd w:val="clear" w:color="000000" w:fill="FFFFFF"/>
            <w:vAlign w:val="center"/>
          </w:tcPr>
          <w:p w14:paraId="2CD85869" w14:textId="3006029D" w:rsidR="003F2551" w:rsidRDefault="003F2551" w:rsidP="00283936">
            <w:pPr>
              <w:pStyle w:val="TableHeading"/>
              <w:spacing w:before="0" w:after="0"/>
              <w:rPr>
                <w:rFonts w:cs="Arial"/>
                <w:b w:val="0"/>
                <w:lang w:val="en-GB"/>
              </w:rPr>
            </w:pPr>
            <w:r>
              <w:rPr>
                <w:rFonts w:cs="Arial"/>
                <w:b w:val="0"/>
                <w:lang w:val="en-GB"/>
              </w:rPr>
              <w:t>Placeholder – IDD for allocation enrichment</w:t>
            </w:r>
          </w:p>
        </w:tc>
        <w:tc>
          <w:tcPr>
            <w:tcW w:w="4980" w:type="dxa"/>
            <w:shd w:val="clear" w:color="000000" w:fill="FFFFFF"/>
          </w:tcPr>
          <w:p w14:paraId="02C46D65" w14:textId="42549BA4" w:rsidR="003F2551" w:rsidRPr="000F4E5F" w:rsidRDefault="003F2551" w:rsidP="00283936">
            <w:pPr>
              <w:kinsoku w:val="0"/>
              <w:overflowPunct w:val="0"/>
              <w:jc w:val="both"/>
              <w:textAlignment w:val="top"/>
              <w:rPr>
                <w:rStyle w:val="Hyperlink"/>
                <w:lang w:val="en-GB"/>
              </w:rPr>
            </w:pPr>
            <w:r>
              <w:rPr>
                <w:rFonts w:cs="Arial"/>
                <w:color w:val="000000"/>
                <w:kern w:val="24"/>
                <w:sz w:val="16"/>
                <w:szCs w:val="16"/>
                <w:lang w:val="en-GB" w:eastAsia="en-GB"/>
              </w:rPr>
              <w:t>TBD</w:t>
            </w:r>
          </w:p>
        </w:tc>
      </w:tr>
      <w:tr w:rsidR="0091160F" w:rsidRPr="000F4E5F" w14:paraId="259C4295" w14:textId="77777777" w:rsidTr="00283936">
        <w:trPr>
          <w:cantSplit/>
        </w:trPr>
        <w:tc>
          <w:tcPr>
            <w:tcW w:w="2354" w:type="dxa"/>
            <w:shd w:val="clear" w:color="000000" w:fill="FFFFFF"/>
            <w:vAlign w:val="center"/>
          </w:tcPr>
          <w:p w14:paraId="472D6E3A" w14:textId="77777777" w:rsidR="0091160F" w:rsidRPr="000F4E5F" w:rsidRDefault="0091160F" w:rsidP="00283936">
            <w:pPr>
              <w:pStyle w:val="TableText"/>
              <w:rPr>
                <w:sz w:val="20"/>
                <w:lang w:val="en-GB"/>
              </w:rPr>
            </w:pPr>
            <w:r>
              <w:rPr>
                <w:rFonts w:cs="Arial"/>
                <w:lang w:val="en-GB"/>
              </w:rPr>
              <w:t>Placeholder – IDD for invoicing</w:t>
            </w:r>
          </w:p>
        </w:tc>
        <w:tc>
          <w:tcPr>
            <w:tcW w:w="4980" w:type="dxa"/>
            <w:shd w:val="clear" w:color="000000" w:fill="FFFFFF"/>
          </w:tcPr>
          <w:p w14:paraId="34EA8FD2" w14:textId="70DD708C" w:rsidR="0091160F" w:rsidRPr="000F4E5F" w:rsidRDefault="003F2551" w:rsidP="00283936">
            <w:pPr>
              <w:kinsoku w:val="0"/>
              <w:overflowPunct w:val="0"/>
              <w:jc w:val="both"/>
              <w:textAlignment w:val="top"/>
              <w:rPr>
                <w:rFonts w:cs="Arial"/>
                <w:color w:val="000000"/>
                <w:kern w:val="24"/>
                <w:sz w:val="16"/>
                <w:szCs w:val="16"/>
                <w:lang w:val="en-GB" w:eastAsia="en-GB"/>
              </w:rPr>
            </w:pPr>
            <w:r>
              <w:rPr>
                <w:rFonts w:cs="Arial"/>
                <w:color w:val="000000"/>
                <w:kern w:val="24"/>
                <w:sz w:val="16"/>
                <w:szCs w:val="16"/>
                <w:lang w:val="en-GB" w:eastAsia="en-GB"/>
              </w:rPr>
              <w:t>TBD</w:t>
            </w:r>
          </w:p>
        </w:tc>
      </w:tr>
    </w:tbl>
    <w:p w14:paraId="3E4CB66D" w14:textId="0DB9FEC8" w:rsidR="0091160F" w:rsidRDefault="0091160F" w:rsidP="00EC2603">
      <w:pPr>
        <w:pStyle w:val="Caption"/>
        <w:jc w:val="center"/>
        <w:rPr>
          <w:color w:val="auto"/>
          <w:lang w:val="en-GB"/>
        </w:rPr>
      </w:pPr>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r w:rsidR="00320EA2">
        <w:rPr>
          <w:noProof/>
          <w:color w:val="auto"/>
          <w:lang w:val="en-GB"/>
        </w:rPr>
        <w:t>5</w:t>
      </w:r>
      <w:r w:rsidRPr="000F4E5F">
        <w:rPr>
          <w:color w:val="auto"/>
          <w:lang w:val="en-GB"/>
        </w:rPr>
        <w:fldChar w:fldCharType="end"/>
      </w:r>
      <w:r w:rsidRPr="000F4E5F">
        <w:rPr>
          <w:color w:val="auto"/>
          <w:lang w:val="en-GB"/>
        </w:rPr>
        <w:t xml:space="preserve"> - Integration Requirements</w:t>
      </w:r>
    </w:p>
    <w:p w14:paraId="353E1B46" w14:textId="77777777" w:rsidR="00EC2603" w:rsidRPr="00EC2603" w:rsidRDefault="00EC2603" w:rsidP="00EC2603">
      <w:pPr>
        <w:rPr>
          <w:lang w:val="en-GB"/>
        </w:rPr>
      </w:pPr>
    </w:p>
    <w:p w14:paraId="0876B669" w14:textId="77777777" w:rsidR="00EC2603" w:rsidRDefault="00EC2603">
      <w:pPr>
        <w:rPr>
          <w:b/>
          <w:sz w:val="28"/>
          <w:lang w:val="en-GB"/>
        </w:rPr>
      </w:pPr>
      <w:bookmarkStart w:id="217" w:name="_Toc377565553"/>
      <w:bookmarkEnd w:id="216"/>
      <w:r>
        <w:rPr>
          <w:lang w:val="en-GB"/>
        </w:rPr>
        <w:br w:type="page"/>
      </w:r>
    </w:p>
    <w:p w14:paraId="67EEF9AF" w14:textId="226143E7" w:rsidR="00E25A3A" w:rsidRPr="000F4E5F" w:rsidRDefault="00976A48" w:rsidP="000737F1">
      <w:pPr>
        <w:pStyle w:val="Heading2"/>
        <w:jc w:val="both"/>
        <w:rPr>
          <w:lang w:val="en-GB"/>
        </w:rPr>
      </w:pPr>
      <w:bookmarkStart w:id="218" w:name="_Toc104565073"/>
      <w:r w:rsidRPr="000F4E5F">
        <w:rPr>
          <w:lang w:val="en-GB"/>
        </w:rPr>
        <w:lastRenderedPageBreak/>
        <w:t>Data Requirements</w:t>
      </w:r>
      <w:bookmarkEnd w:id="217"/>
      <w:bookmarkEnd w:id="218"/>
    </w:p>
    <w:p w14:paraId="55ED98F9" w14:textId="77777777" w:rsidR="00737F97" w:rsidRPr="000F4E5F" w:rsidRDefault="00737F97" w:rsidP="004420F3">
      <w:pPr>
        <w:pStyle w:val="BodyText"/>
        <w:ind w:left="0"/>
        <w:jc w:val="both"/>
        <w:rPr>
          <w:lang w:val="en-GB"/>
        </w:rPr>
      </w:pPr>
    </w:p>
    <w:p w14:paraId="17125F9A" w14:textId="3686EBB2" w:rsidR="004F0C03" w:rsidRPr="000F4E5F" w:rsidRDefault="00E67E2E" w:rsidP="000737F1">
      <w:pPr>
        <w:pStyle w:val="BodyText"/>
        <w:jc w:val="both"/>
        <w:rPr>
          <w:lang w:val="en-GB"/>
        </w:rPr>
      </w:pPr>
      <w:r>
        <w:rPr>
          <w:lang w:val="en-GB"/>
        </w:rPr>
        <w:t xml:space="preserve">This </w:t>
      </w:r>
      <w:r w:rsidR="004F0C03" w:rsidRPr="000F4E5F">
        <w:rPr>
          <w:lang w:val="en-GB"/>
        </w:rPr>
        <w:t xml:space="preserve">section </w:t>
      </w:r>
      <w:r>
        <w:rPr>
          <w:lang w:val="en-GB"/>
        </w:rPr>
        <w:t xml:space="preserve">defines </w:t>
      </w:r>
      <w:r w:rsidR="004F0C03" w:rsidRPr="000F4E5F">
        <w:rPr>
          <w:lang w:val="en-GB"/>
        </w:rPr>
        <w:t>data need</w:t>
      </w:r>
      <w:r>
        <w:rPr>
          <w:lang w:val="en-GB"/>
        </w:rPr>
        <w:t>ed to support the Wholesale Portal.</w:t>
      </w:r>
    </w:p>
    <w:p w14:paraId="36EA53F0" w14:textId="77777777" w:rsidR="004F0C03" w:rsidRPr="000F4E5F" w:rsidRDefault="004F0C03" w:rsidP="00CB181A">
      <w:pPr>
        <w:rPr>
          <w:lang w:val="en-GB"/>
        </w:rPr>
      </w:pPr>
    </w:p>
    <w:p w14:paraId="56A2F27B" w14:textId="4AA2B9F8" w:rsidR="00FF22B3" w:rsidRPr="000F4E5F" w:rsidRDefault="00E67E2E" w:rsidP="00D32893">
      <w:pPr>
        <w:pStyle w:val="BodyText"/>
        <w:jc w:val="both"/>
        <w:rPr>
          <w:rFonts w:cs="Arial"/>
          <w:lang w:val="en-GB"/>
        </w:rPr>
      </w:pPr>
      <w:r>
        <w:rPr>
          <w:rFonts w:cs="Arial"/>
          <w:lang w:val="en-GB"/>
        </w:rPr>
        <w:t>O</w:t>
      </w:r>
      <w:r w:rsidR="00FF22B3" w:rsidRPr="000F4E5F">
        <w:rPr>
          <w:rFonts w:cs="Arial"/>
          <w:lang w:val="en-GB"/>
        </w:rPr>
        <w:t>RMS/DAS</w:t>
      </w:r>
    </w:p>
    <w:p w14:paraId="443D3FC9" w14:textId="7C14867D" w:rsidR="007C61BD" w:rsidRDefault="007C61BD" w:rsidP="00572530">
      <w:pPr>
        <w:pStyle w:val="BodyText"/>
        <w:numPr>
          <w:ilvl w:val="0"/>
          <w:numId w:val="8"/>
        </w:numPr>
        <w:jc w:val="both"/>
        <w:rPr>
          <w:rFonts w:cs="Arial"/>
          <w:lang w:val="en-GB"/>
        </w:rPr>
      </w:pPr>
      <w:r w:rsidRPr="000F4E5F">
        <w:rPr>
          <w:rFonts w:cs="Arial"/>
          <w:lang w:val="en-GB"/>
        </w:rPr>
        <w:t>Product Hierarchy and Buyrarchy Structures</w:t>
      </w:r>
    </w:p>
    <w:p w14:paraId="3A787274" w14:textId="0ECF3A01" w:rsidR="006B2801" w:rsidRPr="000F4E5F" w:rsidRDefault="006B2801" w:rsidP="00572530">
      <w:pPr>
        <w:pStyle w:val="BodyText"/>
        <w:numPr>
          <w:ilvl w:val="0"/>
          <w:numId w:val="8"/>
        </w:numPr>
        <w:jc w:val="both"/>
        <w:rPr>
          <w:rFonts w:cs="Arial"/>
          <w:lang w:val="en-GB"/>
        </w:rPr>
      </w:pPr>
      <w:r>
        <w:rPr>
          <w:rFonts w:cs="Arial"/>
          <w:lang w:val="en-GB"/>
        </w:rPr>
        <w:t>New wholesale channel</w:t>
      </w:r>
    </w:p>
    <w:p w14:paraId="7CC4D975" w14:textId="0A6BBDA6" w:rsidR="007C61BD" w:rsidRDefault="007C61BD" w:rsidP="00572530">
      <w:pPr>
        <w:pStyle w:val="BodyText"/>
        <w:numPr>
          <w:ilvl w:val="0"/>
          <w:numId w:val="8"/>
        </w:numPr>
        <w:jc w:val="both"/>
        <w:rPr>
          <w:ins w:id="219" w:author="Reetu Muneem" w:date="2022-02-08T17:48:00Z"/>
          <w:rFonts w:cs="Arial"/>
          <w:lang w:val="en-GB"/>
        </w:rPr>
      </w:pPr>
      <w:r w:rsidRPr="000F4E5F">
        <w:rPr>
          <w:rFonts w:cs="Arial"/>
          <w:lang w:val="en-GB"/>
        </w:rPr>
        <w:t>Locations (</w:t>
      </w:r>
      <w:r w:rsidR="00E67E2E">
        <w:rPr>
          <w:rFonts w:cs="Arial"/>
          <w:lang w:val="en-GB"/>
        </w:rPr>
        <w:t>Warehouse</w:t>
      </w:r>
      <w:r w:rsidRPr="000F4E5F">
        <w:rPr>
          <w:rFonts w:cs="Arial"/>
          <w:lang w:val="en-GB"/>
        </w:rPr>
        <w:t xml:space="preserve"> and Stores)</w:t>
      </w:r>
      <w:r w:rsidR="006B2801">
        <w:rPr>
          <w:rFonts w:cs="Arial"/>
          <w:lang w:val="en-GB"/>
        </w:rPr>
        <w:t xml:space="preserve"> – New virtual warehouses linked with new wholesale channel.</w:t>
      </w:r>
    </w:p>
    <w:p w14:paraId="62574E50" w14:textId="401C9A3F" w:rsidR="00BE50B2" w:rsidRPr="000F4E5F" w:rsidRDefault="00BE50B2" w:rsidP="00572530">
      <w:pPr>
        <w:pStyle w:val="BodyText"/>
        <w:numPr>
          <w:ilvl w:val="0"/>
          <w:numId w:val="8"/>
        </w:numPr>
        <w:jc w:val="both"/>
        <w:rPr>
          <w:rFonts w:cs="Arial"/>
          <w:lang w:val="en-GB"/>
        </w:rPr>
      </w:pPr>
      <w:ins w:id="220" w:author="Reetu Muneem" w:date="2022-02-08T17:48:00Z">
        <w:r>
          <w:rPr>
            <w:rFonts w:cs="Arial"/>
            <w:lang w:val="en-GB"/>
          </w:rPr>
          <w:t>Matrices setup for the new virtual warehouses.</w:t>
        </w:r>
      </w:ins>
    </w:p>
    <w:p w14:paraId="2F0D5C42" w14:textId="72BCBACE" w:rsidR="007C61BD" w:rsidRPr="00E67E2E" w:rsidRDefault="007C61BD" w:rsidP="00572530">
      <w:pPr>
        <w:pStyle w:val="BodyText"/>
        <w:numPr>
          <w:ilvl w:val="0"/>
          <w:numId w:val="8"/>
        </w:numPr>
        <w:jc w:val="both"/>
        <w:rPr>
          <w:rFonts w:cs="Arial"/>
          <w:lang w:val="en-GB"/>
        </w:rPr>
      </w:pPr>
      <w:r w:rsidRPr="000F4E5F">
        <w:rPr>
          <w:rFonts w:cs="Arial"/>
          <w:lang w:val="en-GB"/>
        </w:rPr>
        <w:t xml:space="preserve">Suppliers </w:t>
      </w:r>
    </w:p>
    <w:p w14:paraId="2E992027" w14:textId="2D865F94" w:rsidR="007C61BD" w:rsidRPr="000F4E5F" w:rsidRDefault="00E67E2E" w:rsidP="00572530">
      <w:pPr>
        <w:pStyle w:val="BodyText"/>
        <w:numPr>
          <w:ilvl w:val="0"/>
          <w:numId w:val="8"/>
        </w:numPr>
        <w:jc w:val="both"/>
        <w:rPr>
          <w:rFonts w:cs="Arial"/>
          <w:lang w:val="en-GB"/>
        </w:rPr>
      </w:pPr>
      <w:r>
        <w:rPr>
          <w:rFonts w:cs="Arial"/>
          <w:lang w:val="en-GB"/>
        </w:rPr>
        <w:t>Customer Groups, Customer and Customer Locations – This data set will hold the ASOS wholesale partners information.</w:t>
      </w:r>
      <w:r w:rsidR="00286492">
        <w:rPr>
          <w:rFonts w:cs="Arial"/>
          <w:lang w:val="en-GB"/>
        </w:rPr>
        <w:t xml:space="preserve"> </w:t>
      </w:r>
    </w:p>
    <w:p w14:paraId="36695314" w14:textId="10FFF365" w:rsidR="007C61BD" w:rsidRPr="00E67E2E" w:rsidRDefault="00E67E2E" w:rsidP="00572530">
      <w:pPr>
        <w:pStyle w:val="BodyText"/>
        <w:numPr>
          <w:ilvl w:val="0"/>
          <w:numId w:val="8"/>
        </w:numPr>
        <w:jc w:val="both"/>
        <w:rPr>
          <w:rFonts w:cs="Arial"/>
          <w:lang w:val="en-GB"/>
        </w:rPr>
      </w:pPr>
      <w:r>
        <w:rPr>
          <w:rFonts w:cs="Arial"/>
          <w:lang w:val="en-GB"/>
        </w:rPr>
        <w:t>Item and item attributes</w:t>
      </w:r>
    </w:p>
    <w:p w14:paraId="7FBCBB66" w14:textId="35152F72" w:rsidR="007C61BD" w:rsidRPr="000F4E5F" w:rsidRDefault="00A95675" w:rsidP="00572530">
      <w:pPr>
        <w:pStyle w:val="BodyText"/>
        <w:numPr>
          <w:ilvl w:val="0"/>
          <w:numId w:val="8"/>
        </w:numPr>
        <w:jc w:val="both"/>
        <w:rPr>
          <w:rFonts w:cs="Arial"/>
          <w:lang w:val="en-GB"/>
        </w:rPr>
      </w:pPr>
      <w:r w:rsidRPr="000F4E5F">
        <w:rPr>
          <w:rFonts w:cs="Arial"/>
          <w:lang w:val="en-GB"/>
        </w:rPr>
        <w:t>Purchase Orders</w:t>
      </w:r>
      <w:r w:rsidR="00E67E2E">
        <w:rPr>
          <w:rFonts w:cs="Arial"/>
          <w:lang w:val="en-GB"/>
        </w:rPr>
        <w:t xml:space="preserve"> and relevant CFAs</w:t>
      </w:r>
    </w:p>
    <w:p w14:paraId="066E2DEC" w14:textId="30EA34CC" w:rsidR="007C61BD" w:rsidRPr="000F4E5F" w:rsidRDefault="00E67E2E" w:rsidP="00572530">
      <w:pPr>
        <w:pStyle w:val="BodyText"/>
        <w:numPr>
          <w:ilvl w:val="0"/>
          <w:numId w:val="8"/>
        </w:numPr>
        <w:jc w:val="both"/>
        <w:rPr>
          <w:rFonts w:cs="Arial"/>
          <w:lang w:val="en-GB"/>
        </w:rPr>
      </w:pPr>
      <w:r>
        <w:rPr>
          <w:rFonts w:cs="Arial"/>
          <w:lang w:val="en-GB"/>
        </w:rPr>
        <w:t xml:space="preserve">Shipments and relevant CFAs </w:t>
      </w:r>
    </w:p>
    <w:p w14:paraId="4BE45F92" w14:textId="4F88A870" w:rsidR="00FF22B3" w:rsidRPr="000F4E5F" w:rsidRDefault="00E67E2E" w:rsidP="00572530">
      <w:pPr>
        <w:pStyle w:val="BodyText"/>
        <w:numPr>
          <w:ilvl w:val="0"/>
          <w:numId w:val="8"/>
        </w:numPr>
        <w:jc w:val="both"/>
        <w:rPr>
          <w:rFonts w:cs="Arial"/>
          <w:lang w:val="en-GB"/>
        </w:rPr>
      </w:pPr>
      <w:r>
        <w:rPr>
          <w:rFonts w:cs="Arial"/>
          <w:lang w:val="en-GB"/>
        </w:rPr>
        <w:t>Allocations and relevant CFAs</w:t>
      </w:r>
    </w:p>
    <w:p w14:paraId="13333DA8" w14:textId="2097294F" w:rsidR="00AC1672" w:rsidRDefault="00E67E2E" w:rsidP="00572530">
      <w:pPr>
        <w:pStyle w:val="BodyText"/>
        <w:numPr>
          <w:ilvl w:val="0"/>
          <w:numId w:val="8"/>
        </w:numPr>
        <w:jc w:val="both"/>
        <w:rPr>
          <w:rFonts w:cs="Arial"/>
          <w:lang w:val="en-GB"/>
        </w:rPr>
      </w:pPr>
      <w:r>
        <w:rPr>
          <w:rFonts w:cs="Arial"/>
          <w:lang w:val="en-GB"/>
        </w:rPr>
        <w:t>Transfers</w:t>
      </w:r>
    </w:p>
    <w:p w14:paraId="62188C3F" w14:textId="2E31CB45" w:rsidR="00E67E2E" w:rsidRDefault="0040350D" w:rsidP="00572530">
      <w:pPr>
        <w:pStyle w:val="BodyText"/>
        <w:numPr>
          <w:ilvl w:val="0"/>
          <w:numId w:val="8"/>
        </w:numPr>
        <w:jc w:val="both"/>
        <w:rPr>
          <w:rFonts w:cs="Arial"/>
          <w:lang w:val="en-GB"/>
        </w:rPr>
      </w:pPr>
      <w:r>
        <w:rPr>
          <w:rFonts w:cs="Arial"/>
          <w:lang w:val="en-GB"/>
        </w:rPr>
        <w:t>Wholesale billing sales</w:t>
      </w:r>
    </w:p>
    <w:p w14:paraId="474FD588" w14:textId="1BB61FB5" w:rsidR="00AB6B00" w:rsidRDefault="00AB6B00" w:rsidP="00572530">
      <w:pPr>
        <w:pStyle w:val="BodyText"/>
        <w:numPr>
          <w:ilvl w:val="0"/>
          <w:numId w:val="8"/>
        </w:numPr>
        <w:jc w:val="both"/>
        <w:rPr>
          <w:rFonts w:cs="Arial"/>
          <w:lang w:val="en-GB"/>
        </w:rPr>
      </w:pPr>
      <w:r>
        <w:rPr>
          <w:rFonts w:cs="Arial"/>
          <w:lang w:val="en-GB"/>
        </w:rPr>
        <w:t>Calendar</w:t>
      </w:r>
    </w:p>
    <w:p w14:paraId="34EB1807" w14:textId="2EFB731D" w:rsidR="001D4F1A" w:rsidRPr="000F4E5F" w:rsidRDefault="001D4F1A" w:rsidP="00572530">
      <w:pPr>
        <w:pStyle w:val="BodyText"/>
        <w:numPr>
          <w:ilvl w:val="0"/>
          <w:numId w:val="8"/>
        </w:numPr>
        <w:jc w:val="both"/>
        <w:rPr>
          <w:rFonts w:cs="Arial"/>
          <w:lang w:val="en-GB"/>
        </w:rPr>
      </w:pPr>
      <w:r>
        <w:rPr>
          <w:rFonts w:cs="Arial"/>
          <w:lang w:val="en-GB"/>
        </w:rPr>
        <w:t>Cancellation Reason codes setup matching with WTSO codes.</w:t>
      </w:r>
    </w:p>
    <w:p w14:paraId="09D3E7CA" w14:textId="67CE8C93" w:rsidR="00286492" w:rsidRPr="00286492" w:rsidRDefault="002B624A" w:rsidP="009B7AC9">
      <w:pPr>
        <w:pStyle w:val="BodyText"/>
        <w:ind w:left="1843"/>
        <w:jc w:val="both"/>
        <w:rPr>
          <w:rFonts w:cs="Arial"/>
          <w:i/>
          <w:iCs/>
          <w:lang w:val="en-GB"/>
        </w:rPr>
      </w:pPr>
      <w:r w:rsidRPr="00286492">
        <w:rPr>
          <w:rFonts w:cs="Arial"/>
          <w:i/>
          <w:iCs/>
          <w:lang w:val="en-GB"/>
        </w:rPr>
        <w:t>Note:</w:t>
      </w:r>
      <w:r w:rsidR="00286492" w:rsidRPr="00286492">
        <w:rPr>
          <w:rFonts w:cs="Arial"/>
          <w:i/>
          <w:iCs/>
          <w:lang w:val="en-GB"/>
        </w:rPr>
        <w:t xml:space="preserve"> For some of these data entities an initial migration or database upload will be required</w:t>
      </w:r>
      <w:r w:rsidR="00DD595E">
        <w:rPr>
          <w:rFonts w:cs="Arial"/>
          <w:i/>
          <w:iCs/>
          <w:lang w:val="en-GB"/>
        </w:rPr>
        <w:t xml:space="preserve"> </w:t>
      </w:r>
      <w:r w:rsidR="00286492" w:rsidRPr="00286492">
        <w:rPr>
          <w:rFonts w:cs="Arial"/>
          <w:i/>
          <w:iCs/>
          <w:lang w:val="en-GB"/>
        </w:rPr>
        <w:t>to</w:t>
      </w:r>
      <w:r w:rsidR="00DD595E">
        <w:rPr>
          <w:rFonts w:cs="Arial"/>
          <w:i/>
          <w:iCs/>
          <w:lang w:val="en-GB"/>
        </w:rPr>
        <w:t xml:space="preserve"> </w:t>
      </w:r>
      <w:r w:rsidR="00286492" w:rsidRPr="00286492">
        <w:rPr>
          <w:rFonts w:cs="Arial"/>
          <w:i/>
          <w:iCs/>
          <w:lang w:val="en-GB"/>
        </w:rPr>
        <w:t>set them in ORMS and in portal.</w:t>
      </w:r>
    </w:p>
    <w:p w14:paraId="42E6C3BD" w14:textId="77777777" w:rsidR="00286492" w:rsidRPr="000F4E5F" w:rsidRDefault="00286492" w:rsidP="0040350D">
      <w:pPr>
        <w:pStyle w:val="BodyText"/>
        <w:ind w:left="0"/>
        <w:jc w:val="both"/>
        <w:rPr>
          <w:rFonts w:cs="Arial"/>
          <w:lang w:val="en-GB"/>
        </w:rPr>
      </w:pPr>
    </w:p>
    <w:p w14:paraId="1BCCD44A" w14:textId="17305703" w:rsidR="00FF22B3" w:rsidRPr="000F4E5F" w:rsidRDefault="0040350D" w:rsidP="00D32893">
      <w:pPr>
        <w:pStyle w:val="BodyText"/>
        <w:jc w:val="both"/>
        <w:rPr>
          <w:rFonts w:cs="Arial"/>
          <w:lang w:val="en-GB"/>
        </w:rPr>
      </w:pPr>
      <w:r>
        <w:rPr>
          <w:rFonts w:cs="Arial"/>
          <w:lang w:val="en-GB"/>
        </w:rPr>
        <w:t>Wholesale Portal</w:t>
      </w:r>
    </w:p>
    <w:p w14:paraId="1BF8C897" w14:textId="40967013" w:rsidR="00FF22B3" w:rsidRPr="000F4E5F" w:rsidRDefault="0040350D" w:rsidP="00572530">
      <w:pPr>
        <w:pStyle w:val="BodyText"/>
        <w:numPr>
          <w:ilvl w:val="0"/>
          <w:numId w:val="8"/>
        </w:numPr>
        <w:jc w:val="both"/>
        <w:rPr>
          <w:rFonts w:cs="Arial"/>
          <w:lang w:val="en-GB"/>
        </w:rPr>
      </w:pPr>
      <w:r>
        <w:rPr>
          <w:rFonts w:cs="Arial"/>
          <w:lang w:val="en-GB"/>
        </w:rPr>
        <w:t>Sales Order header and detail</w:t>
      </w:r>
    </w:p>
    <w:p w14:paraId="13FEA588" w14:textId="7D8C511B" w:rsidR="00FF22B3" w:rsidRDefault="0040350D" w:rsidP="00572530">
      <w:pPr>
        <w:pStyle w:val="BodyText"/>
        <w:numPr>
          <w:ilvl w:val="0"/>
          <w:numId w:val="8"/>
        </w:numPr>
        <w:jc w:val="both"/>
        <w:rPr>
          <w:rFonts w:cs="Arial"/>
          <w:lang w:val="en-GB"/>
        </w:rPr>
      </w:pPr>
      <w:r>
        <w:rPr>
          <w:rFonts w:cs="Arial"/>
          <w:lang w:val="en-GB"/>
        </w:rPr>
        <w:t>Wholesale Partners</w:t>
      </w:r>
      <w:r w:rsidR="00BE1790">
        <w:rPr>
          <w:rFonts w:cs="Arial"/>
          <w:lang w:val="en-GB"/>
        </w:rPr>
        <w:t xml:space="preserve"> Groups, Partners, Partner Locations</w:t>
      </w:r>
      <w:r w:rsidR="001D0097">
        <w:rPr>
          <w:rFonts w:cs="Arial"/>
          <w:lang w:val="en-GB"/>
        </w:rPr>
        <w:t xml:space="preserve"> and </w:t>
      </w:r>
      <w:r w:rsidR="00BE1790">
        <w:rPr>
          <w:rFonts w:cs="Arial"/>
          <w:lang w:val="en-GB"/>
        </w:rPr>
        <w:t xml:space="preserve">their </w:t>
      </w:r>
      <w:r w:rsidR="001D0097">
        <w:rPr>
          <w:rFonts w:cs="Arial"/>
          <w:lang w:val="en-GB"/>
        </w:rPr>
        <w:t>attributes</w:t>
      </w:r>
      <w:r w:rsidR="00BE1790">
        <w:rPr>
          <w:rFonts w:cs="Arial"/>
          <w:lang w:val="en-GB"/>
        </w:rPr>
        <w:t xml:space="preserve">. </w:t>
      </w:r>
      <w:r w:rsidR="002B624A">
        <w:rPr>
          <w:rFonts w:cs="Arial"/>
          <w:lang w:val="en-GB"/>
        </w:rPr>
        <w:t>Attribute’s</w:t>
      </w:r>
      <w:r>
        <w:rPr>
          <w:rFonts w:cs="Arial"/>
          <w:lang w:val="en-GB"/>
        </w:rPr>
        <w:t xml:space="preserve"> data will hold following information for partners that will not be maintained in ORMS.</w:t>
      </w:r>
    </w:p>
    <w:p w14:paraId="6B5BE2D1" w14:textId="6D2A7A4B" w:rsidR="0040350D" w:rsidRDefault="0040350D" w:rsidP="00572530">
      <w:pPr>
        <w:pStyle w:val="BodyText"/>
        <w:numPr>
          <w:ilvl w:val="0"/>
          <w:numId w:val="17"/>
        </w:numPr>
        <w:jc w:val="both"/>
        <w:rPr>
          <w:rFonts w:cs="Arial"/>
          <w:lang w:val="en-GB"/>
        </w:rPr>
      </w:pPr>
      <w:r>
        <w:rPr>
          <w:rFonts w:cs="Arial"/>
          <w:lang w:val="en-GB"/>
        </w:rPr>
        <w:t>Hold indicator</w:t>
      </w:r>
    </w:p>
    <w:p w14:paraId="11A27946" w14:textId="35A5A085" w:rsidR="0040350D" w:rsidRDefault="0040350D" w:rsidP="00572530">
      <w:pPr>
        <w:pStyle w:val="BodyText"/>
        <w:numPr>
          <w:ilvl w:val="0"/>
          <w:numId w:val="17"/>
        </w:numPr>
        <w:jc w:val="both"/>
        <w:rPr>
          <w:rFonts w:cs="Arial"/>
          <w:lang w:val="en-GB"/>
        </w:rPr>
      </w:pPr>
      <w:r>
        <w:rPr>
          <w:rFonts w:cs="Arial"/>
          <w:lang w:val="en-GB"/>
        </w:rPr>
        <w:t xml:space="preserve">Mandatory Partner </w:t>
      </w:r>
      <w:r w:rsidR="00BA25F6">
        <w:rPr>
          <w:rFonts w:cs="Arial"/>
          <w:lang w:val="en-GB"/>
        </w:rPr>
        <w:t>PO</w:t>
      </w:r>
      <w:r>
        <w:rPr>
          <w:rFonts w:cs="Arial"/>
          <w:lang w:val="en-GB"/>
        </w:rPr>
        <w:t xml:space="preserve"> indicator</w:t>
      </w:r>
    </w:p>
    <w:p w14:paraId="60C5816F" w14:textId="3AF62F0B" w:rsidR="0040350D" w:rsidRDefault="0040350D" w:rsidP="00572530">
      <w:pPr>
        <w:pStyle w:val="BodyText"/>
        <w:numPr>
          <w:ilvl w:val="0"/>
          <w:numId w:val="17"/>
        </w:numPr>
        <w:jc w:val="both"/>
        <w:rPr>
          <w:ins w:id="221" w:author="Sergio Rodrigues" w:date="2022-05-13T10:50:00Z"/>
          <w:rFonts w:cs="Arial"/>
          <w:lang w:val="en-GB"/>
        </w:rPr>
      </w:pPr>
      <w:r>
        <w:rPr>
          <w:rFonts w:cs="Arial"/>
          <w:lang w:val="en-GB"/>
        </w:rPr>
        <w:t>Mandatory DC/store indicator</w:t>
      </w:r>
    </w:p>
    <w:p w14:paraId="117786DA" w14:textId="1B2D6EBC" w:rsidR="00A7738F" w:rsidRDefault="00A7738F" w:rsidP="00572530">
      <w:pPr>
        <w:pStyle w:val="BodyText"/>
        <w:numPr>
          <w:ilvl w:val="0"/>
          <w:numId w:val="17"/>
        </w:numPr>
        <w:jc w:val="both"/>
        <w:rPr>
          <w:rFonts w:cs="Arial"/>
          <w:lang w:val="en-GB"/>
        </w:rPr>
      </w:pPr>
      <w:ins w:id="222" w:author="Sergio Rodrigues" w:date="2022-05-13T10:50:00Z">
        <w:r>
          <w:rPr>
            <w:rFonts w:cs="Arial"/>
            <w:lang w:val="en-GB"/>
          </w:rPr>
          <w:t>Mandatory Department indicator</w:t>
        </w:r>
      </w:ins>
    </w:p>
    <w:p w14:paraId="496F87C8" w14:textId="6954F1C8" w:rsidR="0060528F" w:rsidRDefault="0060528F" w:rsidP="00572530">
      <w:pPr>
        <w:pStyle w:val="BodyText"/>
        <w:numPr>
          <w:ilvl w:val="0"/>
          <w:numId w:val="17"/>
        </w:numPr>
        <w:jc w:val="both"/>
        <w:rPr>
          <w:rFonts w:cs="Arial"/>
          <w:lang w:val="en-GB"/>
        </w:rPr>
      </w:pPr>
      <w:r>
        <w:rPr>
          <w:rFonts w:cs="Arial"/>
          <w:lang w:val="en-GB"/>
        </w:rPr>
        <w:t>Thresholds</w:t>
      </w:r>
    </w:p>
    <w:p w14:paraId="7ACC8568" w14:textId="77777777" w:rsidR="00503BAC" w:rsidRPr="0040350D" w:rsidRDefault="00503BAC" w:rsidP="00503BAC">
      <w:pPr>
        <w:pStyle w:val="BodyText"/>
        <w:ind w:left="2520"/>
        <w:jc w:val="both"/>
        <w:rPr>
          <w:rFonts w:cs="Arial"/>
          <w:lang w:val="en-GB"/>
        </w:rPr>
      </w:pPr>
    </w:p>
    <w:p w14:paraId="14037530" w14:textId="4EF2263D" w:rsidR="0040350D" w:rsidRDefault="0040350D" w:rsidP="00572530">
      <w:pPr>
        <w:pStyle w:val="BodyText"/>
        <w:numPr>
          <w:ilvl w:val="0"/>
          <w:numId w:val="8"/>
        </w:numPr>
        <w:jc w:val="both"/>
        <w:rPr>
          <w:rFonts w:cs="Arial"/>
          <w:lang w:val="en-GB"/>
        </w:rPr>
      </w:pPr>
      <w:r>
        <w:rPr>
          <w:rFonts w:cs="Arial"/>
          <w:lang w:val="en-GB"/>
        </w:rPr>
        <w:t>System parameters – this data will hold following information for general functioning of the wholesale portal and will not be modified very frequently</w:t>
      </w:r>
    </w:p>
    <w:p w14:paraId="04B42CEC" w14:textId="2E0BEF46" w:rsidR="0040350D" w:rsidRPr="00907E3C" w:rsidRDefault="0040350D" w:rsidP="00572530">
      <w:pPr>
        <w:pStyle w:val="BodyText"/>
        <w:numPr>
          <w:ilvl w:val="0"/>
          <w:numId w:val="18"/>
        </w:numPr>
        <w:jc w:val="both"/>
        <w:rPr>
          <w:rFonts w:cs="Arial"/>
          <w:lang w:val="en-GB"/>
        </w:rPr>
      </w:pPr>
      <w:r w:rsidRPr="00907E3C">
        <w:rPr>
          <w:rFonts w:cs="Arial"/>
          <w:lang w:val="en-GB"/>
        </w:rPr>
        <w:t>Setup of default number of days for each ASOS warehouse to calculate the d</w:t>
      </w:r>
      <w:r w:rsidR="00195229" w:rsidRPr="00907E3C">
        <w:rPr>
          <w:rFonts w:cs="Arial"/>
          <w:lang w:val="en-GB"/>
        </w:rPr>
        <w:t>e</w:t>
      </w:r>
      <w:r w:rsidRPr="00907E3C">
        <w:rPr>
          <w:rFonts w:cs="Arial"/>
          <w:lang w:val="en-GB"/>
        </w:rPr>
        <w:t>spatch month.</w:t>
      </w:r>
    </w:p>
    <w:p w14:paraId="2AC83DBF" w14:textId="7FBE7225" w:rsidR="009D3A26" w:rsidRPr="00EC2603" w:rsidRDefault="00864B5B" w:rsidP="00E378DE">
      <w:pPr>
        <w:pStyle w:val="BodyText"/>
        <w:numPr>
          <w:ilvl w:val="0"/>
          <w:numId w:val="18"/>
        </w:numPr>
        <w:jc w:val="both"/>
        <w:rPr>
          <w:ins w:id="223" w:author="Reetu Muneem" w:date="2022-02-08T17:49:00Z"/>
          <w:b/>
          <w:lang w:val="en-GB"/>
        </w:rPr>
      </w:pPr>
      <w:r w:rsidRPr="00907E3C">
        <w:rPr>
          <w:rFonts w:cs="Arial"/>
          <w:lang w:val="en-GB"/>
        </w:rPr>
        <w:lastRenderedPageBreak/>
        <w:t>Purge days</w:t>
      </w:r>
      <w:ins w:id="224" w:author="Sergio Rodrigues" w:date="2022-05-13T10:51:00Z">
        <w:r w:rsidR="00A7738F">
          <w:rPr>
            <w:rFonts w:cs="Arial"/>
            <w:lang w:val="en-GB"/>
          </w:rPr>
          <w:t xml:space="preserve"> </w:t>
        </w:r>
      </w:ins>
      <w:del w:id="225" w:author="Sergio Rodrigues" w:date="2022-05-13T10:51:00Z">
        <w:r w:rsidRPr="00907E3C" w:rsidDel="00A7738F">
          <w:rPr>
            <w:rFonts w:cs="Arial"/>
            <w:lang w:val="en-GB"/>
          </w:rPr>
          <w:delText>-</w:delText>
        </w:r>
      </w:del>
      <w:ins w:id="226" w:author="Sergio Rodrigues" w:date="2022-05-13T10:51:00Z">
        <w:r w:rsidR="00A7738F">
          <w:rPr>
            <w:rFonts w:cs="Arial"/>
            <w:lang w:val="en-GB"/>
          </w:rPr>
          <w:t>–</w:t>
        </w:r>
      </w:ins>
      <w:r w:rsidRPr="00907E3C">
        <w:rPr>
          <w:rFonts w:cs="Arial"/>
          <w:lang w:val="en-GB"/>
        </w:rPr>
        <w:t xml:space="preserve"> </w:t>
      </w:r>
      <w:r w:rsidRPr="00E378DE">
        <w:rPr>
          <w:rFonts w:cs="Arial"/>
          <w:lang w:val="en-GB"/>
        </w:rPr>
        <w:t>When Sales Order information will be purged from wholesale portal.</w:t>
      </w:r>
      <w:bookmarkStart w:id="227" w:name="_Toc378938723"/>
    </w:p>
    <w:p w14:paraId="3C8836AB" w14:textId="1B6557E2" w:rsidR="00BE50B2" w:rsidRPr="00EC2603" w:rsidRDefault="00983D23" w:rsidP="00FD07F6">
      <w:pPr>
        <w:pStyle w:val="BodyText"/>
        <w:numPr>
          <w:ilvl w:val="0"/>
          <w:numId w:val="18"/>
        </w:numPr>
        <w:jc w:val="both"/>
        <w:rPr>
          <w:b/>
          <w:lang w:val="en-GB"/>
        </w:rPr>
      </w:pPr>
      <w:ins w:id="228" w:author="Reetu Muneem" w:date="2022-02-08T17:50:00Z">
        <w:r>
          <w:rPr>
            <w:rFonts w:cs="Arial"/>
            <w:lang w:val="en-GB"/>
          </w:rPr>
          <w:t xml:space="preserve">Sales Order Attributes Upload threshold – This configuration will determine how many Sales Order </w:t>
        </w:r>
      </w:ins>
      <w:ins w:id="229" w:author="Reetu Muneem" w:date="2022-02-08T17:51:00Z">
        <w:r>
          <w:rPr>
            <w:rFonts w:cs="Arial"/>
            <w:lang w:val="en-GB"/>
          </w:rPr>
          <w:t>can be updated in one upload.</w:t>
        </w:r>
      </w:ins>
    </w:p>
    <w:p w14:paraId="19E93DBD" w14:textId="162BD12F" w:rsidR="00EC2603" w:rsidRDefault="00EC2603" w:rsidP="00EC2603">
      <w:pPr>
        <w:pStyle w:val="BodyText"/>
        <w:ind w:left="0"/>
        <w:jc w:val="both"/>
        <w:rPr>
          <w:rFonts w:cs="Arial"/>
          <w:lang w:val="en-GB"/>
        </w:rPr>
      </w:pPr>
    </w:p>
    <w:p w14:paraId="2A04B5AB" w14:textId="77777777" w:rsidR="00EC2603" w:rsidRPr="00221EE0" w:rsidRDefault="00EC2603" w:rsidP="00EC2603">
      <w:pPr>
        <w:pStyle w:val="BodyText"/>
        <w:ind w:left="0"/>
        <w:jc w:val="both"/>
        <w:rPr>
          <w:b/>
          <w:lang w:val="en-GB"/>
        </w:rPr>
      </w:pPr>
    </w:p>
    <w:p w14:paraId="5EF59064" w14:textId="6981032E" w:rsidR="009A4F01" w:rsidRPr="000F4E5F" w:rsidRDefault="009A4F01" w:rsidP="007971E6">
      <w:pPr>
        <w:pStyle w:val="Heading2"/>
        <w:ind w:right="3870"/>
        <w:jc w:val="both"/>
        <w:rPr>
          <w:lang w:val="en-GB"/>
        </w:rPr>
      </w:pPr>
      <w:bookmarkStart w:id="230" w:name="_Toc104565074"/>
      <w:r w:rsidRPr="00AB6B00">
        <w:rPr>
          <w:lang w:val="en-GB"/>
        </w:rPr>
        <w:t>Dependencies</w:t>
      </w:r>
      <w:bookmarkEnd w:id="227"/>
      <w:bookmarkEnd w:id="230"/>
    </w:p>
    <w:p w14:paraId="3E60B32D" w14:textId="3A4A3AA7" w:rsidR="00607884" w:rsidRDefault="00694391" w:rsidP="00607884">
      <w:pPr>
        <w:pStyle w:val="BodyText"/>
        <w:jc w:val="both"/>
        <w:rPr>
          <w:lang w:val="en-GB"/>
        </w:rPr>
      </w:pPr>
      <w:r>
        <w:rPr>
          <w:lang w:val="en-GB"/>
        </w:rPr>
        <w:t>Wholesale Portal</w:t>
      </w:r>
      <w:r w:rsidR="00736532" w:rsidRPr="000F4E5F">
        <w:rPr>
          <w:lang w:val="en-GB"/>
        </w:rPr>
        <w:t xml:space="preserve"> </w:t>
      </w:r>
      <w:r>
        <w:rPr>
          <w:lang w:val="en-GB"/>
        </w:rPr>
        <w:t>has dependency on following systems for Release</w:t>
      </w:r>
      <w:r w:rsidR="00004B6E">
        <w:rPr>
          <w:lang w:val="en-GB"/>
        </w:rPr>
        <w:t xml:space="preserve"> </w:t>
      </w:r>
      <w:r>
        <w:rPr>
          <w:lang w:val="en-GB"/>
        </w:rPr>
        <w:t xml:space="preserve">1 </w:t>
      </w:r>
    </w:p>
    <w:p w14:paraId="18793B06" w14:textId="360379B4" w:rsidR="00F56971" w:rsidRPr="000F4E5F" w:rsidRDefault="00F56971" w:rsidP="00572530">
      <w:pPr>
        <w:pStyle w:val="BodyText"/>
        <w:numPr>
          <w:ilvl w:val="0"/>
          <w:numId w:val="13"/>
        </w:numPr>
        <w:jc w:val="both"/>
        <w:rPr>
          <w:lang w:val="en-GB"/>
        </w:rPr>
      </w:pPr>
      <w:r w:rsidRPr="000F4E5F">
        <w:rPr>
          <w:lang w:val="en-GB"/>
        </w:rPr>
        <w:t>DAS database is up and running</w:t>
      </w:r>
      <w:r w:rsidR="00694391">
        <w:rPr>
          <w:lang w:val="en-GB"/>
        </w:rPr>
        <w:t>.</w:t>
      </w:r>
    </w:p>
    <w:p w14:paraId="7DDA085A" w14:textId="6190F91E" w:rsidR="005E74F7" w:rsidRDefault="00694391" w:rsidP="00572530">
      <w:pPr>
        <w:pStyle w:val="BodyText"/>
        <w:numPr>
          <w:ilvl w:val="0"/>
          <w:numId w:val="13"/>
        </w:numPr>
        <w:jc w:val="both"/>
        <w:rPr>
          <w:lang w:val="en-GB"/>
        </w:rPr>
      </w:pPr>
      <w:r>
        <w:rPr>
          <w:lang w:val="en-GB"/>
        </w:rPr>
        <w:t xml:space="preserve">WTSO to provide Sales Order files to be </w:t>
      </w:r>
      <w:r w:rsidR="00607884">
        <w:rPr>
          <w:lang w:val="en-GB"/>
        </w:rPr>
        <w:t>uploaded in portal.</w:t>
      </w:r>
    </w:p>
    <w:p w14:paraId="11B1D77B" w14:textId="7633E35A" w:rsidR="00607884" w:rsidRDefault="00607884" w:rsidP="00572530">
      <w:pPr>
        <w:pStyle w:val="BodyText"/>
        <w:numPr>
          <w:ilvl w:val="0"/>
          <w:numId w:val="13"/>
        </w:numPr>
        <w:jc w:val="both"/>
        <w:rPr>
          <w:lang w:val="en-GB"/>
        </w:rPr>
      </w:pPr>
      <w:r>
        <w:rPr>
          <w:lang w:val="en-GB"/>
        </w:rPr>
        <w:t>ORMS system to be available to consume Sales Order and its related information from portal.</w:t>
      </w:r>
    </w:p>
    <w:p w14:paraId="3FA5E284" w14:textId="60448B53" w:rsidR="002B6DF5" w:rsidRDefault="002B6DF5" w:rsidP="00572530">
      <w:pPr>
        <w:pStyle w:val="BodyText"/>
        <w:numPr>
          <w:ilvl w:val="0"/>
          <w:numId w:val="13"/>
        </w:numPr>
        <w:jc w:val="both"/>
        <w:rPr>
          <w:lang w:val="en-GB"/>
        </w:rPr>
      </w:pPr>
      <w:r>
        <w:rPr>
          <w:lang w:val="en-GB"/>
        </w:rPr>
        <w:t>RIS to be available to pass the Sales Order and associated allocations, release and pick list information to downstream systems.</w:t>
      </w:r>
    </w:p>
    <w:p w14:paraId="40A1CA1E" w14:textId="2C1B823C" w:rsidR="00340FDF" w:rsidRPr="000F4E5F" w:rsidRDefault="00340FDF" w:rsidP="00572530">
      <w:pPr>
        <w:pStyle w:val="BodyText"/>
        <w:numPr>
          <w:ilvl w:val="0"/>
          <w:numId w:val="13"/>
        </w:numPr>
        <w:jc w:val="both"/>
        <w:rPr>
          <w:lang w:val="en-GB"/>
        </w:rPr>
      </w:pPr>
      <w:r>
        <w:rPr>
          <w:lang w:val="en-GB"/>
        </w:rPr>
        <w:t>Automic Batch Schedular.</w:t>
      </w:r>
    </w:p>
    <w:p w14:paraId="307F6739" w14:textId="77777777" w:rsidR="005E74F7" w:rsidRPr="000F4E5F" w:rsidRDefault="005E74F7" w:rsidP="00BF5CB6">
      <w:pPr>
        <w:pStyle w:val="BodyText"/>
        <w:ind w:left="2880"/>
        <w:jc w:val="both"/>
        <w:rPr>
          <w:lang w:val="en-GB"/>
        </w:rPr>
      </w:pPr>
    </w:p>
    <w:p w14:paraId="22A7B95F" w14:textId="77777777" w:rsidR="00736532" w:rsidRPr="000F4E5F" w:rsidRDefault="00736532" w:rsidP="008331FD">
      <w:pPr>
        <w:pStyle w:val="BodyText"/>
        <w:rPr>
          <w:lang w:val="en-GB"/>
        </w:rPr>
      </w:pPr>
    </w:p>
    <w:p w14:paraId="177F25D1" w14:textId="716FC8A0" w:rsidR="00FB61FB" w:rsidRPr="000F4E5F" w:rsidRDefault="00FB61FB" w:rsidP="000737F1">
      <w:pPr>
        <w:pStyle w:val="Heading1"/>
        <w:jc w:val="both"/>
        <w:rPr>
          <w:lang w:val="en-GB"/>
        </w:rPr>
      </w:pPr>
      <w:bookmarkStart w:id="231" w:name="_Toc375040455"/>
      <w:bookmarkStart w:id="232" w:name="_Toc104565075"/>
      <w:bookmarkStart w:id="233" w:name="_Toc378691464"/>
      <w:bookmarkStart w:id="234" w:name="_Toc378938738"/>
      <w:bookmarkStart w:id="235" w:name="_Toc492796469"/>
      <w:bookmarkStart w:id="236" w:name="_Toc17187295"/>
      <w:bookmarkStart w:id="237" w:name="_Toc185239366"/>
      <w:r w:rsidRPr="000F4E5F">
        <w:rPr>
          <w:lang w:val="en-GB"/>
        </w:rPr>
        <w:lastRenderedPageBreak/>
        <w:t>Solution Functional Design</w:t>
      </w:r>
      <w:bookmarkEnd w:id="231"/>
      <w:r w:rsidR="000B1607" w:rsidRPr="000F4E5F">
        <w:rPr>
          <w:lang w:val="en-GB"/>
        </w:rPr>
        <w:t xml:space="preserve"> </w:t>
      </w:r>
      <w:r w:rsidR="00607884">
        <w:rPr>
          <w:lang w:val="en-GB"/>
        </w:rPr>
        <w:t>– Wholesale Portal</w:t>
      </w:r>
      <w:bookmarkEnd w:id="232"/>
    </w:p>
    <w:p w14:paraId="03DA6E2A" w14:textId="2816FF9D" w:rsidR="001C0197" w:rsidRPr="000F4E5F" w:rsidRDefault="004A7F3E" w:rsidP="000737F1">
      <w:pPr>
        <w:pStyle w:val="BodyText"/>
        <w:jc w:val="both"/>
        <w:rPr>
          <w:lang w:val="en-GB"/>
        </w:rPr>
      </w:pPr>
      <w:r w:rsidRPr="000F4E5F">
        <w:rPr>
          <w:lang w:val="en-GB"/>
        </w:rPr>
        <w:t>This section will provide a description of the solution design to support the functional requirement</w:t>
      </w:r>
      <w:r w:rsidR="007214CB" w:rsidRPr="000F4E5F">
        <w:rPr>
          <w:lang w:val="en-GB"/>
        </w:rPr>
        <w:t>s</w:t>
      </w:r>
      <w:r w:rsidRPr="000F4E5F">
        <w:rPr>
          <w:lang w:val="en-GB"/>
        </w:rPr>
        <w:t xml:space="preserve"> </w:t>
      </w:r>
      <w:r w:rsidR="00B0178F">
        <w:rPr>
          <w:lang w:val="en-GB"/>
        </w:rPr>
        <w:t xml:space="preserve">for Release 1 </w:t>
      </w:r>
      <w:r w:rsidRPr="000F4E5F">
        <w:rPr>
          <w:lang w:val="en-GB"/>
        </w:rPr>
        <w:t xml:space="preserve">as stated previously in the document. </w:t>
      </w:r>
    </w:p>
    <w:p w14:paraId="6DC0ED50" w14:textId="77777777" w:rsidR="001C0197" w:rsidRPr="000F4E5F" w:rsidRDefault="001C0197" w:rsidP="000737F1">
      <w:pPr>
        <w:pStyle w:val="BodyText"/>
        <w:contextualSpacing/>
        <w:jc w:val="both"/>
        <w:rPr>
          <w:lang w:val="en-GB"/>
        </w:rPr>
      </w:pPr>
    </w:p>
    <w:p w14:paraId="44410797" w14:textId="2D3E5239" w:rsidR="0009280E" w:rsidRPr="000F4E5F" w:rsidRDefault="00415869" w:rsidP="0009280E">
      <w:pPr>
        <w:pStyle w:val="BodyText"/>
        <w:jc w:val="both"/>
        <w:rPr>
          <w:rFonts w:cs="Arial"/>
          <w:lang w:val="en-GB"/>
        </w:rPr>
      </w:pPr>
      <w:r w:rsidRPr="000F4E5F">
        <w:rPr>
          <w:rFonts w:cs="Arial"/>
          <w:lang w:val="en-GB"/>
        </w:rPr>
        <w:t xml:space="preserve">The following link contains the </w:t>
      </w:r>
      <w:r w:rsidR="00607884">
        <w:rPr>
          <w:rFonts w:cs="Arial"/>
          <w:lang w:val="en-GB"/>
        </w:rPr>
        <w:t>Wholesale Portal</w:t>
      </w:r>
      <w:r w:rsidR="009A2C8B" w:rsidRPr="000F4E5F">
        <w:rPr>
          <w:rFonts w:cs="Arial"/>
          <w:lang w:val="en-GB"/>
        </w:rPr>
        <w:t xml:space="preserve"> business p</w:t>
      </w:r>
      <w:r w:rsidR="0009280E" w:rsidRPr="000F4E5F">
        <w:rPr>
          <w:rFonts w:cs="Arial"/>
          <w:lang w:val="en-GB"/>
        </w:rPr>
        <w:t>rocesses</w:t>
      </w:r>
      <w:r w:rsidR="009A2C8B" w:rsidRPr="000F4E5F">
        <w:rPr>
          <w:rFonts w:cs="Arial"/>
          <w:lang w:val="en-GB"/>
        </w:rPr>
        <w:t xml:space="preserve"> identified by ASOS:</w:t>
      </w:r>
    </w:p>
    <w:p w14:paraId="0FE7123E" w14:textId="749C52AA" w:rsidR="0009280E" w:rsidRPr="00E37C4C" w:rsidRDefault="00E37C4C" w:rsidP="0009280E">
      <w:pPr>
        <w:pStyle w:val="BodyText"/>
        <w:jc w:val="both"/>
        <w:rPr>
          <w:ins w:id="238" w:author="Reetu Muneem" w:date="2022-02-08T10:57:00Z"/>
          <w:rFonts w:cs="Arial"/>
          <w:lang w:val="en-GB"/>
          <w:rPrChange w:id="239" w:author="Reetu Muneem" w:date="2022-02-08T10:57:00Z">
            <w:rPr>
              <w:ins w:id="240" w:author="Reetu Muneem" w:date="2022-02-08T10:57:00Z"/>
              <w:rFonts w:cs="Arial"/>
              <w:b/>
              <w:bCs/>
              <w:lang w:val="en-GB"/>
            </w:rPr>
          </w:rPrChange>
        </w:rPr>
      </w:pPr>
      <w:r w:rsidRPr="008F7C36">
        <w:rPr>
          <w:rFonts w:cs="Arial"/>
          <w:lang w:val="en-GB"/>
        </w:rPr>
        <w:fldChar w:fldCharType="begin"/>
      </w:r>
      <w:r w:rsidRPr="008F7C36">
        <w:rPr>
          <w:rFonts w:cs="Arial"/>
          <w:lang w:val="en-GB"/>
        </w:rPr>
        <w:instrText xml:space="preserve"> HYPERLINK "https://asos1.sharepoint.com/:u:/r/sites/WholesaleStrategic/Shared%20Documents/Business%20Process/Process%20Flow/Business%20Process%20-%20WS%20exceptions%20report%20v1.0.vsdx?d=w20ff0dad032c44ff9aa6d8071173711d&amp;%3Bcsf=1&amp;%3Bweb=1&amp;%3Be=dWp0Jv&amp;isSPOFile=1" </w:instrText>
      </w:r>
      <w:r w:rsidRPr="008F7C36">
        <w:rPr>
          <w:rFonts w:cs="Arial"/>
          <w:lang w:val="en-GB"/>
        </w:rPr>
        <w:fldChar w:fldCharType="separate"/>
      </w:r>
      <w:ins w:id="241" w:author="Reetu Muneem" w:date="2022-02-08T10:57:00Z">
        <w:r w:rsidRPr="008F7C36">
          <w:rPr>
            <w:rStyle w:val="Hyperlink"/>
            <w:rFonts w:cs="Arial"/>
            <w:lang w:val="en-GB"/>
          </w:rPr>
          <w:t>https://asos1.sharepoint.com/:u:/r/sites/WholesaleStrategic/Shared%20Documents/Business%20Process/Process%20Flow/Business%20Process%20-%20WS%20exceptions%20report%20v1.0.vsdx?d=w20ff0dad032c44ff9aa6d8071173711d&amp;%3Bcsf=1&amp;%3Bweb=1&amp;%3Be=dWp0Jv&amp;isSPOFile=1</w:t>
        </w:r>
        <w:r w:rsidRPr="008F7C36">
          <w:rPr>
            <w:rFonts w:cs="Arial"/>
            <w:lang w:val="en-GB"/>
          </w:rPr>
          <w:fldChar w:fldCharType="end"/>
        </w:r>
      </w:ins>
      <w:del w:id="242" w:author="Reetu Muneem" w:date="2022-02-08T10:57:00Z">
        <w:r w:rsidR="003F2551" w:rsidRPr="00E37C4C" w:rsidDel="00E37C4C">
          <w:rPr>
            <w:rFonts w:cs="Arial"/>
            <w:highlight w:val="darkGray"/>
            <w:lang w:val="en-GB"/>
            <w:rPrChange w:id="243" w:author="Reetu Muneem" w:date="2022-02-08T10:57:00Z">
              <w:rPr>
                <w:rFonts w:cs="Arial"/>
                <w:b/>
                <w:bCs/>
                <w:highlight w:val="darkGray"/>
                <w:lang w:val="en-GB"/>
              </w:rPr>
            </w:rPrChange>
          </w:rPr>
          <w:delText>TBD</w:delText>
        </w:r>
      </w:del>
    </w:p>
    <w:p w14:paraId="6007DF1B" w14:textId="77777777" w:rsidR="00E37C4C" w:rsidRDefault="00E37C4C" w:rsidP="0009280E">
      <w:pPr>
        <w:pStyle w:val="BodyText"/>
        <w:jc w:val="both"/>
        <w:rPr>
          <w:rFonts w:cs="Arial"/>
          <w:b/>
          <w:bCs/>
          <w:lang w:val="en-GB"/>
        </w:rPr>
      </w:pPr>
    </w:p>
    <w:p w14:paraId="41CE2099" w14:textId="5A935486" w:rsidR="0063076B" w:rsidRDefault="0063076B" w:rsidP="0009280E">
      <w:pPr>
        <w:pStyle w:val="BodyText"/>
        <w:jc w:val="both"/>
        <w:rPr>
          <w:rFonts w:cs="Arial"/>
          <w:b/>
          <w:bCs/>
          <w:lang w:val="en-GB"/>
        </w:rPr>
      </w:pPr>
    </w:p>
    <w:p w14:paraId="611E7DD5" w14:textId="08BE9996" w:rsidR="0063076B" w:rsidRDefault="0063076B" w:rsidP="0009280E">
      <w:pPr>
        <w:pStyle w:val="BodyText"/>
        <w:jc w:val="both"/>
        <w:rPr>
          <w:rFonts w:cs="Arial"/>
          <w:lang w:val="en-GB"/>
        </w:rPr>
      </w:pPr>
      <w:r>
        <w:rPr>
          <w:rFonts w:cs="Arial"/>
          <w:lang w:val="en-GB"/>
        </w:rPr>
        <w:t>The following link contains the Partner Group/Partner/Partner Location/DC Id and Store Id data setup discussed and agreed with wholesale team-</w:t>
      </w:r>
    </w:p>
    <w:p w14:paraId="7BE4783E" w14:textId="2C1C276A" w:rsidR="00FF298C" w:rsidRDefault="0042205F" w:rsidP="0009280E">
      <w:pPr>
        <w:pStyle w:val="BodyText"/>
        <w:jc w:val="both"/>
        <w:rPr>
          <w:rFonts w:cs="Arial"/>
          <w:lang w:val="en-GB"/>
        </w:rPr>
      </w:pPr>
      <w:del w:id="244" w:author="Reetu Muneem" w:date="2022-02-10T10:59:00Z">
        <w:r w:rsidDel="00FF298C">
          <w:fldChar w:fldCharType="begin"/>
        </w:r>
        <w:r w:rsidDel="00FF298C">
          <w:delInstrText xml:space="preserve"> HYPERLINK "https://urldefense.com/v3/__https://asos1.sharepoint.com/:x:/r/sites/WholesaleStrategic/Shared*20Documents/Business*20Process/Customers*20template*20v1.xlsx?d=w704c67ae51fb40fa9b062e2423ff7162&amp;csf=1&amp;web=1&amp;e=lAdW2o__;JSUlJQ!!ACWV5N9M2RV99hQ!fXaQUgm1YtnkE_Ih3LSbz6_WZKLsEAODuyw6r40isUc0dllweNnsGBOdPgVrSiwG1Q$" </w:delInstrText>
        </w:r>
        <w:r w:rsidDel="00FF298C">
          <w:fldChar w:fldCharType="separate"/>
        </w:r>
        <w:r w:rsidR="0063076B" w:rsidRPr="006A179C" w:rsidDel="00FF298C">
          <w:rPr>
            <w:rStyle w:val="Hyperlink"/>
            <w:rFonts w:cs="Arial"/>
            <w:lang w:val="en-GB"/>
          </w:rPr>
          <w:delText>https://urldefense.com/v3/__https://asos1.sharepoint.com/:x:/r/sites/WholesaleStrategic/Shared*20Documents/Business*20Process/Customers*20template*20v1.xlsx?d=w704c67ae51fb40fa9b062e2423ff7162&amp;csf=1&amp;web=1&amp;e=lAdW2o__;JSUlJQ!!ACWV5N9M2RV99hQ!fXaQUgm1YtnkE_Ih3LSbz6_WZKLsEAODuyw6r40isUc0dllweNnsGBOdPgVrSiwG1Q$</w:delText>
        </w:r>
        <w:r w:rsidDel="00FF298C">
          <w:rPr>
            <w:rStyle w:val="Hyperlink"/>
            <w:rFonts w:cs="Arial"/>
            <w:lang w:val="en-GB"/>
          </w:rPr>
          <w:fldChar w:fldCharType="end"/>
        </w:r>
      </w:del>
      <w:ins w:id="245" w:author="Reetu Muneem" w:date="2022-02-10T10:59:00Z">
        <w:r w:rsidR="00FF298C">
          <w:rPr>
            <w:rFonts w:cs="Arial"/>
            <w:lang w:val="en-GB"/>
          </w:rPr>
          <w:fldChar w:fldCharType="begin"/>
        </w:r>
        <w:r w:rsidR="00FF298C">
          <w:rPr>
            <w:rFonts w:cs="Arial"/>
            <w:lang w:val="en-GB"/>
          </w:rPr>
          <w:instrText xml:space="preserve"> HYPERLINK "</w:instrText>
        </w:r>
        <w:r w:rsidR="00FF298C" w:rsidRPr="00FF298C">
          <w:rPr>
            <w:rFonts w:cs="Arial"/>
            <w:lang w:val="en-GB"/>
          </w:rPr>
          <w:instrText>https://asos1.sharepoint.com/:x:/r/sites/WholesaleStrategic/_layouts/15/Doc.aspx?sourcedoc=%7B8D699A44-3253-40BE-83A8-5301954686F5%7D&amp;%3Bfile=Customers+template+v3.1.xlsx&amp;%3Baction=default&amp;%3Bmobileredirect=true&amp;%3Bcid=7643c6a2-0e0a-4c8d-a580-f388f2d9fe39&amp;isSPOFile=1</w:instrText>
        </w:r>
        <w:r w:rsidR="00FF298C">
          <w:rPr>
            <w:rFonts w:cs="Arial"/>
            <w:lang w:val="en-GB"/>
          </w:rPr>
          <w:instrText xml:space="preserve">" </w:instrText>
        </w:r>
        <w:r w:rsidR="00FF298C">
          <w:rPr>
            <w:rFonts w:cs="Arial"/>
            <w:lang w:val="en-GB"/>
          </w:rPr>
          <w:fldChar w:fldCharType="separate"/>
        </w:r>
        <w:r w:rsidR="00FF298C" w:rsidRPr="00CB7ECF">
          <w:rPr>
            <w:rStyle w:val="Hyperlink"/>
            <w:rFonts w:cs="Arial"/>
            <w:lang w:val="en-GB"/>
          </w:rPr>
          <w:t>https://asos1.sharepoint.com/:x:/r/sites/WholesaleStrategic/_layouts/15/Doc.aspx?sourcedoc=%7B8D699A44-3253-40BE-83A8-5301954686F5%7D&amp;%3Bfile=Customers+template+v3.1.xlsx&amp;%3Baction=default&amp;%3Bmobileredirect=true&amp;%3Bcid=7643c6a2-0e0a-4c8d-a580-f388f2d9fe39&amp;isSPOFile=1</w:t>
        </w:r>
        <w:r w:rsidR="00FF298C">
          <w:rPr>
            <w:rFonts w:cs="Arial"/>
            <w:lang w:val="en-GB"/>
          </w:rPr>
          <w:fldChar w:fldCharType="end"/>
        </w:r>
      </w:ins>
    </w:p>
    <w:p w14:paraId="3DA55A7D" w14:textId="77777777" w:rsidR="00960ECA" w:rsidRDefault="00960ECA" w:rsidP="00960ECA">
      <w:pPr>
        <w:pStyle w:val="BodyText"/>
        <w:ind w:left="0"/>
        <w:jc w:val="both"/>
        <w:rPr>
          <w:rFonts w:cs="Arial"/>
          <w:lang w:val="en-GB"/>
        </w:rPr>
      </w:pPr>
    </w:p>
    <w:p w14:paraId="19006E90" w14:textId="6B377C5A" w:rsidR="00960ECA" w:rsidRDefault="00960ECA">
      <w:pPr>
        <w:rPr>
          <w:rFonts w:cs="Arial"/>
          <w:lang w:val="en-GB"/>
        </w:rPr>
      </w:pPr>
      <w:r>
        <w:rPr>
          <w:rFonts w:cs="Arial"/>
          <w:lang w:val="en-GB"/>
        </w:rPr>
        <w:br w:type="page"/>
      </w:r>
    </w:p>
    <w:p w14:paraId="2859C683" w14:textId="79533A28" w:rsidR="004A7F3E" w:rsidRPr="000F4E5F" w:rsidRDefault="004A7F3E" w:rsidP="000737F1">
      <w:pPr>
        <w:pStyle w:val="Heading2"/>
        <w:jc w:val="both"/>
        <w:rPr>
          <w:lang w:val="en-GB"/>
        </w:rPr>
      </w:pPr>
      <w:bookmarkStart w:id="246" w:name="_Toc270369338"/>
      <w:bookmarkStart w:id="247" w:name="_Toc381005901"/>
      <w:bookmarkStart w:id="248" w:name="_Toc104565076"/>
      <w:r w:rsidRPr="000F4E5F">
        <w:rPr>
          <w:lang w:val="en-GB"/>
        </w:rPr>
        <w:lastRenderedPageBreak/>
        <w:t>User Interface</w:t>
      </w:r>
      <w:bookmarkEnd w:id="246"/>
      <w:r w:rsidRPr="000F4E5F">
        <w:rPr>
          <w:lang w:val="en-GB"/>
        </w:rPr>
        <w:t xml:space="preserve"> Design</w:t>
      </w:r>
      <w:bookmarkEnd w:id="247"/>
      <w:bookmarkEnd w:id="248"/>
    </w:p>
    <w:p w14:paraId="17214EAF" w14:textId="77777777" w:rsidR="006372D4" w:rsidRPr="000F4E5F" w:rsidRDefault="006372D4" w:rsidP="00004B6E">
      <w:pPr>
        <w:pStyle w:val="BodyText"/>
        <w:ind w:left="1418"/>
        <w:jc w:val="both"/>
        <w:rPr>
          <w:lang w:val="en-GB"/>
        </w:rPr>
      </w:pPr>
    </w:p>
    <w:p w14:paraId="43A32B0C" w14:textId="04B8F5B8" w:rsidR="00387696" w:rsidRPr="000F4E5F" w:rsidRDefault="00180D03" w:rsidP="00B74C0B">
      <w:pPr>
        <w:pStyle w:val="BodyText"/>
        <w:ind w:left="709"/>
        <w:jc w:val="both"/>
        <w:rPr>
          <w:lang w:val="en-GB"/>
        </w:rPr>
      </w:pPr>
      <w:r w:rsidRPr="000F4E5F">
        <w:rPr>
          <w:lang w:val="en-GB"/>
        </w:rPr>
        <w:t>This section defines</w:t>
      </w:r>
      <w:r w:rsidR="00EB1379" w:rsidRPr="000F4E5F">
        <w:rPr>
          <w:lang w:val="en-GB"/>
        </w:rPr>
        <w:t xml:space="preserve"> the </w:t>
      </w:r>
      <w:r w:rsidR="00B0178F">
        <w:rPr>
          <w:lang w:val="en-GB"/>
        </w:rPr>
        <w:t xml:space="preserve">dashboards, </w:t>
      </w:r>
      <w:r w:rsidR="00270CF4" w:rsidRPr="000F4E5F">
        <w:rPr>
          <w:lang w:val="en-GB"/>
        </w:rPr>
        <w:t>screen</w:t>
      </w:r>
      <w:r w:rsidR="00B0178F">
        <w:rPr>
          <w:lang w:val="en-GB"/>
        </w:rPr>
        <w:t>s</w:t>
      </w:r>
      <w:r w:rsidR="00EB1379" w:rsidRPr="000F4E5F">
        <w:rPr>
          <w:lang w:val="en-GB"/>
        </w:rPr>
        <w:t xml:space="preserve"> </w:t>
      </w:r>
      <w:r w:rsidR="00B0178F">
        <w:rPr>
          <w:lang w:val="en-GB"/>
        </w:rPr>
        <w:t xml:space="preserve">and </w:t>
      </w:r>
      <w:r w:rsidR="00B52DD7">
        <w:rPr>
          <w:lang w:val="en-GB"/>
        </w:rPr>
        <w:t>their logic</w:t>
      </w:r>
      <w:r w:rsidR="00EB1379" w:rsidRPr="000F4E5F">
        <w:rPr>
          <w:lang w:val="en-GB"/>
        </w:rPr>
        <w:t>.</w:t>
      </w:r>
      <w:r w:rsidR="001D06EB" w:rsidRPr="000F4E5F">
        <w:rPr>
          <w:lang w:val="en-GB"/>
        </w:rPr>
        <w:t xml:space="preserve"> </w:t>
      </w:r>
      <w:r w:rsidR="00B52DD7">
        <w:rPr>
          <w:lang w:val="en-GB"/>
        </w:rPr>
        <w:t xml:space="preserve">When user will login to the portal, they will be taken to the landing page. From this page they will be able to access different </w:t>
      </w:r>
      <w:r w:rsidR="002F0A36">
        <w:rPr>
          <w:lang w:val="en-GB"/>
        </w:rPr>
        <w:t>dashboards</w:t>
      </w:r>
      <w:r w:rsidR="00B52DD7">
        <w:rPr>
          <w:lang w:val="en-GB"/>
        </w:rPr>
        <w:t>.</w:t>
      </w:r>
      <w:r w:rsidR="002F0A36">
        <w:rPr>
          <w:lang w:val="en-GB"/>
        </w:rPr>
        <w:t xml:space="preserve"> </w:t>
      </w:r>
      <w:r w:rsidR="00387696">
        <w:rPr>
          <w:lang w:val="en-GB"/>
        </w:rPr>
        <w:t>The</w:t>
      </w:r>
      <w:r w:rsidR="002F0A36">
        <w:rPr>
          <w:lang w:val="en-GB"/>
        </w:rPr>
        <w:t xml:space="preserve"> action taken by user in respective dashboards will open different screens</w:t>
      </w:r>
      <w:r w:rsidR="00016D3A">
        <w:rPr>
          <w:lang w:val="en-GB"/>
        </w:rPr>
        <w:t xml:space="preserve"> in portal</w:t>
      </w:r>
      <w:r w:rsidR="002F0A36">
        <w:rPr>
          <w:lang w:val="en-GB"/>
        </w:rPr>
        <w:t>. Some screens will be accessible through the task bar as well. F</w:t>
      </w:r>
      <w:r w:rsidR="00387696">
        <w:rPr>
          <w:lang w:val="en-GB"/>
        </w:rPr>
        <w:t xml:space="preserve">ollowing </w:t>
      </w:r>
      <w:r w:rsidR="00B17821">
        <w:rPr>
          <w:lang w:val="en-GB"/>
        </w:rPr>
        <w:t xml:space="preserve">figure </w:t>
      </w:r>
      <w:r w:rsidR="00387696">
        <w:rPr>
          <w:lang w:val="en-GB"/>
        </w:rPr>
        <w:t>depicts the overall dashboards and screens</w:t>
      </w:r>
      <w:r w:rsidR="00B52DD7">
        <w:rPr>
          <w:lang w:val="en-GB"/>
        </w:rPr>
        <w:t xml:space="preserve"> flow</w:t>
      </w:r>
      <w:r w:rsidR="00387696">
        <w:rPr>
          <w:lang w:val="en-GB"/>
        </w:rPr>
        <w:t xml:space="preserve"> in the portal.</w:t>
      </w:r>
      <w:r w:rsidR="002F0A36">
        <w:rPr>
          <w:lang w:val="en-GB"/>
        </w:rPr>
        <w:t xml:space="preserve"> Details of each </w:t>
      </w:r>
      <w:r w:rsidR="0056685F">
        <w:rPr>
          <w:lang w:val="en-GB"/>
        </w:rPr>
        <w:t>Dashboard</w:t>
      </w:r>
      <w:r w:rsidR="002F0A36">
        <w:rPr>
          <w:lang w:val="en-GB"/>
        </w:rPr>
        <w:t xml:space="preserve"> and </w:t>
      </w:r>
      <w:r w:rsidR="0056685F">
        <w:rPr>
          <w:lang w:val="en-GB"/>
        </w:rPr>
        <w:t>S</w:t>
      </w:r>
      <w:r w:rsidR="002F0A36">
        <w:rPr>
          <w:lang w:val="en-GB"/>
        </w:rPr>
        <w:t>creen are provided further in sub sections.</w:t>
      </w:r>
    </w:p>
    <w:p w14:paraId="5870625C" w14:textId="1115FE5E" w:rsidR="00EB1379" w:rsidRDefault="00EB1379" w:rsidP="00B74C0B">
      <w:pPr>
        <w:pStyle w:val="BodyText"/>
        <w:ind w:left="709"/>
        <w:jc w:val="both"/>
        <w:rPr>
          <w:lang w:val="en-GB"/>
        </w:rPr>
      </w:pPr>
    </w:p>
    <w:p w14:paraId="3CDF8CE7" w14:textId="00EC902B" w:rsidR="00DB5399" w:rsidRDefault="00DB5399" w:rsidP="00B74C0B">
      <w:pPr>
        <w:pStyle w:val="BodyText"/>
        <w:ind w:left="709"/>
        <w:jc w:val="right"/>
        <w:rPr>
          <w:lang w:val="en-GB"/>
        </w:rPr>
      </w:pPr>
    </w:p>
    <w:p w14:paraId="2712513B" w14:textId="77777777" w:rsidR="008F7C36" w:rsidRDefault="00F036D1" w:rsidP="00B74C0B">
      <w:pPr>
        <w:pStyle w:val="BodyText"/>
        <w:keepNext/>
        <w:ind w:left="709"/>
        <w:jc w:val="right"/>
      </w:pPr>
      <w:r>
        <w:rPr>
          <w:noProof/>
          <w:lang w:val="en-GB"/>
        </w:rPr>
        <w:drawing>
          <wp:inline distT="0" distB="0" distL="0" distR="0" wp14:anchorId="2EEF29E6" wp14:editId="20BF5DB1">
            <wp:extent cx="5693662" cy="3044757"/>
            <wp:effectExtent l="0" t="0" r="254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7553" cy="3052185"/>
                    </a:xfrm>
                    <a:prstGeom prst="rect">
                      <a:avLst/>
                    </a:prstGeom>
                    <a:noFill/>
                    <a:ln>
                      <a:noFill/>
                    </a:ln>
                  </pic:spPr>
                </pic:pic>
              </a:graphicData>
            </a:graphic>
          </wp:inline>
        </w:drawing>
      </w:r>
    </w:p>
    <w:p w14:paraId="527F9E8F" w14:textId="74ACDE8A" w:rsidR="00C57C2B" w:rsidRPr="002074C2" w:rsidRDefault="00C57C2B" w:rsidP="00C57C2B">
      <w:pPr>
        <w:pStyle w:val="Caption"/>
        <w:ind w:left="709"/>
        <w:jc w:val="center"/>
        <w:rPr>
          <w:ins w:id="249" w:author="Sergio Rodrigues" w:date="2022-05-13T17:39:00Z"/>
          <w:color w:val="auto"/>
          <w:lang w:val="en-GB"/>
        </w:rPr>
      </w:pPr>
      <w:ins w:id="250" w:author="Sergio Rodrigues" w:date="2022-05-13T17:39: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1</w:t>
      </w:r>
      <w:ins w:id="251" w:author="Sergio Rodrigues" w:date="2022-05-13T17:39:00Z">
        <w:r w:rsidRPr="002074C2">
          <w:rPr>
            <w:color w:val="auto"/>
            <w:lang w:val="en-GB"/>
          </w:rPr>
          <w:fldChar w:fldCharType="end"/>
        </w:r>
        <w:r w:rsidRPr="002074C2">
          <w:rPr>
            <w:color w:val="auto"/>
            <w:lang w:val="en-GB"/>
          </w:rPr>
          <w:t xml:space="preserve"> </w:t>
        </w:r>
        <w:r w:rsidRPr="000F4E5F">
          <w:rPr>
            <w:color w:val="auto"/>
            <w:lang w:val="en-GB"/>
          </w:rPr>
          <w:t xml:space="preserve">– </w:t>
        </w:r>
        <w:r>
          <w:rPr>
            <w:color w:val="auto"/>
            <w:lang w:val="en-GB"/>
          </w:rPr>
          <w:t xml:space="preserve">Dashboard and </w:t>
        </w:r>
        <w:r w:rsidRPr="000F4E5F">
          <w:rPr>
            <w:color w:val="auto"/>
            <w:lang w:val="en-GB"/>
          </w:rPr>
          <w:t>Screen Navigation</w:t>
        </w:r>
      </w:ins>
    </w:p>
    <w:p w14:paraId="70E00A3D" w14:textId="77777777" w:rsidR="00F409B1" w:rsidRPr="000F4E5F" w:rsidRDefault="00F409B1" w:rsidP="00004B6E">
      <w:pPr>
        <w:pStyle w:val="BodyText"/>
        <w:ind w:left="1418"/>
        <w:jc w:val="both"/>
        <w:rPr>
          <w:lang w:val="en-GB"/>
        </w:rPr>
      </w:pPr>
    </w:p>
    <w:p w14:paraId="373A0C07" w14:textId="77777777" w:rsidR="00BF0B27" w:rsidRDefault="00BF0B27">
      <w:pPr>
        <w:rPr>
          <w:b/>
          <w:caps/>
          <w:sz w:val="24"/>
          <w:lang w:val="en-GB"/>
        </w:rPr>
      </w:pPr>
      <w:r>
        <w:rPr>
          <w:lang w:val="en-GB"/>
        </w:rPr>
        <w:br w:type="page"/>
      </w:r>
    </w:p>
    <w:p w14:paraId="0839FC98" w14:textId="0089882E" w:rsidR="00B03678" w:rsidRPr="000F4E5F" w:rsidRDefault="002F0A36" w:rsidP="00004B6E">
      <w:pPr>
        <w:pStyle w:val="Heading3"/>
        <w:numPr>
          <w:ilvl w:val="2"/>
          <w:numId w:val="15"/>
        </w:numPr>
        <w:ind w:left="1418"/>
        <w:jc w:val="both"/>
        <w:rPr>
          <w:lang w:val="en-GB"/>
        </w:rPr>
      </w:pPr>
      <w:bookmarkStart w:id="252" w:name="_Toc104565077"/>
      <w:r>
        <w:rPr>
          <w:lang w:val="en-GB"/>
        </w:rPr>
        <w:lastRenderedPageBreak/>
        <w:t>Landing Page</w:t>
      </w:r>
      <w:bookmarkEnd w:id="252"/>
    </w:p>
    <w:p w14:paraId="339BF7B6" w14:textId="77777777" w:rsidR="00B03678" w:rsidRPr="000F4E5F" w:rsidRDefault="00B03678" w:rsidP="000737F1">
      <w:pPr>
        <w:pStyle w:val="BodyText"/>
        <w:jc w:val="both"/>
        <w:rPr>
          <w:lang w:val="en-GB"/>
        </w:rPr>
      </w:pPr>
    </w:p>
    <w:p w14:paraId="48F12C2D" w14:textId="21E6DE37" w:rsidR="002F0A36" w:rsidRDefault="005F422A" w:rsidP="00E71F3E">
      <w:pPr>
        <w:pStyle w:val="BodyText"/>
        <w:jc w:val="both"/>
        <w:rPr>
          <w:lang w:val="en-GB"/>
        </w:rPr>
      </w:pPr>
      <w:r>
        <w:rPr>
          <w:lang w:val="en-GB"/>
        </w:rPr>
        <w:t>L</w:t>
      </w:r>
      <w:r w:rsidR="002F0A36">
        <w:rPr>
          <w:lang w:val="en-GB"/>
        </w:rPr>
        <w:t xml:space="preserve">anding page will be the first thing user will see after logging into the Wholesale Portal. All the dashboards will appear as tiles on this landing page. Following </w:t>
      </w:r>
      <w:r w:rsidR="00B17821">
        <w:rPr>
          <w:lang w:val="en-GB"/>
        </w:rPr>
        <w:t xml:space="preserve">figure </w:t>
      </w:r>
      <w:r w:rsidR="002F0A36">
        <w:rPr>
          <w:lang w:val="en-GB"/>
        </w:rPr>
        <w:t>represents the view of landing page.</w:t>
      </w:r>
    </w:p>
    <w:p w14:paraId="6EB1DA4C" w14:textId="5A30D04C" w:rsidR="00F9663E" w:rsidRDefault="00F9663E" w:rsidP="00E71F3E">
      <w:pPr>
        <w:pStyle w:val="BodyText"/>
        <w:jc w:val="both"/>
        <w:rPr>
          <w:ins w:id="253" w:author="Sergio Rodrigues" w:date="2022-02-23T16:20:00Z"/>
          <w:lang w:val="en-GB"/>
        </w:rPr>
      </w:pPr>
    </w:p>
    <w:p w14:paraId="573E5AA9" w14:textId="014A7A0A" w:rsidR="00004B6E" w:rsidRDefault="00004B6E" w:rsidP="009B7AC9">
      <w:pPr>
        <w:pStyle w:val="BodyText"/>
        <w:jc w:val="center"/>
        <w:rPr>
          <w:ins w:id="254" w:author="Sergio Rodrigues" w:date="2022-02-23T16:16:00Z"/>
          <w:lang w:val="en-GB"/>
        </w:rPr>
      </w:pPr>
      <w:ins w:id="255" w:author="Sergio Rodrigues" w:date="2022-02-23T16:20:00Z">
        <w:r>
          <w:rPr>
            <w:noProof/>
            <w:lang w:val="en-GB"/>
          </w:rPr>
          <w:drawing>
            <wp:inline distT="0" distB="0" distL="0" distR="0" wp14:anchorId="36520BC3" wp14:editId="7BB3AEE3">
              <wp:extent cx="5688000" cy="2127748"/>
              <wp:effectExtent l="0" t="0" r="825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8000" cy="2127748"/>
                      </a:xfrm>
                      <a:prstGeom prst="rect">
                        <a:avLst/>
                      </a:prstGeom>
                      <a:noFill/>
                      <a:ln>
                        <a:noFill/>
                      </a:ln>
                    </pic:spPr>
                  </pic:pic>
                </a:graphicData>
              </a:graphic>
            </wp:inline>
          </w:drawing>
        </w:r>
      </w:ins>
    </w:p>
    <w:p w14:paraId="38F9C088" w14:textId="2F3A53F9" w:rsidR="00C57C2B" w:rsidRPr="000F4E5F" w:rsidRDefault="00C57C2B" w:rsidP="00C57C2B">
      <w:pPr>
        <w:pStyle w:val="Caption"/>
        <w:ind w:left="1418"/>
        <w:jc w:val="center"/>
        <w:rPr>
          <w:ins w:id="256" w:author="Sergio Rodrigues" w:date="2022-05-13T17:33:00Z"/>
          <w:color w:val="auto"/>
          <w:lang w:val="en-GB"/>
        </w:rPr>
      </w:pPr>
      <w:ins w:id="257" w:author="Sergio Rodrigues" w:date="2022-05-13T17:33: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2</w:t>
      </w:r>
      <w:ins w:id="258" w:author="Sergio Rodrigues" w:date="2022-05-13T17:33:00Z">
        <w:r w:rsidRPr="002074C2">
          <w:rPr>
            <w:color w:val="auto"/>
            <w:lang w:val="en-GB"/>
          </w:rPr>
          <w:fldChar w:fldCharType="end"/>
        </w:r>
        <w:r w:rsidRPr="002074C2">
          <w:rPr>
            <w:color w:val="auto"/>
            <w:lang w:val="en-GB"/>
          </w:rPr>
          <w:t xml:space="preserve"> </w:t>
        </w:r>
        <w:r w:rsidRPr="000F4E5F">
          <w:rPr>
            <w:color w:val="auto"/>
            <w:lang w:val="en-GB"/>
          </w:rPr>
          <w:t xml:space="preserve">– </w:t>
        </w:r>
        <w:r>
          <w:rPr>
            <w:color w:val="auto"/>
            <w:lang w:val="en-GB"/>
          </w:rPr>
          <w:t>Landing Page</w:t>
        </w:r>
      </w:ins>
    </w:p>
    <w:p w14:paraId="361558FA" w14:textId="77777777" w:rsidR="00004B6E" w:rsidRDefault="00004B6E" w:rsidP="00E71F3E">
      <w:pPr>
        <w:pStyle w:val="BodyText"/>
        <w:jc w:val="both"/>
        <w:rPr>
          <w:lang w:val="en-GB"/>
        </w:rPr>
      </w:pPr>
    </w:p>
    <w:p w14:paraId="44F27E5F" w14:textId="25EF236D" w:rsidR="00F9663E" w:rsidRDefault="00E147DB" w:rsidP="00E71F3E">
      <w:pPr>
        <w:pStyle w:val="BodyText"/>
        <w:jc w:val="both"/>
        <w:rPr>
          <w:lang w:val="en-GB"/>
        </w:rPr>
      </w:pPr>
      <w:r>
        <w:rPr>
          <w:lang w:val="en-GB"/>
        </w:rPr>
        <w:t>Following dashboards will appear as pie charts</w:t>
      </w:r>
    </w:p>
    <w:p w14:paraId="0203C835" w14:textId="17510B9C" w:rsidR="00E147DB" w:rsidRDefault="00692C9C" w:rsidP="00572530">
      <w:pPr>
        <w:pStyle w:val="BodyText"/>
        <w:numPr>
          <w:ilvl w:val="0"/>
          <w:numId w:val="20"/>
        </w:numPr>
        <w:jc w:val="both"/>
        <w:rPr>
          <w:lang w:val="en-GB"/>
        </w:rPr>
      </w:pPr>
      <w:r w:rsidRPr="005E2E70">
        <w:rPr>
          <w:i/>
          <w:iCs/>
          <w:lang w:val="en-GB"/>
        </w:rPr>
        <w:t>Pre-Receipt Units Variance</w:t>
      </w:r>
      <w:r w:rsidRPr="00692C9C">
        <w:rPr>
          <w:lang w:val="en-GB"/>
        </w:rPr>
        <w:t xml:space="preserve"> </w:t>
      </w:r>
      <w:r w:rsidR="0060305D">
        <w:rPr>
          <w:lang w:val="en-GB"/>
        </w:rPr>
        <w:t>D</w:t>
      </w:r>
      <w:r w:rsidRPr="00692C9C">
        <w:rPr>
          <w:lang w:val="en-GB"/>
        </w:rPr>
        <w:t>ashboard</w:t>
      </w:r>
    </w:p>
    <w:p w14:paraId="13D6A385" w14:textId="1B372DCA" w:rsidR="00E147DB" w:rsidRDefault="00692C9C" w:rsidP="00572530">
      <w:pPr>
        <w:pStyle w:val="BodyText"/>
        <w:numPr>
          <w:ilvl w:val="0"/>
          <w:numId w:val="20"/>
        </w:numPr>
        <w:jc w:val="both"/>
        <w:rPr>
          <w:lang w:val="en-GB"/>
        </w:rPr>
      </w:pPr>
      <w:r w:rsidRPr="005E2E70">
        <w:rPr>
          <w:i/>
          <w:iCs/>
          <w:lang w:val="en-GB"/>
        </w:rPr>
        <w:t>Despatch Window Variance</w:t>
      </w:r>
      <w:r w:rsidRPr="00692C9C">
        <w:rPr>
          <w:lang w:val="en-GB"/>
        </w:rPr>
        <w:t xml:space="preserve"> </w:t>
      </w:r>
      <w:r w:rsidR="0060305D">
        <w:rPr>
          <w:lang w:val="en-GB"/>
        </w:rPr>
        <w:t>D</w:t>
      </w:r>
      <w:r w:rsidRPr="00692C9C">
        <w:rPr>
          <w:lang w:val="en-GB"/>
        </w:rPr>
        <w:t>ashboard</w:t>
      </w:r>
    </w:p>
    <w:p w14:paraId="268C0EDD" w14:textId="2EE44C81" w:rsidR="00250C63" w:rsidRDefault="00692C9C" w:rsidP="00572530">
      <w:pPr>
        <w:pStyle w:val="BodyText"/>
        <w:numPr>
          <w:ilvl w:val="0"/>
          <w:numId w:val="20"/>
        </w:numPr>
        <w:jc w:val="both"/>
        <w:rPr>
          <w:lang w:val="en-GB"/>
        </w:rPr>
      </w:pPr>
      <w:r w:rsidRPr="005E2E70">
        <w:rPr>
          <w:i/>
          <w:iCs/>
          <w:lang w:val="en-GB"/>
        </w:rPr>
        <w:t>Post Receipt Units Variance</w:t>
      </w:r>
      <w:r w:rsidRPr="00692C9C">
        <w:rPr>
          <w:lang w:val="en-GB"/>
        </w:rPr>
        <w:t xml:space="preserve"> </w:t>
      </w:r>
      <w:r w:rsidR="0060305D">
        <w:rPr>
          <w:lang w:val="en-GB"/>
        </w:rPr>
        <w:t>D</w:t>
      </w:r>
      <w:r w:rsidRPr="00692C9C">
        <w:rPr>
          <w:lang w:val="en-GB"/>
        </w:rPr>
        <w:t>ashboard</w:t>
      </w:r>
    </w:p>
    <w:p w14:paraId="1F9A9289" w14:textId="176E4E55" w:rsidR="00250C63" w:rsidRDefault="00250C63" w:rsidP="00250C63">
      <w:pPr>
        <w:pStyle w:val="BodyText"/>
        <w:jc w:val="both"/>
        <w:rPr>
          <w:lang w:val="en-GB"/>
        </w:rPr>
      </w:pPr>
    </w:p>
    <w:p w14:paraId="7DBFE1B3" w14:textId="6E22D813" w:rsidR="00250C63" w:rsidRDefault="00250C63" w:rsidP="00250C63">
      <w:pPr>
        <w:pStyle w:val="BodyText"/>
        <w:jc w:val="both"/>
        <w:rPr>
          <w:lang w:val="en-GB"/>
        </w:rPr>
      </w:pPr>
      <w:r>
        <w:rPr>
          <w:lang w:val="en-GB"/>
        </w:rPr>
        <w:t>Following dashboards will appear as bar charts</w:t>
      </w:r>
    </w:p>
    <w:p w14:paraId="0DC21D48" w14:textId="4A01AB6D" w:rsidR="00250C63" w:rsidRDefault="0060305D" w:rsidP="00572530">
      <w:pPr>
        <w:pStyle w:val="BodyText"/>
        <w:numPr>
          <w:ilvl w:val="0"/>
          <w:numId w:val="21"/>
        </w:numPr>
        <w:jc w:val="both"/>
        <w:rPr>
          <w:lang w:val="en-GB"/>
        </w:rPr>
      </w:pPr>
      <w:r w:rsidRPr="005E2E70">
        <w:rPr>
          <w:i/>
          <w:iCs/>
          <w:lang w:val="en-GB"/>
        </w:rPr>
        <w:t>Sales Order to Release</w:t>
      </w:r>
      <w:r w:rsidR="00250C63">
        <w:rPr>
          <w:lang w:val="en-GB"/>
        </w:rPr>
        <w:t xml:space="preserve"> Das</w:t>
      </w:r>
      <w:r w:rsidR="005F422A">
        <w:rPr>
          <w:lang w:val="en-GB"/>
        </w:rPr>
        <w:t>hboard</w:t>
      </w:r>
    </w:p>
    <w:p w14:paraId="2BF07F1F" w14:textId="3D1A4E66" w:rsidR="00250C63" w:rsidRPr="005F422A" w:rsidRDefault="0060305D" w:rsidP="00572530">
      <w:pPr>
        <w:pStyle w:val="BodyText"/>
        <w:numPr>
          <w:ilvl w:val="0"/>
          <w:numId w:val="21"/>
        </w:numPr>
        <w:jc w:val="both"/>
        <w:rPr>
          <w:lang w:val="en-GB"/>
        </w:rPr>
      </w:pPr>
      <w:r w:rsidRPr="005E2E70">
        <w:rPr>
          <w:i/>
          <w:iCs/>
          <w:lang w:val="en-GB"/>
        </w:rPr>
        <w:t>Unproductive Stock</w:t>
      </w:r>
      <w:r>
        <w:rPr>
          <w:lang w:val="en-GB"/>
        </w:rPr>
        <w:t xml:space="preserve"> Dashboard</w:t>
      </w:r>
    </w:p>
    <w:p w14:paraId="61BCAB80" w14:textId="77777777" w:rsidR="00F9663E" w:rsidRPr="000F4E5F" w:rsidRDefault="00F9663E" w:rsidP="00E71F3E">
      <w:pPr>
        <w:pStyle w:val="BodyText"/>
        <w:jc w:val="both"/>
        <w:rPr>
          <w:lang w:val="en-GB"/>
        </w:rPr>
      </w:pPr>
    </w:p>
    <w:p w14:paraId="2D1C557B" w14:textId="358AF934" w:rsidR="00F9663E" w:rsidRDefault="00F9663E" w:rsidP="00E71F3E">
      <w:pPr>
        <w:pStyle w:val="BodyText"/>
        <w:jc w:val="both"/>
        <w:rPr>
          <w:lang w:val="en-GB"/>
        </w:rPr>
      </w:pPr>
      <w:r>
        <w:rPr>
          <w:lang w:val="en-GB"/>
        </w:rPr>
        <w:t>When user will click on any of the dashboard tiles, an enlarged image of the dashboard will appear as shown below in the diagram where user will be able to see the following details</w:t>
      </w:r>
    </w:p>
    <w:p w14:paraId="74297A10" w14:textId="0F208E05" w:rsidR="00F9663E" w:rsidRDefault="00F9663E" w:rsidP="00572530">
      <w:pPr>
        <w:pStyle w:val="BodyText"/>
        <w:numPr>
          <w:ilvl w:val="0"/>
          <w:numId w:val="19"/>
        </w:numPr>
        <w:jc w:val="both"/>
        <w:rPr>
          <w:lang w:val="en-GB"/>
        </w:rPr>
      </w:pPr>
      <w:r>
        <w:rPr>
          <w:lang w:val="en-GB"/>
        </w:rPr>
        <w:t xml:space="preserve">Total count of entities </w:t>
      </w:r>
      <w:r w:rsidR="00A23518">
        <w:rPr>
          <w:lang w:val="en-GB"/>
        </w:rPr>
        <w:t>shown in the centre.</w:t>
      </w:r>
    </w:p>
    <w:p w14:paraId="064039B1" w14:textId="41249A99" w:rsidR="00F9663E" w:rsidRDefault="00F9663E" w:rsidP="00572530">
      <w:pPr>
        <w:pStyle w:val="BodyText"/>
        <w:numPr>
          <w:ilvl w:val="0"/>
          <w:numId w:val="19"/>
        </w:numPr>
        <w:jc w:val="both"/>
        <w:rPr>
          <w:lang w:val="en-GB"/>
        </w:rPr>
      </w:pPr>
      <w:r>
        <w:rPr>
          <w:lang w:val="en-GB"/>
        </w:rPr>
        <w:t>Definition of each colour</w:t>
      </w:r>
      <w:r w:rsidR="008A083F">
        <w:rPr>
          <w:lang w:val="en-GB"/>
        </w:rPr>
        <w:t xml:space="preserve"> and their respective counts</w:t>
      </w:r>
      <w:r w:rsidR="00A23518">
        <w:rPr>
          <w:lang w:val="en-GB"/>
        </w:rPr>
        <w:t xml:space="preserve"> (when user hover over the colo</w:t>
      </w:r>
      <w:r w:rsidR="00D6738F">
        <w:rPr>
          <w:lang w:val="en-GB"/>
        </w:rPr>
        <w:t>u</w:t>
      </w:r>
      <w:r w:rsidR="00A23518">
        <w:rPr>
          <w:lang w:val="en-GB"/>
        </w:rPr>
        <w:t>r</w:t>
      </w:r>
      <w:r w:rsidR="00B17821">
        <w:rPr>
          <w:lang w:val="en-GB"/>
        </w:rPr>
        <w:t xml:space="preserve"> these values will be shown, please see figure </w:t>
      </w:r>
      <w:r w:rsidR="002074C2">
        <w:rPr>
          <w:lang w:val="en-GB"/>
        </w:rPr>
        <w:t>3</w:t>
      </w:r>
      <w:r w:rsidR="00B17821">
        <w:rPr>
          <w:lang w:val="en-GB"/>
        </w:rPr>
        <w:t xml:space="preserve"> for reference</w:t>
      </w:r>
      <w:r w:rsidR="00A23518">
        <w:rPr>
          <w:lang w:val="en-GB"/>
        </w:rPr>
        <w:t>).</w:t>
      </w:r>
      <w:r w:rsidR="00B17821">
        <w:rPr>
          <w:lang w:val="en-GB"/>
        </w:rPr>
        <w:t xml:space="preserve"> Please note that the colour user clicks on chart will open the respective dashboard with results matching the colour definition.</w:t>
      </w:r>
      <w:ins w:id="259" w:author="Reetu Muneem" w:date="2022-02-09T12:27:00Z">
        <w:r w:rsidR="00840015">
          <w:rPr>
            <w:lang w:val="en-GB"/>
          </w:rPr>
          <w:t xml:space="preserve"> If the </w:t>
        </w:r>
      </w:ins>
      <w:ins w:id="260" w:author="Reetu Muneem" w:date="2022-02-09T12:28:00Z">
        <w:r w:rsidR="00840015">
          <w:rPr>
            <w:lang w:val="en-GB"/>
          </w:rPr>
          <w:t xml:space="preserve">whole pie chart has a single </w:t>
        </w:r>
      </w:ins>
      <w:ins w:id="261" w:author="Reetu Muneem" w:date="2022-02-09T12:29:00Z">
        <w:r w:rsidR="00910B13">
          <w:rPr>
            <w:lang w:val="en-GB"/>
          </w:rPr>
          <w:t>colour,</w:t>
        </w:r>
      </w:ins>
      <w:ins w:id="262" w:author="Reetu Muneem" w:date="2022-02-09T12:28:00Z">
        <w:r w:rsidR="00840015">
          <w:rPr>
            <w:lang w:val="en-GB"/>
          </w:rPr>
          <w:t xml:space="preserve"> then the count will only appear in the centre.</w:t>
        </w:r>
      </w:ins>
    </w:p>
    <w:p w14:paraId="1CB7184B" w14:textId="0B91DBFC" w:rsidR="00F9663E" w:rsidRDefault="00F9663E" w:rsidP="00572530">
      <w:pPr>
        <w:pStyle w:val="BodyText"/>
        <w:numPr>
          <w:ilvl w:val="0"/>
          <w:numId w:val="19"/>
        </w:numPr>
        <w:jc w:val="both"/>
        <w:rPr>
          <w:lang w:val="en-GB"/>
        </w:rPr>
      </w:pPr>
      <w:r>
        <w:rPr>
          <w:lang w:val="en-GB"/>
        </w:rPr>
        <w:t>Date and time when dashboard</w:t>
      </w:r>
      <w:r w:rsidR="002074C2">
        <w:rPr>
          <w:lang w:val="en-GB"/>
        </w:rPr>
        <w:t>s</w:t>
      </w:r>
      <w:r>
        <w:rPr>
          <w:lang w:val="en-GB"/>
        </w:rPr>
        <w:t xml:space="preserve"> </w:t>
      </w:r>
      <w:r w:rsidR="00910B13">
        <w:rPr>
          <w:lang w:val="en-GB"/>
        </w:rPr>
        <w:t>w</w:t>
      </w:r>
      <w:r w:rsidR="002074C2">
        <w:rPr>
          <w:lang w:val="en-GB"/>
        </w:rPr>
        <w:t>ere</w:t>
      </w:r>
      <w:r>
        <w:rPr>
          <w:lang w:val="en-GB"/>
        </w:rPr>
        <w:t xml:space="preserve"> last refreshed.</w:t>
      </w:r>
    </w:p>
    <w:p w14:paraId="5788D3C2" w14:textId="69376E20" w:rsidR="00F9663E" w:rsidRDefault="00F9663E" w:rsidP="00F9663E">
      <w:pPr>
        <w:pStyle w:val="BodyText"/>
        <w:jc w:val="both"/>
        <w:rPr>
          <w:lang w:val="en-GB"/>
        </w:rPr>
      </w:pPr>
    </w:p>
    <w:p w14:paraId="0E88AF06" w14:textId="06CD24EA" w:rsidR="00F9663E" w:rsidRDefault="00004B6E" w:rsidP="009B7AC9">
      <w:pPr>
        <w:pStyle w:val="BodyText"/>
        <w:ind w:left="1418"/>
        <w:jc w:val="center"/>
        <w:rPr>
          <w:lang w:val="en-GB"/>
        </w:rPr>
      </w:pPr>
      <w:ins w:id="263" w:author="Sergio Rodrigues" w:date="2022-02-23T16:22:00Z">
        <w:r>
          <w:rPr>
            <w:noProof/>
            <w:lang w:val="en-GB"/>
          </w:rPr>
          <w:lastRenderedPageBreak/>
          <w:drawing>
            <wp:inline distT="0" distB="0" distL="0" distR="0" wp14:anchorId="411B02EA" wp14:editId="1E7CD655">
              <wp:extent cx="5688000" cy="2877562"/>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8000" cy="2877562"/>
                      </a:xfrm>
                      <a:prstGeom prst="rect">
                        <a:avLst/>
                      </a:prstGeom>
                      <a:noFill/>
                      <a:ln>
                        <a:noFill/>
                      </a:ln>
                    </pic:spPr>
                  </pic:pic>
                </a:graphicData>
              </a:graphic>
            </wp:inline>
          </w:drawing>
        </w:r>
      </w:ins>
    </w:p>
    <w:p w14:paraId="21E0A0B1" w14:textId="2B0C2E54" w:rsidR="00C57C2B" w:rsidRDefault="00C57C2B" w:rsidP="00C57C2B">
      <w:pPr>
        <w:pStyle w:val="Caption"/>
        <w:ind w:left="1418"/>
        <w:jc w:val="center"/>
        <w:rPr>
          <w:ins w:id="264" w:author="Sergio Rodrigues" w:date="2022-05-13T17:33:00Z"/>
          <w:color w:val="auto"/>
          <w:lang w:val="en-GB"/>
        </w:rPr>
      </w:pPr>
      <w:ins w:id="265" w:author="Sergio Rodrigues" w:date="2022-05-13T17:33: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3</w:t>
      </w:r>
      <w:ins w:id="266" w:author="Sergio Rodrigues" w:date="2022-05-13T17:33:00Z">
        <w:r w:rsidRPr="002074C2">
          <w:rPr>
            <w:color w:val="auto"/>
            <w:lang w:val="en-GB"/>
          </w:rPr>
          <w:fldChar w:fldCharType="end"/>
        </w:r>
        <w:r w:rsidRPr="002074C2">
          <w:rPr>
            <w:color w:val="auto"/>
            <w:lang w:val="en-GB"/>
          </w:rPr>
          <w:t xml:space="preserve"> </w:t>
        </w:r>
        <w:r w:rsidRPr="000F4E5F">
          <w:rPr>
            <w:color w:val="auto"/>
            <w:lang w:val="en-GB"/>
          </w:rPr>
          <w:t xml:space="preserve">– </w:t>
        </w:r>
        <w:r>
          <w:rPr>
            <w:color w:val="auto"/>
            <w:lang w:val="en-GB"/>
          </w:rPr>
          <w:t>Landing Page with enlarged dashboard (Pie chart example)</w:t>
        </w:r>
      </w:ins>
    </w:p>
    <w:p w14:paraId="1238FDCC" w14:textId="0CCCB802" w:rsidR="008A083F" w:rsidDel="00C57C2B" w:rsidRDefault="008A083F" w:rsidP="008A083F">
      <w:pPr>
        <w:rPr>
          <w:del w:id="267" w:author="Sergio Rodrigues" w:date="2022-05-13T17:33:00Z"/>
          <w:lang w:val="en-GB"/>
        </w:rPr>
      </w:pPr>
    </w:p>
    <w:p w14:paraId="27B3EB03" w14:textId="451E59ED" w:rsidR="000F7047" w:rsidDel="00C57C2B" w:rsidRDefault="000F7047" w:rsidP="008A083F">
      <w:pPr>
        <w:rPr>
          <w:del w:id="268" w:author="Sergio Rodrigues" w:date="2022-05-13T17:33:00Z"/>
          <w:lang w:val="en-GB"/>
        </w:rPr>
      </w:pPr>
    </w:p>
    <w:p w14:paraId="106E22CA" w14:textId="41BC33DF" w:rsidR="000F7047" w:rsidRDefault="000F7047" w:rsidP="008A083F">
      <w:pPr>
        <w:rPr>
          <w:lang w:val="en-GB"/>
        </w:rPr>
      </w:pPr>
    </w:p>
    <w:p w14:paraId="6C1EB7B1" w14:textId="77777777" w:rsidR="000F7047" w:rsidRDefault="000F7047" w:rsidP="008A083F">
      <w:pPr>
        <w:rPr>
          <w:lang w:val="en-GB"/>
        </w:rPr>
      </w:pPr>
    </w:p>
    <w:p w14:paraId="2DDB0847" w14:textId="77777777" w:rsidR="008A083F" w:rsidRPr="008A083F" w:rsidRDefault="008A083F" w:rsidP="008A083F">
      <w:pPr>
        <w:rPr>
          <w:lang w:val="en-GB"/>
        </w:rPr>
      </w:pPr>
    </w:p>
    <w:p w14:paraId="17CF6D97" w14:textId="5C905E74" w:rsidR="008A083F" w:rsidRDefault="006727C9" w:rsidP="009B7AC9">
      <w:pPr>
        <w:pStyle w:val="BodyText"/>
        <w:ind w:left="1418"/>
        <w:jc w:val="center"/>
        <w:rPr>
          <w:lang w:val="en-GB"/>
        </w:rPr>
      </w:pPr>
      <w:ins w:id="269" w:author="Sergio Rodrigues" w:date="2022-02-23T16:27:00Z">
        <w:r>
          <w:rPr>
            <w:noProof/>
            <w:lang w:val="en-GB"/>
          </w:rPr>
          <w:drawing>
            <wp:inline distT="0" distB="0" distL="0" distR="0" wp14:anchorId="0E8091A9" wp14:editId="1D04C3A8">
              <wp:extent cx="5688000" cy="2774412"/>
              <wp:effectExtent l="0" t="0" r="825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88000" cy="2774412"/>
                      </a:xfrm>
                      <a:prstGeom prst="rect">
                        <a:avLst/>
                      </a:prstGeom>
                      <a:noFill/>
                      <a:ln>
                        <a:noFill/>
                      </a:ln>
                    </pic:spPr>
                  </pic:pic>
                </a:graphicData>
              </a:graphic>
            </wp:inline>
          </w:drawing>
        </w:r>
      </w:ins>
    </w:p>
    <w:p w14:paraId="4D7F9C2F" w14:textId="4B2FEAC9" w:rsidR="00C57C2B" w:rsidRDefault="00C57C2B" w:rsidP="00C57C2B">
      <w:pPr>
        <w:pStyle w:val="Caption"/>
        <w:ind w:left="1418"/>
        <w:jc w:val="center"/>
        <w:rPr>
          <w:ins w:id="270" w:author="Sergio Rodrigues" w:date="2022-05-13T17:33:00Z"/>
          <w:color w:val="auto"/>
          <w:lang w:val="en-GB"/>
        </w:rPr>
      </w:pPr>
      <w:ins w:id="271" w:author="Sergio Rodrigues" w:date="2022-05-13T17:33: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4</w:t>
      </w:r>
      <w:ins w:id="272" w:author="Sergio Rodrigues" w:date="2022-05-13T17:33:00Z">
        <w:r w:rsidRPr="002074C2">
          <w:rPr>
            <w:color w:val="auto"/>
            <w:lang w:val="en-GB"/>
          </w:rPr>
          <w:fldChar w:fldCharType="end"/>
        </w:r>
        <w:r w:rsidRPr="002074C2">
          <w:rPr>
            <w:color w:val="auto"/>
            <w:lang w:val="en-GB"/>
          </w:rPr>
          <w:t xml:space="preserve"> </w:t>
        </w:r>
        <w:r w:rsidRPr="000F4E5F">
          <w:rPr>
            <w:color w:val="auto"/>
            <w:lang w:val="en-GB"/>
          </w:rPr>
          <w:t xml:space="preserve">– </w:t>
        </w:r>
        <w:r>
          <w:rPr>
            <w:color w:val="auto"/>
            <w:lang w:val="en-GB"/>
          </w:rPr>
          <w:t>Landing Page with enlarged dashboard (Bar chart example)</w:t>
        </w:r>
        <w:r w:rsidRPr="00AC55BF">
          <w:rPr>
            <w:highlight w:val="red"/>
            <w:lang w:val="en-GB"/>
          </w:rPr>
          <w:t xml:space="preserve"> </w:t>
        </w:r>
      </w:ins>
    </w:p>
    <w:p w14:paraId="5EF99CD5" w14:textId="77777777" w:rsidR="000F7047" w:rsidRDefault="000F7047" w:rsidP="00FD07F6">
      <w:pPr>
        <w:pStyle w:val="BodyText"/>
        <w:ind w:left="0"/>
        <w:jc w:val="both"/>
        <w:rPr>
          <w:lang w:val="en-GB"/>
        </w:rPr>
      </w:pPr>
    </w:p>
    <w:p w14:paraId="215F608D" w14:textId="77777777" w:rsidR="006727C9" w:rsidRDefault="006727C9">
      <w:pPr>
        <w:rPr>
          <w:lang w:val="en-GB"/>
        </w:rPr>
      </w:pPr>
      <w:r>
        <w:rPr>
          <w:lang w:val="en-GB"/>
        </w:rPr>
        <w:br w:type="page"/>
      </w:r>
    </w:p>
    <w:p w14:paraId="03F6B985" w14:textId="2000FF5F" w:rsidR="00F9663E" w:rsidRDefault="008A083F" w:rsidP="00F9663E">
      <w:pPr>
        <w:pStyle w:val="BodyText"/>
        <w:jc w:val="both"/>
        <w:rPr>
          <w:lang w:val="en-GB"/>
        </w:rPr>
      </w:pPr>
      <w:r>
        <w:rPr>
          <w:lang w:val="en-GB"/>
        </w:rPr>
        <w:lastRenderedPageBreak/>
        <w:t xml:space="preserve">The colour definition for each dashboard </w:t>
      </w:r>
      <w:r w:rsidR="002B624A">
        <w:rPr>
          <w:lang w:val="en-GB"/>
        </w:rPr>
        <w:t>is</w:t>
      </w:r>
      <w:r>
        <w:rPr>
          <w:lang w:val="en-GB"/>
        </w:rPr>
        <w:t xml:space="preserve"> described below</w:t>
      </w:r>
    </w:p>
    <w:p w14:paraId="17B4EAED" w14:textId="2F6B5E1D" w:rsidR="008A083F" w:rsidRPr="00FD07F6" w:rsidRDefault="00600D2E" w:rsidP="00572530">
      <w:pPr>
        <w:pStyle w:val="BodyText"/>
        <w:numPr>
          <w:ilvl w:val="0"/>
          <w:numId w:val="10"/>
        </w:numPr>
        <w:jc w:val="both"/>
        <w:rPr>
          <w:b/>
          <w:bCs/>
          <w:u w:val="single"/>
          <w:lang w:val="en-GB"/>
        </w:rPr>
      </w:pPr>
      <w:r w:rsidRPr="00FD07F6">
        <w:rPr>
          <w:b/>
          <w:bCs/>
          <w:u w:val="single"/>
          <w:lang w:val="en-GB"/>
        </w:rPr>
        <w:t>Pre-Receipt Units Variance dashboard</w:t>
      </w:r>
      <w:r w:rsidR="008A083F" w:rsidRPr="00FD07F6">
        <w:rPr>
          <w:b/>
          <w:bCs/>
          <w:u w:val="single"/>
          <w:lang w:val="en-GB"/>
        </w:rPr>
        <w:t xml:space="preserve"> </w:t>
      </w:r>
    </w:p>
    <w:p w14:paraId="5ED5128A" w14:textId="571ADD73" w:rsidR="00D6738F" w:rsidRDefault="006727C9" w:rsidP="006727C9">
      <w:pPr>
        <w:pStyle w:val="BodyText"/>
        <w:ind w:left="1418"/>
        <w:jc w:val="center"/>
        <w:rPr>
          <w:lang w:val="en-GB"/>
        </w:rPr>
      </w:pPr>
      <w:ins w:id="273" w:author="Sergio Rodrigues" w:date="2022-02-23T16:28:00Z">
        <w:r w:rsidRPr="006727C9">
          <w:rPr>
            <w:noProof/>
            <w:lang w:val="en-GB"/>
          </w:rPr>
          <w:drawing>
            <wp:inline distT="0" distB="0" distL="0" distR="0" wp14:anchorId="6861FE68" wp14:editId="1269DBB0">
              <wp:extent cx="3270418" cy="3518081"/>
              <wp:effectExtent l="0" t="0" r="635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70418" cy="3518081"/>
                      </a:xfrm>
                      <a:prstGeom prst="rect">
                        <a:avLst/>
                      </a:prstGeom>
                    </pic:spPr>
                  </pic:pic>
                </a:graphicData>
              </a:graphic>
            </wp:inline>
          </w:drawing>
        </w:r>
      </w:ins>
    </w:p>
    <w:p w14:paraId="393D184A" w14:textId="0CBF9567" w:rsidR="00C57C2B" w:rsidRPr="00D6738F" w:rsidRDefault="00C57C2B" w:rsidP="00C57C2B">
      <w:pPr>
        <w:pStyle w:val="Caption"/>
        <w:ind w:left="1418"/>
        <w:jc w:val="center"/>
        <w:rPr>
          <w:ins w:id="274" w:author="Sergio Rodrigues" w:date="2022-05-13T17:33:00Z"/>
          <w:color w:val="auto"/>
          <w:lang w:val="en-GB"/>
        </w:rPr>
      </w:pPr>
      <w:ins w:id="275" w:author="Sergio Rodrigues" w:date="2022-05-13T17:33: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5</w:t>
      </w:r>
      <w:ins w:id="276" w:author="Sergio Rodrigues" w:date="2022-05-13T17:33:00Z">
        <w:r w:rsidRPr="002074C2">
          <w:rPr>
            <w:color w:val="auto"/>
            <w:lang w:val="en-GB"/>
          </w:rPr>
          <w:fldChar w:fldCharType="end"/>
        </w:r>
        <w:r w:rsidRPr="002074C2">
          <w:rPr>
            <w:color w:val="auto"/>
            <w:lang w:val="en-GB"/>
          </w:rPr>
          <w:t xml:space="preserve"> </w:t>
        </w:r>
        <w:r w:rsidRPr="000F4E5F">
          <w:rPr>
            <w:color w:val="auto"/>
            <w:lang w:val="en-GB"/>
          </w:rPr>
          <w:t xml:space="preserve">– </w:t>
        </w:r>
        <w:r>
          <w:rPr>
            <w:color w:val="auto"/>
            <w:lang w:val="en-GB"/>
          </w:rPr>
          <w:t xml:space="preserve">Pre-Receipt Units Variance Dashboard </w:t>
        </w:r>
      </w:ins>
    </w:p>
    <w:p w14:paraId="1A1C6FE7" w14:textId="77777777" w:rsidR="00D6738F" w:rsidRDefault="00D6738F" w:rsidP="000F5E37">
      <w:pPr>
        <w:pStyle w:val="BodyText"/>
        <w:ind w:left="0"/>
        <w:jc w:val="both"/>
        <w:rPr>
          <w:lang w:val="en-GB"/>
        </w:rPr>
      </w:pPr>
    </w:p>
    <w:p w14:paraId="0990FAF6" w14:textId="3DBA4FE4" w:rsidR="008A083F" w:rsidRDefault="008A083F" w:rsidP="00572530">
      <w:pPr>
        <w:pStyle w:val="BodyText"/>
        <w:numPr>
          <w:ilvl w:val="0"/>
          <w:numId w:val="22"/>
        </w:numPr>
        <w:jc w:val="both"/>
        <w:rPr>
          <w:lang w:val="en-GB"/>
        </w:rPr>
      </w:pPr>
      <w:r w:rsidRPr="00016D3A">
        <w:rPr>
          <w:u w:val="single"/>
          <w:lang w:val="en-GB"/>
        </w:rPr>
        <w:t>Green</w:t>
      </w:r>
      <w:r>
        <w:rPr>
          <w:lang w:val="en-GB"/>
        </w:rPr>
        <w:t xml:space="preserve"> – This will represent number of Sales Orders associated with Supplier POs, where Supplier PO’s ASN have got no carrier or FC booking</w:t>
      </w:r>
      <w:r w:rsidR="00071BFE">
        <w:rPr>
          <w:lang w:val="en-GB"/>
        </w:rPr>
        <w:t xml:space="preserve"> date</w:t>
      </w:r>
      <w:r>
        <w:rPr>
          <w:lang w:val="en-GB"/>
        </w:rPr>
        <w:t>.</w:t>
      </w:r>
    </w:p>
    <w:p w14:paraId="5EA8E90D" w14:textId="07D79B4D" w:rsidR="008A083F" w:rsidRDefault="008A083F" w:rsidP="00572530">
      <w:pPr>
        <w:pStyle w:val="BodyText"/>
        <w:numPr>
          <w:ilvl w:val="0"/>
          <w:numId w:val="22"/>
        </w:numPr>
        <w:jc w:val="both"/>
        <w:rPr>
          <w:lang w:val="en-GB"/>
        </w:rPr>
      </w:pPr>
      <w:r w:rsidRPr="00016D3A">
        <w:rPr>
          <w:u w:val="single"/>
          <w:lang w:val="en-GB"/>
        </w:rPr>
        <w:t>Red</w:t>
      </w:r>
      <w:r w:rsidR="006727C9">
        <w:rPr>
          <w:lang w:val="en-GB"/>
        </w:rPr>
        <w:t xml:space="preserve"> – </w:t>
      </w:r>
      <w:r>
        <w:rPr>
          <w:lang w:val="en-GB"/>
        </w:rPr>
        <w:t>This will represent number of Sales Orders associated with Supplier POs, where Supplier PO’s ASN have got</w:t>
      </w:r>
      <w:r w:rsidR="00DD595E">
        <w:rPr>
          <w:lang w:val="en-GB"/>
        </w:rPr>
        <w:t xml:space="preserve"> </w:t>
      </w:r>
      <w:r>
        <w:rPr>
          <w:lang w:val="en-GB"/>
        </w:rPr>
        <w:t>carrier or FC booking</w:t>
      </w:r>
      <w:r w:rsidR="00071BFE">
        <w:rPr>
          <w:lang w:val="en-GB"/>
        </w:rPr>
        <w:t xml:space="preserve"> date</w:t>
      </w:r>
      <w:r>
        <w:rPr>
          <w:lang w:val="en-GB"/>
        </w:rPr>
        <w:t xml:space="preserve">. </w:t>
      </w:r>
    </w:p>
    <w:p w14:paraId="60D1F697" w14:textId="77777777" w:rsidR="0019595F" w:rsidRDefault="0019595F">
      <w:pPr>
        <w:rPr>
          <w:ins w:id="277" w:author="Sergio Rodrigues" w:date="2022-05-27T09:51:00Z"/>
          <w:lang w:val="en-GB"/>
        </w:rPr>
      </w:pPr>
    </w:p>
    <w:p w14:paraId="1DD9F04E" w14:textId="647B1498" w:rsidR="0019595F" w:rsidRDefault="0019595F">
      <w:pPr>
        <w:rPr>
          <w:ins w:id="278" w:author="Sergio Rodrigues" w:date="2022-05-27T09:51:00Z"/>
          <w:lang w:val="en-GB"/>
        </w:rPr>
      </w:pPr>
      <w:ins w:id="279" w:author="Sergio Rodrigues" w:date="2022-05-27T09:51:00Z">
        <w:r>
          <w:rPr>
            <w:lang w:val="en-GB"/>
          </w:rPr>
          <w:br w:type="page"/>
        </w:r>
      </w:ins>
    </w:p>
    <w:p w14:paraId="3AFF2DAF" w14:textId="56C79B6F" w:rsidR="00E71F3E" w:rsidRPr="00FD07F6" w:rsidRDefault="000F7047" w:rsidP="00572530">
      <w:pPr>
        <w:pStyle w:val="BodyText"/>
        <w:numPr>
          <w:ilvl w:val="0"/>
          <w:numId w:val="10"/>
        </w:numPr>
        <w:jc w:val="both"/>
        <w:rPr>
          <w:b/>
          <w:bCs/>
          <w:u w:val="single"/>
          <w:lang w:val="en-GB"/>
        </w:rPr>
      </w:pPr>
      <w:r w:rsidRPr="00FD07F6">
        <w:rPr>
          <w:b/>
          <w:bCs/>
          <w:u w:val="single"/>
          <w:lang w:val="en-GB"/>
        </w:rPr>
        <w:lastRenderedPageBreak/>
        <w:t>De</w:t>
      </w:r>
      <w:r w:rsidR="00BF44FD" w:rsidRPr="00FD07F6">
        <w:rPr>
          <w:b/>
          <w:bCs/>
          <w:u w:val="single"/>
          <w:lang w:val="en-GB"/>
        </w:rPr>
        <w:t>spatch Window</w:t>
      </w:r>
      <w:r w:rsidRPr="00FD07F6">
        <w:rPr>
          <w:b/>
          <w:bCs/>
          <w:u w:val="single"/>
          <w:lang w:val="en-GB"/>
        </w:rPr>
        <w:t xml:space="preserve"> Variance Dashboard</w:t>
      </w:r>
    </w:p>
    <w:p w14:paraId="5C154504" w14:textId="4FC7FA1E" w:rsidR="00D6738F" w:rsidRDefault="00D6738F" w:rsidP="00D6738F">
      <w:pPr>
        <w:pStyle w:val="BodyText"/>
        <w:ind w:left="2160"/>
        <w:jc w:val="both"/>
        <w:rPr>
          <w:lang w:val="en-GB"/>
        </w:rPr>
      </w:pPr>
    </w:p>
    <w:p w14:paraId="45D33920" w14:textId="44F0E183" w:rsidR="00D6738F" w:rsidRDefault="00C11342" w:rsidP="009B7AC9">
      <w:pPr>
        <w:pStyle w:val="BodyText"/>
        <w:ind w:left="1418"/>
        <w:jc w:val="center"/>
        <w:rPr>
          <w:lang w:val="en-GB"/>
        </w:rPr>
      </w:pPr>
      <w:ins w:id="280" w:author="Sergio Rodrigues" w:date="2022-03-08T16:16:00Z">
        <w:r w:rsidRPr="00C11342">
          <w:rPr>
            <w:noProof/>
            <w:lang w:val="en-GB"/>
          </w:rPr>
          <w:drawing>
            <wp:inline distT="0" distB="0" distL="0" distR="0" wp14:anchorId="453F88CE" wp14:editId="31700D7F">
              <wp:extent cx="5073911" cy="33910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73911" cy="3391074"/>
                      </a:xfrm>
                      <a:prstGeom prst="rect">
                        <a:avLst/>
                      </a:prstGeom>
                    </pic:spPr>
                  </pic:pic>
                </a:graphicData>
              </a:graphic>
            </wp:inline>
          </w:drawing>
        </w:r>
      </w:ins>
    </w:p>
    <w:p w14:paraId="73BB1C9F" w14:textId="0B6237ED" w:rsidR="00C57C2B" w:rsidRDefault="00C57C2B" w:rsidP="00C57C2B">
      <w:pPr>
        <w:pStyle w:val="Caption"/>
        <w:ind w:left="1418"/>
        <w:jc w:val="center"/>
        <w:rPr>
          <w:ins w:id="281" w:author="Sergio Rodrigues" w:date="2022-05-13T17:32:00Z"/>
          <w:color w:val="auto"/>
          <w:lang w:val="en-GB"/>
        </w:rPr>
      </w:pPr>
      <w:ins w:id="282" w:author="Sergio Rodrigues" w:date="2022-05-13T17:32: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6</w:t>
      </w:r>
      <w:ins w:id="283" w:author="Sergio Rodrigues" w:date="2022-05-13T17:32:00Z">
        <w:r w:rsidRPr="002074C2">
          <w:rPr>
            <w:color w:val="auto"/>
            <w:lang w:val="en-GB"/>
          </w:rPr>
          <w:fldChar w:fldCharType="end"/>
        </w:r>
        <w:r w:rsidRPr="002074C2">
          <w:rPr>
            <w:color w:val="auto"/>
            <w:lang w:val="en-GB"/>
          </w:rPr>
          <w:t xml:space="preserve"> </w:t>
        </w:r>
        <w:r w:rsidRPr="000F4E5F">
          <w:rPr>
            <w:color w:val="auto"/>
            <w:lang w:val="en-GB"/>
          </w:rPr>
          <w:t xml:space="preserve">– </w:t>
        </w:r>
        <w:r>
          <w:rPr>
            <w:color w:val="auto"/>
            <w:lang w:val="en-GB"/>
          </w:rPr>
          <w:t>Despatch Window Variance Dashboard</w:t>
        </w:r>
      </w:ins>
    </w:p>
    <w:p w14:paraId="54F4FCA2" w14:textId="77777777" w:rsidR="000F5E37" w:rsidRPr="000F5E37" w:rsidRDefault="000F5E37" w:rsidP="000F5E37">
      <w:pPr>
        <w:rPr>
          <w:lang w:val="en-GB"/>
        </w:rPr>
      </w:pPr>
    </w:p>
    <w:p w14:paraId="3A1B0763" w14:textId="7153067F" w:rsidR="000F7047" w:rsidRDefault="000F7047" w:rsidP="00572530">
      <w:pPr>
        <w:pStyle w:val="BodyText"/>
        <w:numPr>
          <w:ilvl w:val="0"/>
          <w:numId w:val="23"/>
        </w:numPr>
        <w:jc w:val="both"/>
        <w:rPr>
          <w:lang w:val="en-GB"/>
        </w:rPr>
      </w:pPr>
      <w:r w:rsidRPr="00016D3A">
        <w:rPr>
          <w:u w:val="single"/>
          <w:lang w:val="en-GB"/>
        </w:rPr>
        <w:t>Green</w:t>
      </w:r>
      <w:r w:rsidR="006727C9">
        <w:rPr>
          <w:lang w:val="en-GB"/>
        </w:rPr>
        <w:t xml:space="preserve"> – </w:t>
      </w:r>
      <w:r>
        <w:rPr>
          <w:lang w:val="en-GB"/>
        </w:rPr>
        <w:t>This will represent number of Sales Orders where there is one-month gap between the current d</w:t>
      </w:r>
      <w:r w:rsidR="00195229">
        <w:rPr>
          <w:lang w:val="en-GB"/>
        </w:rPr>
        <w:t>e</w:t>
      </w:r>
      <w:r>
        <w:rPr>
          <w:lang w:val="en-GB"/>
        </w:rPr>
        <w:t>spatch month and the calculated d</w:t>
      </w:r>
      <w:r w:rsidR="00195229">
        <w:rPr>
          <w:lang w:val="en-GB"/>
        </w:rPr>
        <w:t>e</w:t>
      </w:r>
      <w:r>
        <w:rPr>
          <w:lang w:val="en-GB"/>
        </w:rPr>
        <w:t xml:space="preserve">spatch month (based on latest view of Supplier PO’s/ASNs delivery month). </w:t>
      </w:r>
    </w:p>
    <w:p w14:paraId="66F3EA10" w14:textId="4193688D" w:rsidR="000F7047" w:rsidRPr="000F4E5F" w:rsidRDefault="000F7047" w:rsidP="00572530">
      <w:pPr>
        <w:pStyle w:val="BodyText"/>
        <w:numPr>
          <w:ilvl w:val="0"/>
          <w:numId w:val="23"/>
        </w:numPr>
        <w:jc w:val="both"/>
        <w:rPr>
          <w:lang w:val="en-GB"/>
        </w:rPr>
      </w:pPr>
      <w:r w:rsidRPr="00016D3A">
        <w:rPr>
          <w:u w:val="single"/>
          <w:lang w:val="en-GB"/>
        </w:rPr>
        <w:t>Yellow</w:t>
      </w:r>
      <w:r w:rsidR="006727C9">
        <w:rPr>
          <w:lang w:val="en-GB"/>
        </w:rPr>
        <w:t xml:space="preserve"> – </w:t>
      </w:r>
      <w:r>
        <w:rPr>
          <w:lang w:val="en-GB"/>
        </w:rPr>
        <w:t>This will represent number of Sales Orders where there is two-month gap between the current d</w:t>
      </w:r>
      <w:r w:rsidR="00195229">
        <w:rPr>
          <w:lang w:val="en-GB"/>
        </w:rPr>
        <w:t>e</w:t>
      </w:r>
      <w:r>
        <w:rPr>
          <w:lang w:val="en-GB"/>
        </w:rPr>
        <w:t>spatch month and the calculated d</w:t>
      </w:r>
      <w:r w:rsidR="00195229">
        <w:rPr>
          <w:lang w:val="en-GB"/>
        </w:rPr>
        <w:t>e</w:t>
      </w:r>
      <w:r>
        <w:rPr>
          <w:lang w:val="en-GB"/>
        </w:rPr>
        <w:t xml:space="preserve">spatch month (based on latest view of Supplier PO’s/ latest ASNs delivery month). </w:t>
      </w:r>
    </w:p>
    <w:p w14:paraId="05DCE9A2" w14:textId="72D97DC3" w:rsidR="000F7047" w:rsidRPr="000F4E5F" w:rsidRDefault="000F7047" w:rsidP="00572530">
      <w:pPr>
        <w:pStyle w:val="BodyText"/>
        <w:numPr>
          <w:ilvl w:val="0"/>
          <w:numId w:val="23"/>
        </w:numPr>
        <w:jc w:val="both"/>
        <w:rPr>
          <w:lang w:val="en-GB"/>
        </w:rPr>
      </w:pPr>
      <w:r w:rsidRPr="00016D3A">
        <w:rPr>
          <w:u w:val="single"/>
          <w:lang w:val="en-GB"/>
        </w:rPr>
        <w:t>Red</w:t>
      </w:r>
      <w:r w:rsidR="006727C9">
        <w:rPr>
          <w:lang w:val="en-GB"/>
        </w:rPr>
        <w:t xml:space="preserve"> – </w:t>
      </w:r>
      <w:r>
        <w:rPr>
          <w:lang w:val="en-GB"/>
        </w:rPr>
        <w:t>This will represent number of Sales Orders where there is three-month</w:t>
      </w:r>
      <w:r w:rsidR="005D3254">
        <w:rPr>
          <w:lang w:val="en-GB"/>
        </w:rPr>
        <w:t xml:space="preserve"> or more,</w:t>
      </w:r>
      <w:r>
        <w:rPr>
          <w:lang w:val="en-GB"/>
        </w:rPr>
        <w:t xml:space="preserve"> gap between the current d</w:t>
      </w:r>
      <w:r w:rsidR="00195229">
        <w:rPr>
          <w:lang w:val="en-GB"/>
        </w:rPr>
        <w:t>e</w:t>
      </w:r>
      <w:r>
        <w:rPr>
          <w:lang w:val="en-GB"/>
        </w:rPr>
        <w:t>spatch month and the calculated d</w:t>
      </w:r>
      <w:r w:rsidR="00195229">
        <w:rPr>
          <w:lang w:val="en-GB"/>
        </w:rPr>
        <w:t>e</w:t>
      </w:r>
      <w:r>
        <w:rPr>
          <w:lang w:val="en-GB"/>
        </w:rPr>
        <w:t xml:space="preserve">spatch month (based on latest view of Supplier PO’s/latest ASNs delivery month). </w:t>
      </w:r>
    </w:p>
    <w:p w14:paraId="6DD3D521" w14:textId="77777777" w:rsidR="0019595F" w:rsidRDefault="0019595F">
      <w:pPr>
        <w:rPr>
          <w:lang w:val="en-GB"/>
        </w:rPr>
      </w:pPr>
    </w:p>
    <w:p w14:paraId="314CF8B4" w14:textId="07233C7A" w:rsidR="0019595F" w:rsidRDefault="0019595F">
      <w:pPr>
        <w:rPr>
          <w:lang w:val="en-GB"/>
        </w:rPr>
      </w:pPr>
      <w:r>
        <w:rPr>
          <w:lang w:val="en-GB"/>
        </w:rPr>
        <w:br w:type="page"/>
      </w:r>
    </w:p>
    <w:p w14:paraId="0DD97A03" w14:textId="41EEA805" w:rsidR="00E71F3E" w:rsidRPr="00FD07F6" w:rsidRDefault="00BF44FD" w:rsidP="00572530">
      <w:pPr>
        <w:pStyle w:val="BodyText"/>
        <w:numPr>
          <w:ilvl w:val="0"/>
          <w:numId w:val="10"/>
        </w:numPr>
        <w:jc w:val="both"/>
        <w:rPr>
          <w:b/>
          <w:bCs/>
          <w:u w:val="single"/>
          <w:lang w:val="en-GB"/>
        </w:rPr>
      </w:pPr>
      <w:r w:rsidRPr="00FD07F6">
        <w:rPr>
          <w:b/>
          <w:bCs/>
          <w:u w:val="single"/>
          <w:lang w:val="en-GB"/>
        </w:rPr>
        <w:lastRenderedPageBreak/>
        <w:t>Post Receipt Units Variance</w:t>
      </w:r>
      <w:r w:rsidR="000F7047" w:rsidRPr="00FD07F6">
        <w:rPr>
          <w:b/>
          <w:bCs/>
          <w:u w:val="single"/>
          <w:lang w:val="en-GB"/>
        </w:rPr>
        <w:t xml:space="preserve"> Dashboard</w:t>
      </w:r>
    </w:p>
    <w:p w14:paraId="394EEA45" w14:textId="38B06B0F" w:rsidR="000F5E37" w:rsidRDefault="00C11342" w:rsidP="009B7AC9">
      <w:pPr>
        <w:pStyle w:val="BodyText"/>
        <w:ind w:left="1418"/>
        <w:jc w:val="center"/>
        <w:rPr>
          <w:lang w:val="en-GB"/>
        </w:rPr>
      </w:pPr>
      <w:ins w:id="284" w:author="Sergio Rodrigues" w:date="2022-03-08T16:17:00Z">
        <w:r w:rsidRPr="00C11342">
          <w:rPr>
            <w:noProof/>
          </w:rPr>
          <w:t xml:space="preserve"> </w:t>
        </w:r>
        <w:r w:rsidRPr="00C11342">
          <w:rPr>
            <w:noProof/>
            <w:lang w:val="en-GB"/>
          </w:rPr>
          <w:drawing>
            <wp:inline distT="0" distB="0" distL="0" distR="0" wp14:anchorId="484C3A89" wp14:editId="21C7BB6B">
              <wp:extent cx="4056927" cy="3096673"/>
              <wp:effectExtent l="0" t="0" r="127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62770" cy="3101133"/>
                      </a:xfrm>
                      <a:prstGeom prst="rect">
                        <a:avLst/>
                      </a:prstGeom>
                    </pic:spPr>
                  </pic:pic>
                </a:graphicData>
              </a:graphic>
            </wp:inline>
          </w:drawing>
        </w:r>
      </w:ins>
    </w:p>
    <w:p w14:paraId="2B6E84CC" w14:textId="58A3D7BC" w:rsidR="00C57C2B" w:rsidRPr="00221EE0" w:rsidRDefault="00C57C2B" w:rsidP="00C57C2B">
      <w:pPr>
        <w:pStyle w:val="Caption"/>
        <w:ind w:left="1418"/>
        <w:jc w:val="center"/>
        <w:rPr>
          <w:ins w:id="285" w:author="Sergio Rodrigues" w:date="2022-05-13T17:32:00Z"/>
          <w:color w:val="auto"/>
          <w:lang w:val="en-GB"/>
        </w:rPr>
      </w:pPr>
      <w:ins w:id="286" w:author="Sergio Rodrigues" w:date="2022-05-13T17:32: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7</w:t>
      </w:r>
      <w:ins w:id="287" w:author="Sergio Rodrigues" w:date="2022-05-13T17:32:00Z">
        <w:r w:rsidRPr="002074C2">
          <w:rPr>
            <w:color w:val="auto"/>
            <w:lang w:val="en-GB"/>
          </w:rPr>
          <w:fldChar w:fldCharType="end"/>
        </w:r>
        <w:r w:rsidRPr="002074C2">
          <w:rPr>
            <w:color w:val="auto"/>
            <w:lang w:val="en-GB"/>
          </w:rPr>
          <w:t xml:space="preserve"> </w:t>
        </w:r>
        <w:r w:rsidRPr="000F4E5F">
          <w:rPr>
            <w:color w:val="auto"/>
            <w:lang w:val="en-GB"/>
          </w:rPr>
          <w:t xml:space="preserve">– </w:t>
        </w:r>
        <w:r w:rsidRPr="00FD07F6">
          <w:rPr>
            <w:color w:val="auto"/>
            <w:lang w:val="en-GB"/>
          </w:rPr>
          <w:t>Post Receipt Units Variance</w:t>
        </w:r>
        <w:r w:rsidRPr="00221EE0">
          <w:rPr>
            <w:color w:val="auto"/>
            <w:lang w:val="en-GB"/>
          </w:rPr>
          <w:t xml:space="preserve"> Dashboard</w:t>
        </w:r>
      </w:ins>
    </w:p>
    <w:p w14:paraId="66DB1784" w14:textId="77777777" w:rsidR="000F5E37" w:rsidRPr="000F5E37" w:rsidRDefault="000F5E37" w:rsidP="000F5E37">
      <w:pPr>
        <w:rPr>
          <w:lang w:val="en-GB"/>
        </w:rPr>
      </w:pPr>
    </w:p>
    <w:p w14:paraId="0D6F4A23" w14:textId="11BE2B71" w:rsidR="001924A8" w:rsidRDefault="001924A8" w:rsidP="00572530">
      <w:pPr>
        <w:pStyle w:val="BodyText"/>
        <w:numPr>
          <w:ilvl w:val="0"/>
          <w:numId w:val="24"/>
        </w:numPr>
        <w:jc w:val="both"/>
        <w:rPr>
          <w:lang w:val="en-GB"/>
        </w:rPr>
      </w:pPr>
      <w:r w:rsidRPr="00016D3A">
        <w:rPr>
          <w:u w:val="single"/>
          <w:lang w:val="en-GB"/>
        </w:rPr>
        <w:t>Green</w:t>
      </w:r>
      <w:r w:rsidR="006727C9">
        <w:rPr>
          <w:lang w:val="en-GB"/>
        </w:rPr>
        <w:t xml:space="preserve"> – </w:t>
      </w:r>
      <w:r>
        <w:rPr>
          <w:lang w:val="en-GB"/>
        </w:rPr>
        <w:t>This will represent number of Sales Orders where first receipt on the associated Supplier PO has passed 1-</w:t>
      </w:r>
      <w:r w:rsidR="00735F5B">
        <w:rPr>
          <w:lang w:val="en-GB"/>
        </w:rPr>
        <w:t>7</w:t>
      </w:r>
      <w:r>
        <w:rPr>
          <w:lang w:val="en-GB"/>
        </w:rPr>
        <w:t xml:space="preserve"> days.</w:t>
      </w:r>
      <w:r w:rsidR="00DD595E">
        <w:rPr>
          <w:lang w:val="en-GB"/>
        </w:rPr>
        <w:t xml:space="preserve"> </w:t>
      </w:r>
    </w:p>
    <w:p w14:paraId="017BE50E" w14:textId="0083ADC8" w:rsidR="001924A8" w:rsidRPr="000F4E5F" w:rsidRDefault="001924A8" w:rsidP="00572530">
      <w:pPr>
        <w:pStyle w:val="BodyText"/>
        <w:numPr>
          <w:ilvl w:val="0"/>
          <w:numId w:val="24"/>
        </w:numPr>
        <w:jc w:val="both"/>
        <w:rPr>
          <w:lang w:val="en-GB"/>
        </w:rPr>
      </w:pPr>
      <w:r w:rsidRPr="00016D3A">
        <w:rPr>
          <w:u w:val="single"/>
          <w:lang w:val="en-GB"/>
        </w:rPr>
        <w:t>Yellow</w:t>
      </w:r>
      <w:r w:rsidR="006727C9">
        <w:rPr>
          <w:lang w:val="en-GB"/>
        </w:rPr>
        <w:t xml:space="preserve"> – </w:t>
      </w:r>
      <w:r>
        <w:rPr>
          <w:lang w:val="en-GB"/>
        </w:rPr>
        <w:t xml:space="preserve">This will represent number of Sales Orders where first receipt on the associated Supplier PO has passed </w:t>
      </w:r>
      <w:r w:rsidR="00735F5B">
        <w:rPr>
          <w:lang w:val="en-GB"/>
        </w:rPr>
        <w:t>8</w:t>
      </w:r>
      <w:r>
        <w:rPr>
          <w:lang w:val="en-GB"/>
        </w:rPr>
        <w:t>-</w:t>
      </w:r>
      <w:r w:rsidR="00735F5B">
        <w:rPr>
          <w:lang w:val="en-GB"/>
        </w:rPr>
        <w:t>14</w:t>
      </w:r>
      <w:r>
        <w:rPr>
          <w:lang w:val="en-GB"/>
        </w:rPr>
        <w:t xml:space="preserve"> days.</w:t>
      </w:r>
      <w:r w:rsidR="00DD595E">
        <w:rPr>
          <w:lang w:val="en-GB"/>
        </w:rPr>
        <w:t xml:space="preserve"> </w:t>
      </w:r>
    </w:p>
    <w:p w14:paraId="66F79EE3" w14:textId="67AF25AC" w:rsidR="000F7047" w:rsidRPr="00A15F55" w:rsidRDefault="001924A8" w:rsidP="00572530">
      <w:pPr>
        <w:pStyle w:val="BodyText"/>
        <w:numPr>
          <w:ilvl w:val="0"/>
          <w:numId w:val="24"/>
        </w:numPr>
        <w:jc w:val="both"/>
        <w:rPr>
          <w:lang w:val="en-GB"/>
        </w:rPr>
      </w:pPr>
      <w:r w:rsidRPr="00016D3A">
        <w:rPr>
          <w:u w:val="single"/>
          <w:lang w:val="en-GB"/>
        </w:rPr>
        <w:t>Red</w:t>
      </w:r>
      <w:r w:rsidR="006727C9">
        <w:rPr>
          <w:lang w:val="en-GB"/>
        </w:rPr>
        <w:t xml:space="preserve"> – </w:t>
      </w:r>
      <w:r>
        <w:rPr>
          <w:lang w:val="en-GB"/>
        </w:rPr>
        <w:t xml:space="preserve">This will represent number of Sales Orders where first receipt on the associated Supplier PO has passed more </w:t>
      </w:r>
      <w:r w:rsidR="00A15F55">
        <w:rPr>
          <w:lang w:val="en-GB"/>
        </w:rPr>
        <w:t>than</w:t>
      </w:r>
      <w:r w:rsidR="00735F5B">
        <w:rPr>
          <w:lang w:val="en-GB"/>
        </w:rPr>
        <w:t xml:space="preserve"> or equal to</w:t>
      </w:r>
      <w:r>
        <w:rPr>
          <w:lang w:val="en-GB"/>
        </w:rPr>
        <w:t xml:space="preserve"> </w:t>
      </w:r>
      <w:r w:rsidR="00735F5B">
        <w:rPr>
          <w:lang w:val="en-GB"/>
        </w:rPr>
        <w:t>15</w:t>
      </w:r>
      <w:r>
        <w:rPr>
          <w:lang w:val="en-GB"/>
        </w:rPr>
        <w:t xml:space="preserve"> days.</w:t>
      </w:r>
    </w:p>
    <w:p w14:paraId="69172FB4" w14:textId="449562DB" w:rsidR="001924A8" w:rsidRDefault="001924A8" w:rsidP="000F7047">
      <w:pPr>
        <w:pStyle w:val="BodyText"/>
        <w:ind w:left="2160"/>
        <w:jc w:val="both"/>
        <w:rPr>
          <w:lang w:val="en-GB"/>
        </w:rPr>
      </w:pPr>
    </w:p>
    <w:p w14:paraId="0B149E23" w14:textId="027D80D3" w:rsidR="00A15F55" w:rsidRPr="00FD07F6" w:rsidRDefault="000F5E37" w:rsidP="00572530">
      <w:pPr>
        <w:pStyle w:val="BodyText"/>
        <w:numPr>
          <w:ilvl w:val="0"/>
          <w:numId w:val="10"/>
        </w:numPr>
        <w:jc w:val="both"/>
        <w:rPr>
          <w:b/>
          <w:bCs/>
          <w:lang w:val="en-GB"/>
        </w:rPr>
      </w:pPr>
      <w:r w:rsidRPr="00FD07F6">
        <w:rPr>
          <w:b/>
          <w:bCs/>
          <w:u w:val="single"/>
          <w:lang w:val="en-GB"/>
        </w:rPr>
        <w:t xml:space="preserve">Sales Order </w:t>
      </w:r>
      <w:r w:rsidR="007E5589" w:rsidRPr="00FD07F6">
        <w:rPr>
          <w:b/>
          <w:bCs/>
          <w:u w:val="single"/>
          <w:lang w:val="en-GB"/>
        </w:rPr>
        <w:t xml:space="preserve">to </w:t>
      </w:r>
      <w:r w:rsidRPr="00FD07F6">
        <w:rPr>
          <w:b/>
          <w:bCs/>
          <w:u w:val="single"/>
          <w:lang w:val="en-GB"/>
        </w:rPr>
        <w:t>Release</w:t>
      </w:r>
      <w:r w:rsidR="00A15F55" w:rsidRPr="00FD07F6">
        <w:rPr>
          <w:b/>
          <w:bCs/>
          <w:u w:val="single"/>
          <w:lang w:val="en-GB"/>
        </w:rPr>
        <w:t xml:space="preserve"> Dashboard</w:t>
      </w:r>
    </w:p>
    <w:p w14:paraId="19333199" w14:textId="28263399" w:rsidR="00522347" w:rsidRDefault="00522347" w:rsidP="00A15F55">
      <w:pPr>
        <w:pStyle w:val="BodyText"/>
        <w:ind w:left="2160"/>
        <w:jc w:val="both"/>
        <w:rPr>
          <w:lang w:val="en-GB"/>
        </w:rPr>
      </w:pPr>
    </w:p>
    <w:p w14:paraId="28729E66" w14:textId="6384F47E" w:rsidR="00522347" w:rsidRDefault="00C11342" w:rsidP="00AE20F0">
      <w:pPr>
        <w:pStyle w:val="BodyText"/>
        <w:ind w:left="1843"/>
        <w:jc w:val="center"/>
        <w:rPr>
          <w:lang w:val="en-GB"/>
        </w:rPr>
      </w:pPr>
      <w:ins w:id="288" w:author="Sergio Rodrigues" w:date="2022-03-08T16:19:00Z">
        <w:r>
          <w:rPr>
            <w:noProof/>
            <w:lang w:val="en-GB"/>
          </w:rPr>
          <w:drawing>
            <wp:inline distT="0" distB="0" distL="0" distR="0" wp14:anchorId="1B9B98E9" wp14:editId="068F9597">
              <wp:extent cx="5400000" cy="202435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00" cy="2024354"/>
                      </a:xfrm>
                      <a:prstGeom prst="rect">
                        <a:avLst/>
                      </a:prstGeom>
                      <a:noFill/>
                      <a:ln>
                        <a:noFill/>
                      </a:ln>
                    </pic:spPr>
                  </pic:pic>
                </a:graphicData>
              </a:graphic>
            </wp:inline>
          </w:drawing>
        </w:r>
      </w:ins>
    </w:p>
    <w:p w14:paraId="52755DF9" w14:textId="2B3F47D9" w:rsidR="00C57C2B" w:rsidRPr="00B76B53" w:rsidRDefault="00C57C2B" w:rsidP="00C57C2B">
      <w:pPr>
        <w:pStyle w:val="Caption"/>
        <w:ind w:left="1843"/>
        <w:jc w:val="center"/>
        <w:rPr>
          <w:ins w:id="289" w:author="Sergio Rodrigues" w:date="2022-05-13T17:32:00Z"/>
          <w:color w:val="auto"/>
          <w:lang w:val="en-GB"/>
        </w:rPr>
      </w:pPr>
      <w:ins w:id="290" w:author="Sergio Rodrigues" w:date="2022-05-13T17:32: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8</w:t>
      </w:r>
      <w:ins w:id="291" w:author="Sergio Rodrigues" w:date="2022-05-13T17:32:00Z">
        <w:r w:rsidRPr="002074C2">
          <w:rPr>
            <w:color w:val="auto"/>
            <w:lang w:val="en-GB"/>
          </w:rPr>
          <w:fldChar w:fldCharType="end"/>
        </w:r>
        <w:r w:rsidRPr="002074C2">
          <w:rPr>
            <w:color w:val="auto"/>
            <w:lang w:val="en-GB"/>
          </w:rPr>
          <w:t xml:space="preserve"> </w:t>
        </w:r>
        <w:r w:rsidRPr="000F4E5F">
          <w:rPr>
            <w:color w:val="auto"/>
            <w:lang w:val="en-GB"/>
          </w:rPr>
          <w:t xml:space="preserve">– </w:t>
        </w:r>
        <w:r>
          <w:rPr>
            <w:color w:val="auto"/>
            <w:lang w:val="en-GB"/>
          </w:rPr>
          <w:t>Sales Order to Release Dashboard</w:t>
        </w:r>
      </w:ins>
    </w:p>
    <w:p w14:paraId="5C964F8B" w14:textId="77777777" w:rsidR="00522347" w:rsidRDefault="00522347" w:rsidP="00A15F55">
      <w:pPr>
        <w:pStyle w:val="BodyText"/>
        <w:ind w:left="2160"/>
        <w:jc w:val="both"/>
        <w:rPr>
          <w:lang w:val="en-GB"/>
        </w:rPr>
      </w:pPr>
    </w:p>
    <w:p w14:paraId="272DBE5C" w14:textId="0555BB52" w:rsidR="00A15F55" w:rsidRDefault="00A15F55" w:rsidP="00A15F55">
      <w:pPr>
        <w:pStyle w:val="BodyText"/>
        <w:ind w:left="2160"/>
        <w:jc w:val="both"/>
        <w:rPr>
          <w:lang w:val="en-GB"/>
        </w:rPr>
      </w:pPr>
      <w:r>
        <w:rPr>
          <w:lang w:val="en-GB"/>
        </w:rPr>
        <w:lastRenderedPageBreak/>
        <w:t xml:space="preserve">This dashboard will have multiple colours in the bar depending on the number of </w:t>
      </w:r>
      <w:r w:rsidR="00500108">
        <w:rPr>
          <w:lang w:val="en-GB"/>
        </w:rPr>
        <w:t xml:space="preserve">units on </w:t>
      </w:r>
      <w:r>
        <w:rPr>
          <w:lang w:val="en-GB"/>
        </w:rPr>
        <w:t xml:space="preserve">Sales Orders </w:t>
      </w:r>
      <w:r w:rsidR="00522347">
        <w:rPr>
          <w:lang w:val="en-GB"/>
        </w:rPr>
        <w:t xml:space="preserve">that needs to be Released </w:t>
      </w:r>
      <w:r>
        <w:rPr>
          <w:lang w:val="en-GB"/>
        </w:rPr>
        <w:t xml:space="preserve">for each </w:t>
      </w:r>
      <w:r w:rsidR="000B7FBC">
        <w:rPr>
          <w:lang w:val="en-GB"/>
        </w:rPr>
        <w:t>partner</w:t>
      </w:r>
      <w:r w:rsidR="00522347">
        <w:rPr>
          <w:lang w:val="en-GB"/>
        </w:rPr>
        <w:t xml:space="preserve"> sourced from respective ASOS warehouse</w:t>
      </w:r>
      <w:r>
        <w:rPr>
          <w:lang w:val="en-GB"/>
        </w:rPr>
        <w:t xml:space="preserve">. </w:t>
      </w:r>
      <w:r w:rsidR="00522347">
        <w:rPr>
          <w:lang w:val="en-GB"/>
        </w:rPr>
        <w:t xml:space="preserve">Five </w:t>
      </w:r>
      <w:r w:rsidR="000B7FBC">
        <w:rPr>
          <w:lang w:val="en-GB"/>
        </w:rPr>
        <w:t>partners</w:t>
      </w:r>
      <w:r>
        <w:rPr>
          <w:lang w:val="en-GB"/>
        </w:rPr>
        <w:t xml:space="preserve"> with highest number of </w:t>
      </w:r>
      <w:r w:rsidR="00500108">
        <w:rPr>
          <w:lang w:val="en-GB"/>
        </w:rPr>
        <w:t xml:space="preserve">units on </w:t>
      </w:r>
      <w:r>
        <w:rPr>
          <w:lang w:val="en-GB"/>
        </w:rPr>
        <w:t xml:space="preserve">Sales Order that needs to be Released will be assigned </w:t>
      </w:r>
      <w:r w:rsidR="00522347">
        <w:rPr>
          <w:lang w:val="en-GB"/>
        </w:rPr>
        <w:t>five</w:t>
      </w:r>
      <w:r>
        <w:rPr>
          <w:lang w:val="en-GB"/>
        </w:rPr>
        <w:t xml:space="preserve"> distinct colours while all other </w:t>
      </w:r>
      <w:r w:rsidR="000B7FBC">
        <w:rPr>
          <w:lang w:val="en-GB"/>
        </w:rPr>
        <w:t>partners</w:t>
      </w:r>
      <w:r>
        <w:rPr>
          <w:lang w:val="en-GB"/>
        </w:rPr>
        <w:t xml:space="preserve"> will be summed up together under ‘Others’ label and will be assigned a </w:t>
      </w:r>
      <w:r w:rsidR="00522347">
        <w:rPr>
          <w:lang w:val="en-GB"/>
        </w:rPr>
        <w:t>different</w:t>
      </w:r>
      <w:r>
        <w:rPr>
          <w:lang w:val="en-GB"/>
        </w:rPr>
        <w:t xml:space="preserve"> colour.</w:t>
      </w:r>
      <w:r w:rsidR="00B76B53">
        <w:rPr>
          <w:lang w:val="en-GB"/>
        </w:rPr>
        <w:t xml:space="preserve"> The colours are yet to be agreed with business, the </w:t>
      </w:r>
      <w:r w:rsidR="00522347">
        <w:rPr>
          <w:lang w:val="en-GB"/>
        </w:rPr>
        <w:t>above</w:t>
      </w:r>
      <w:r w:rsidR="00B76B53">
        <w:rPr>
          <w:lang w:val="en-GB"/>
        </w:rPr>
        <w:t xml:space="preserve"> </w:t>
      </w:r>
      <w:r w:rsidR="00B17821">
        <w:rPr>
          <w:lang w:val="en-GB"/>
        </w:rPr>
        <w:t xml:space="preserve">figure </w:t>
      </w:r>
      <w:r w:rsidR="00B76B53">
        <w:rPr>
          <w:lang w:val="en-GB"/>
        </w:rPr>
        <w:t>is just an example</w:t>
      </w:r>
      <w:r w:rsidR="00522347">
        <w:rPr>
          <w:lang w:val="en-GB"/>
        </w:rPr>
        <w:t xml:space="preserve"> </w:t>
      </w:r>
      <w:r w:rsidR="002B010D">
        <w:rPr>
          <w:lang w:val="en-GB"/>
        </w:rPr>
        <w:t>for</w:t>
      </w:r>
      <w:r w:rsidR="00522347">
        <w:rPr>
          <w:lang w:val="en-GB"/>
        </w:rPr>
        <w:t xml:space="preserve"> look and feel</w:t>
      </w:r>
      <w:r w:rsidR="00B76B53">
        <w:rPr>
          <w:lang w:val="en-GB"/>
        </w:rPr>
        <w:t>.</w:t>
      </w:r>
    </w:p>
    <w:p w14:paraId="7A75D224" w14:textId="77777777" w:rsidR="00A15F55" w:rsidRDefault="00A15F55" w:rsidP="00522347">
      <w:pPr>
        <w:pStyle w:val="BodyText"/>
        <w:ind w:left="0"/>
        <w:jc w:val="both"/>
        <w:rPr>
          <w:lang w:val="en-GB"/>
        </w:rPr>
      </w:pPr>
    </w:p>
    <w:p w14:paraId="29EC0F8C" w14:textId="3C827F20" w:rsidR="002B010D" w:rsidRPr="00FD07F6" w:rsidRDefault="004064AB" w:rsidP="00572530">
      <w:pPr>
        <w:pStyle w:val="BodyText"/>
        <w:numPr>
          <w:ilvl w:val="0"/>
          <w:numId w:val="10"/>
        </w:numPr>
        <w:jc w:val="both"/>
        <w:rPr>
          <w:b/>
          <w:bCs/>
          <w:u w:val="single"/>
          <w:lang w:val="en-GB"/>
        </w:rPr>
      </w:pPr>
      <w:r w:rsidRPr="00FD07F6">
        <w:rPr>
          <w:b/>
          <w:bCs/>
          <w:u w:val="single"/>
          <w:lang w:val="en-GB"/>
        </w:rPr>
        <w:t>Unproductive Stock Dashboard</w:t>
      </w:r>
    </w:p>
    <w:p w14:paraId="3170E50E" w14:textId="2835197B" w:rsidR="002B010D" w:rsidRDefault="002B010D" w:rsidP="002B010D">
      <w:pPr>
        <w:pStyle w:val="BodyText"/>
        <w:ind w:left="2160"/>
        <w:jc w:val="both"/>
        <w:rPr>
          <w:u w:val="single"/>
          <w:lang w:val="en-GB"/>
        </w:rPr>
      </w:pPr>
    </w:p>
    <w:p w14:paraId="181F3BE2" w14:textId="5936FAFF" w:rsidR="002B010D" w:rsidRDefault="00090364" w:rsidP="006727C9">
      <w:pPr>
        <w:pStyle w:val="BodyText"/>
        <w:ind w:left="1418"/>
        <w:jc w:val="both"/>
        <w:rPr>
          <w:u w:val="single"/>
          <w:lang w:val="en-GB"/>
        </w:rPr>
      </w:pPr>
      <w:r w:rsidRPr="00960ECA">
        <w:rPr>
          <w:noProof/>
          <w:lang w:val="en-GB"/>
        </w:rPr>
        <w:drawing>
          <wp:inline distT="0" distB="0" distL="0" distR="0" wp14:anchorId="145D7D39" wp14:editId="006A4ACC">
            <wp:extent cx="5724000" cy="2634248"/>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000" cy="2634248"/>
                    </a:xfrm>
                    <a:prstGeom prst="rect">
                      <a:avLst/>
                    </a:prstGeom>
                    <a:noFill/>
                    <a:ln>
                      <a:noFill/>
                    </a:ln>
                  </pic:spPr>
                </pic:pic>
              </a:graphicData>
            </a:graphic>
          </wp:inline>
        </w:drawing>
      </w:r>
    </w:p>
    <w:p w14:paraId="19A64415" w14:textId="6DE09AE3" w:rsidR="00C57C2B" w:rsidRPr="00B76B53" w:rsidRDefault="00C57C2B" w:rsidP="00C57C2B">
      <w:pPr>
        <w:pStyle w:val="Caption"/>
        <w:ind w:left="1418"/>
        <w:jc w:val="center"/>
        <w:rPr>
          <w:ins w:id="292" w:author="Sergio Rodrigues" w:date="2022-05-13T17:32:00Z"/>
          <w:color w:val="auto"/>
          <w:lang w:val="en-GB"/>
        </w:rPr>
      </w:pPr>
      <w:ins w:id="293" w:author="Sergio Rodrigues" w:date="2022-05-13T17:32: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9</w:t>
      </w:r>
      <w:ins w:id="294" w:author="Sergio Rodrigues" w:date="2022-05-13T17:32:00Z">
        <w:r w:rsidRPr="002074C2">
          <w:rPr>
            <w:color w:val="auto"/>
            <w:lang w:val="en-GB"/>
          </w:rPr>
          <w:fldChar w:fldCharType="end"/>
        </w:r>
        <w:r w:rsidRPr="002074C2">
          <w:rPr>
            <w:color w:val="auto"/>
            <w:lang w:val="en-GB"/>
          </w:rPr>
          <w:t xml:space="preserve"> </w:t>
        </w:r>
        <w:r w:rsidRPr="000F4E5F">
          <w:rPr>
            <w:color w:val="auto"/>
            <w:lang w:val="en-GB"/>
          </w:rPr>
          <w:t xml:space="preserve">– </w:t>
        </w:r>
        <w:r w:rsidRPr="004064AB">
          <w:rPr>
            <w:color w:val="auto"/>
            <w:lang w:val="en-GB"/>
          </w:rPr>
          <w:t>Unproductive Stock Dashboard</w:t>
        </w:r>
      </w:ins>
    </w:p>
    <w:p w14:paraId="09756641" w14:textId="77777777" w:rsidR="002B010D" w:rsidRPr="002B010D" w:rsidRDefault="002B010D" w:rsidP="002B010D">
      <w:pPr>
        <w:pStyle w:val="BodyText"/>
        <w:ind w:left="0"/>
        <w:jc w:val="both"/>
        <w:rPr>
          <w:u w:val="single"/>
          <w:lang w:val="en-GB"/>
        </w:rPr>
      </w:pPr>
    </w:p>
    <w:p w14:paraId="12A1598D" w14:textId="71FD99F4" w:rsidR="00522347" w:rsidRDefault="00522347" w:rsidP="00522347">
      <w:pPr>
        <w:pStyle w:val="BodyText"/>
        <w:ind w:left="2160"/>
        <w:jc w:val="both"/>
        <w:rPr>
          <w:lang w:val="en-GB"/>
        </w:rPr>
      </w:pPr>
      <w:r>
        <w:rPr>
          <w:lang w:val="en-GB"/>
        </w:rPr>
        <w:t>This dashboard will have multiple colours in the bar depending on the un-productive wholesale stock for each brand</w:t>
      </w:r>
      <w:r w:rsidR="00A479C8">
        <w:rPr>
          <w:lang w:val="en-GB"/>
        </w:rPr>
        <w:t>/division</w:t>
      </w:r>
      <w:r>
        <w:rPr>
          <w:lang w:val="en-GB"/>
        </w:rPr>
        <w:t xml:space="preserve"> </w:t>
      </w:r>
      <w:r w:rsidR="00A479C8">
        <w:rPr>
          <w:lang w:val="en-GB"/>
        </w:rPr>
        <w:t xml:space="preserve">combination </w:t>
      </w:r>
      <w:r>
        <w:rPr>
          <w:lang w:val="en-GB"/>
        </w:rPr>
        <w:t xml:space="preserve">in each ASOS wholesale warehouse. </w:t>
      </w:r>
      <w:r w:rsidR="00CC1C28">
        <w:rPr>
          <w:lang w:val="en-GB"/>
        </w:rPr>
        <w:t>The details of what will account as unproductive stock is provided in the detailed section of this dashboard (</w:t>
      </w:r>
      <w:r w:rsidR="00AE20F0">
        <w:rPr>
          <w:lang w:val="en-GB"/>
        </w:rPr>
        <w:t xml:space="preserve">Section </w:t>
      </w:r>
      <w:r w:rsidR="00AE20F0">
        <w:rPr>
          <w:lang w:val="en-GB"/>
        </w:rPr>
        <w:fldChar w:fldCharType="begin"/>
      </w:r>
      <w:r w:rsidR="00AE20F0">
        <w:rPr>
          <w:lang w:val="en-GB"/>
        </w:rPr>
        <w:instrText xml:space="preserve"> REF _Ref103336615 \r \h </w:instrText>
      </w:r>
      <w:r w:rsidR="00AE20F0">
        <w:rPr>
          <w:lang w:val="en-GB"/>
        </w:rPr>
      </w:r>
      <w:r w:rsidR="00AE20F0">
        <w:rPr>
          <w:lang w:val="en-GB"/>
        </w:rPr>
        <w:fldChar w:fldCharType="separate"/>
      </w:r>
      <w:r w:rsidR="00320EA2">
        <w:rPr>
          <w:lang w:val="en-GB"/>
        </w:rPr>
        <w:t>0</w:t>
      </w:r>
      <w:r w:rsidR="00AE20F0">
        <w:rPr>
          <w:lang w:val="en-GB"/>
        </w:rPr>
        <w:fldChar w:fldCharType="end"/>
      </w:r>
      <w:r w:rsidR="002B624A">
        <w:rPr>
          <w:lang w:val="en-GB"/>
        </w:rPr>
        <w:t>). Five</w:t>
      </w:r>
      <w:r>
        <w:rPr>
          <w:lang w:val="en-GB"/>
        </w:rPr>
        <w:t xml:space="preserve"> brands</w:t>
      </w:r>
      <w:r w:rsidR="00A479C8">
        <w:rPr>
          <w:lang w:val="en-GB"/>
        </w:rPr>
        <w:t xml:space="preserve">/division combination </w:t>
      </w:r>
      <w:r>
        <w:rPr>
          <w:lang w:val="en-GB"/>
        </w:rPr>
        <w:t xml:space="preserve">with highest </w:t>
      </w:r>
      <w:del w:id="295" w:author="Reetu Muneem" w:date="2022-01-11T15:34:00Z">
        <w:r w:rsidDel="0028333B">
          <w:rPr>
            <w:lang w:val="en-GB"/>
          </w:rPr>
          <w:delText xml:space="preserve">stock </w:delText>
        </w:r>
      </w:del>
      <w:ins w:id="296" w:author="Reetu Muneem" w:date="2022-01-11T15:34:00Z">
        <w:r w:rsidR="0028333B">
          <w:rPr>
            <w:lang w:val="en-GB"/>
          </w:rPr>
          <w:t xml:space="preserve">units </w:t>
        </w:r>
      </w:ins>
      <w:r>
        <w:rPr>
          <w:lang w:val="en-GB"/>
        </w:rPr>
        <w:t>will be assigned five distinct colours while all other brands</w:t>
      </w:r>
      <w:r w:rsidR="00496E13">
        <w:rPr>
          <w:lang w:val="en-GB"/>
        </w:rPr>
        <w:t>/division combinations</w:t>
      </w:r>
      <w:r>
        <w:rPr>
          <w:lang w:val="en-GB"/>
        </w:rPr>
        <w:t xml:space="preserve"> will be summed up together under ‘Others’ label and will be assigned a </w:t>
      </w:r>
      <w:r w:rsidR="002B010D">
        <w:rPr>
          <w:lang w:val="en-GB"/>
        </w:rPr>
        <w:t>different</w:t>
      </w:r>
      <w:r>
        <w:rPr>
          <w:lang w:val="en-GB"/>
        </w:rPr>
        <w:t xml:space="preserve"> colour. The colours are yet to be agreed with business, the above </w:t>
      </w:r>
      <w:r w:rsidR="00B17821">
        <w:rPr>
          <w:lang w:val="en-GB"/>
        </w:rPr>
        <w:t xml:space="preserve">figure </w:t>
      </w:r>
      <w:r>
        <w:rPr>
          <w:lang w:val="en-GB"/>
        </w:rPr>
        <w:t xml:space="preserve">is just an example </w:t>
      </w:r>
      <w:r w:rsidR="002B010D">
        <w:rPr>
          <w:lang w:val="en-GB"/>
        </w:rPr>
        <w:t>for</w:t>
      </w:r>
      <w:r>
        <w:rPr>
          <w:lang w:val="en-GB"/>
        </w:rPr>
        <w:t xml:space="preserve"> look and feel.</w:t>
      </w:r>
      <w:ins w:id="297" w:author="Reetu Muneem" w:date="2022-01-11T15:34:00Z">
        <w:r w:rsidR="0028333B">
          <w:rPr>
            <w:lang w:val="en-GB"/>
          </w:rPr>
          <w:t xml:space="preserve"> The dashboard will be driven based on t</w:t>
        </w:r>
      </w:ins>
      <w:ins w:id="298" w:author="Reetu Muneem" w:date="2022-01-11T15:35:00Z">
        <w:r w:rsidR="0028333B">
          <w:rPr>
            <w:lang w:val="en-GB"/>
          </w:rPr>
          <w:t>he wholesale units.</w:t>
        </w:r>
      </w:ins>
    </w:p>
    <w:p w14:paraId="573B1010" w14:textId="2EBA7DEF" w:rsidR="0016300E" w:rsidRDefault="0016300E" w:rsidP="002B010D">
      <w:pPr>
        <w:pStyle w:val="BodyText"/>
        <w:ind w:left="0"/>
        <w:jc w:val="both"/>
        <w:rPr>
          <w:lang w:val="en-GB"/>
        </w:rPr>
      </w:pPr>
    </w:p>
    <w:p w14:paraId="437DFDA2" w14:textId="21197936" w:rsidR="0019595F" w:rsidRDefault="0019595F">
      <w:pPr>
        <w:rPr>
          <w:lang w:val="en-GB"/>
        </w:rPr>
      </w:pPr>
      <w:r>
        <w:rPr>
          <w:lang w:val="en-GB"/>
        </w:rPr>
        <w:br w:type="page"/>
      </w:r>
    </w:p>
    <w:p w14:paraId="255363DC" w14:textId="0422FDAB" w:rsidR="00B17821" w:rsidRDefault="00B17821" w:rsidP="0016300E">
      <w:pPr>
        <w:pStyle w:val="Heading3"/>
        <w:jc w:val="both"/>
        <w:rPr>
          <w:lang w:val="en-GB"/>
        </w:rPr>
      </w:pPr>
      <w:bookmarkStart w:id="299" w:name="_Toc104565078"/>
      <w:r>
        <w:rPr>
          <w:lang w:val="en-GB"/>
        </w:rPr>
        <w:lastRenderedPageBreak/>
        <w:t>T</w:t>
      </w:r>
      <w:r w:rsidR="000C1836">
        <w:rPr>
          <w:lang w:val="en-GB"/>
        </w:rPr>
        <w:t>askbar</w:t>
      </w:r>
      <w:bookmarkEnd w:id="299"/>
    </w:p>
    <w:p w14:paraId="562BA6B0" w14:textId="1216EB79" w:rsidR="00B17821" w:rsidDel="000B5466" w:rsidRDefault="00B17821" w:rsidP="00B17821">
      <w:pPr>
        <w:pStyle w:val="BodyText"/>
        <w:rPr>
          <w:del w:id="300" w:author="Reetu Muneem" w:date="2022-02-08T11:03:00Z"/>
          <w:lang w:val="en-GB"/>
        </w:rPr>
      </w:pPr>
    </w:p>
    <w:p w14:paraId="07D61105" w14:textId="35A49C25" w:rsidR="00292E1F" w:rsidRDefault="007F45E9" w:rsidP="007F45E9">
      <w:pPr>
        <w:pStyle w:val="BodyText"/>
        <w:jc w:val="center"/>
        <w:rPr>
          <w:lang w:val="en-GB"/>
        </w:rPr>
      </w:pPr>
      <w:r>
        <w:rPr>
          <w:noProof/>
        </w:rPr>
        <w:drawing>
          <wp:inline distT="0" distB="0" distL="0" distR="0" wp14:anchorId="628C30CA" wp14:editId="27B81624">
            <wp:extent cx="5688820" cy="2765323"/>
            <wp:effectExtent l="0" t="0" r="762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2032" cy="2781467"/>
                    </a:xfrm>
                    <a:prstGeom prst="rect">
                      <a:avLst/>
                    </a:prstGeom>
                    <a:noFill/>
                    <a:ln>
                      <a:noFill/>
                    </a:ln>
                  </pic:spPr>
                </pic:pic>
              </a:graphicData>
            </a:graphic>
          </wp:inline>
        </w:drawing>
      </w:r>
    </w:p>
    <w:p w14:paraId="1596B51B" w14:textId="581259FB" w:rsidR="00C57C2B" w:rsidRPr="00B76B53" w:rsidRDefault="00C57C2B" w:rsidP="00C57C2B">
      <w:pPr>
        <w:pStyle w:val="Caption"/>
        <w:ind w:left="1418"/>
        <w:jc w:val="center"/>
        <w:rPr>
          <w:ins w:id="301" w:author="Sergio Rodrigues" w:date="2022-05-13T17:31:00Z"/>
          <w:color w:val="auto"/>
          <w:lang w:val="en-GB"/>
        </w:rPr>
      </w:pPr>
      <w:ins w:id="302" w:author="Sergio Rodrigues" w:date="2022-05-13T17:31: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10</w:t>
      </w:r>
      <w:ins w:id="303" w:author="Sergio Rodrigues" w:date="2022-05-13T17:31:00Z">
        <w:r w:rsidRPr="002074C2">
          <w:rPr>
            <w:color w:val="auto"/>
            <w:lang w:val="en-GB"/>
          </w:rPr>
          <w:fldChar w:fldCharType="end"/>
        </w:r>
        <w:r w:rsidRPr="002074C2">
          <w:rPr>
            <w:color w:val="auto"/>
            <w:lang w:val="en-GB"/>
          </w:rPr>
          <w:t xml:space="preserve"> </w:t>
        </w:r>
        <w:r w:rsidRPr="000F4E5F">
          <w:rPr>
            <w:color w:val="auto"/>
            <w:lang w:val="en-GB"/>
          </w:rPr>
          <w:t xml:space="preserve">– </w:t>
        </w:r>
        <w:r>
          <w:rPr>
            <w:color w:val="auto"/>
            <w:lang w:val="en-GB"/>
          </w:rPr>
          <w:t>Task Bar</w:t>
        </w:r>
      </w:ins>
    </w:p>
    <w:p w14:paraId="55E20002" w14:textId="77777777" w:rsidR="007F45E9" w:rsidRDefault="007F45E9" w:rsidP="009B7AC9">
      <w:pPr>
        <w:pStyle w:val="BodyText"/>
        <w:ind w:left="1418"/>
        <w:jc w:val="both"/>
        <w:rPr>
          <w:lang w:val="en-GB"/>
        </w:rPr>
      </w:pPr>
    </w:p>
    <w:p w14:paraId="1FE66AD0" w14:textId="6477A13B" w:rsidR="00221EE0" w:rsidDel="000B5466" w:rsidRDefault="00C35250" w:rsidP="009B7AC9">
      <w:pPr>
        <w:pStyle w:val="BodyText"/>
        <w:ind w:left="1418"/>
        <w:jc w:val="both"/>
        <w:rPr>
          <w:del w:id="304" w:author="Reetu Muneem" w:date="2022-02-08T11:03:00Z"/>
          <w:lang w:val="en-GB"/>
        </w:rPr>
      </w:pPr>
      <w:r>
        <w:rPr>
          <w:lang w:val="en-GB"/>
        </w:rPr>
        <w:t xml:space="preserve">User would be able to access ‘Manage Sales Order’ </w:t>
      </w:r>
      <w:r w:rsidR="000B5466">
        <w:rPr>
          <w:lang w:val="en-GB"/>
        </w:rPr>
        <w:t xml:space="preserve">and ‘Upload’ </w:t>
      </w:r>
      <w:r>
        <w:rPr>
          <w:lang w:val="en-GB"/>
        </w:rPr>
        <w:t xml:space="preserve">screen from task bar as shown </w:t>
      </w:r>
      <w:r w:rsidR="007F45E9">
        <w:rPr>
          <w:lang w:val="en-GB"/>
        </w:rPr>
        <w:t xml:space="preserve">above. </w:t>
      </w:r>
      <w:del w:id="305" w:author="Reetu Muneem" w:date="2022-02-08T11:03:00Z">
        <w:r w:rsidDel="000B5466">
          <w:rPr>
            <w:lang w:val="en-GB"/>
          </w:rPr>
          <w:delText xml:space="preserve"> </w:delText>
        </w:r>
        <w:r w:rsidR="00221EE0" w:rsidDel="000B5466">
          <w:rPr>
            <w:lang w:val="en-GB"/>
          </w:rPr>
          <w:delText xml:space="preserve">   </w:delText>
        </w:r>
      </w:del>
    </w:p>
    <w:p w14:paraId="1A9F09D7" w14:textId="0423E6E4" w:rsidR="00B17821" w:rsidRDefault="00C35250" w:rsidP="009B7AC9">
      <w:pPr>
        <w:pStyle w:val="BodyText"/>
        <w:ind w:left="1418"/>
        <w:jc w:val="both"/>
        <w:rPr>
          <w:lang w:val="en-GB"/>
        </w:rPr>
      </w:pPr>
      <w:del w:id="306" w:author="Reetu Muneem" w:date="2022-02-08T11:03:00Z">
        <w:r w:rsidDel="000B5466">
          <w:rPr>
            <w:lang w:val="en-GB"/>
          </w:rPr>
          <w:delText xml:space="preserve">highlighted in red boxes. </w:delText>
        </w:r>
      </w:del>
      <w:r>
        <w:rPr>
          <w:lang w:val="en-GB"/>
        </w:rPr>
        <w:t xml:space="preserve">Details of Manage Sales Order screen </w:t>
      </w:r>
      <w:ins w:id="307" w:author="Reetu Muneem" w:date="2022-02-08T11:04:00Z">
        <w:r w:rsidR="000B5466">
          <w:rPr>
            <w:lang w:val="en-GB"/>
          </w:rPr>
          <w:t xml:space="preserve">and Upload screen </w:t>
        </w:r>
      </w:ins>
      <w:r>
        <w:rPr>
          <w:lang w:val="en-GB"/>
        </w:rPr>
        <w:t>are described in Section</w:t>
      </w:r>
      <w:r w:rsidR="007F45E9">
        <w:rPr>
          <w:lang w:val="en-GB"/>
        </w:rPr>
        <w:t xml:space="preserve"> </w:t>
      </w:r>
      <w:r w:rsidR="007F45E9">
        <w:rPr>
          <w:lang w:val="en-GB"/>
        </w:rPr>
        <w:fldChar w:fldCharType="begin"/>
      </w:r>
      <w:r w:rsidR="007F45E9">
        <w:rPr>
          <w:lang w:val="en-GB"/>
        </w:rPr>
        <w:instrText xml:space="preserve"> REF _Ref103337198 \r \h </w:instrText>
      </w:r>
      <w:r w:rsidR="007F45E9">
        <w:rPr>
          <w:lang w:val="en-GB"/>
        </w:rPr>
      </w:r>
      <w:r w:rsidR="007F45E9">
        <w:rPr>
          <w:lang w:val="en-GB"/>
        </w:rPr>
        <w:fldChar w:fldCharType="separate"/>
      </w:r>
      <w:r w:rsidR="00320EA2">
        <w:rPr>
          <w:lang w:val="en-GB"/>
        </w:rPr>
        <w:t>0</w:t>
      </w:r>
      <w:r w:rsidR="007F45E9">
        <w:rPr>
          <w:lang w:val="en-GB"/>
        </w:rPr>
        <w:fldChar w:fldCharType="end"/>
      </w:r>
      <w:ins w:id="308" w:author="Reetu Muneem" w:date="2022-02-08T11:04:00Z">
        <w:r w:rsidR="000B5466">
          <w:rPr>
            <w:lang w:val="en-GB"/>
          </w:rPr>
          <w:t xml:space="preserve"> and Section- </w:t>
        </w:r>
      </w:ins>
      <w:r w:rsidR="007F45E9">
        <w:rPr>
          <w:lang w:val="en-GB"/>
        </w:rPr>
        <w:fldChar w:fldCharType="begin"/>
      </w:r>
      <w:r w:rsidR="007F45E9">
        <w:rPr>
          <w:lang w:val="en-GB"/>
        </w:rPr>
        <w:instrText xml:space="preserve"> REF _Ref103337218 \r \h </w:instrText>
      </w:r>
      <w:r w:rsidR="007F45E9">
        <w:rPr>
          <w:lang w:val="en-GB"/>
        </w:rPr>
      </w:r>
      <w:r w:rsidR="007F45E9">
        <w:rPr>
          <w:lang w:val="en-GB"/>
        </w:rPr>
        <w:fldChar w:fldCharType="separate"/>
      </w:r>
      <w:r w:rsidR="00320EA2">
        <w:rPr>
          <w:lang w:val="en-GB"/>
        </w:rPr>
        <w:t>0</w:t>
      </w:r>
      <w:r w:rsidR="007F45E9">
        <w:rPr>
          <w:lang w:val="en-GB"/>
        </w:rPr>
        <w:fldChar w:fldCharType="end"/>
      </w:r>
      <w:ins w:id="309" w:author="Reetu Muneem" w:date="2022-02-08T11:04:00Z">
        <w:r w:rsidR="000B5466">
          <w:rPr>
            <w:lang w:val="en-GB"/>
          </w:rPr>
          <w:t xml:space="preserve"> respectively</w:t>
        </w:r>
      </w:ins>
      <w:r>
        <w:rPr>
          <w:lang w:val="en-GB"/>
        </w:rPr>
        <w:t>.</w:t>
      </w:r>
    </w:p>
    <w:p w14:paraId="66EDBDA5" w14:textId="77777777" w:rsidR="00960ECA" w:rsidRDefault="00960ECA" w:rsidP="009B7AC9">
      <w:pPr>
        <w:pStyle w:val="BodyText"/>
        <w:ind w:left="1418"/>
        <w:jc w:val="both"/>
        <w:rPr>
          <w:lang w:val="en-GB"/>
        </w:rPr>
      </w:pPr>
    </w:p>
    <w:p w14:paraId="54FFFCAD" w14:textId="5075A913" w:rsidR="00B17821" w:rsidRDefault="00B17821" w:rsidP="00B17821">
      <w:pPr>
        <w:pStyle w:val="BodyText"/>
        <w:jc w:val="both"/>
        <w:rPr>
          <w:lang w:val="en-GB"/>
        </w:rPr>
      </w:pPr>
      <w:r>
        <w:rPr>
          <w:lang w:val="en-GB"/>
        </w:rPr>
        <w:t>The sections below will detail the functionality of each dashboard and screen. Any data shown on the figures of dashboards or screens in this section should be treated as dummy data.</w:t>
      </w:r>
    </w:p>
    <w:p w14:paraId="45BDC6D3" w14:textId="0AE4BD51" w:rsidR="004A08FB" w:rsidRDefault="004A08FB" w:rsidP="004A08FB">
      <w:pPr>
        <w:pStyle w:val="BodyText"/>
        <w:jc w:val="both"/>
        <w:rPr>
          <w:lang w:val="en-GB"/>
        </w:rPr>
      </w:pPr>
      <w:r>
        <w:rPr>
          <w:lang w:val="en-GB"/>
        </w:rPr>
        <w:t>Each of the dashboard and relevant screens will have search filters provided to help the user to narrow down the specific data entity they want to look at. Most of these filters will be searchable fields in a pop-</w:t>
      </w:r>
      <w:r w:rsidR="00292E1F">
        <w:rPr>
          <w:lang w:val="en-GB"/>
        </w:rPr>
        <w:t>u</w:t>
      </w:r>
      <w:r>
        <w:rPr>
          <w:lang w:val="en-GB"/>
        </w:rPr>
        <w:t>p (will have a magnifying glass next to them), or a drop-down field or a calendar field. Few examples are provided below</w:t>
      </w:r>
    </w:p>
    <w:p w14:paraId="043F79D6" w14:textId="77777777" w:rsidR="00915233" w:rsidRDefault="00915233" w:rsidP="004A08FB">
      <w:pPr>
        <w:pStyle w:val="BodyText"/>
        <w:jc w:val="both"/>
        <w:rPr>
          <w:lang w:val="en-GB"/>
        </w:rPr>
      </w:pPr>
    </w:p>
    <w:p w14:paraId="31BFA1DE" w14:textId="1F252C97" w:rsidR="004A08FB" w:rsidRDefault="004A08FB" w:rsidP="004A08FB">
      <w:pPr>
        <w:pStyle w:val="BodyText"/>
        <w:numPr>
          <w:ilvl w:val="0"/>
          <w:numId w:val="48"/>
        </w:numPr>
        <w:jc w:val="both"/>
        <w:rPr>
          <w:lang w:val="en-GB"/>
        </w:rPr>
      </w:pPr>
      <w:r>
        <w:rPr>
          <w:lang w:val="en-GB"/>
        </w:rPr>
        <w:t>If user will search for an Option I</w:t>
      </w:r>
      <w:r w:rsidR="00752D11">
        <w:rPr>
          <w:lang w:val="en-GB"/>
        </w:rPr>
        <w:t>D</w:t>
      </w:r>
      <w:r>
        <w:rPr>
          <w:lang w:val="en-GB"/>
        </w:rPr>
        <w:t>, they could either directly type in or copy paste the option id in the field as shown in figure below. The user should know the exact Option Id in this case-</w:t>
      </w:r>
    </w:p>
    <w:p w14:paraId="6D34B020" w14:textId="352E34BB" w:rsidR="00213DA2" w:rsidRDefault="00213DA2" w:rsidP="00C57C2B">
      <w:pPr>
        <w:pStyle w:val="BodyText"/>
        <w:ind w:left="1800"/>
        <w:jc w:val="center"/>
        <w:rPr>
          <w:lang w:val="en-GB"/>
        </w:rPr>
      </w:pPr>
      <w:ins w:id="310" w:author="Sergio Rodrigues" w:date="2022-05-09T11:37:00Z">
        <w:r w:rsidRPr="00213DA2">
          <w:rPr>
            <w:noProof/>
            <w:lang w:val="en-GB"/>
          </w:rPr>
          <w:drawing>
            <wp:inline distT="0" distB="0" distL="0" distR="0" wp14:anchorId="6E0161F9" wp14:editId="5A5093A6">
              <wp:extent cx="3736798" cy="64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36798" cy="648000"/>
                      </a:xfrm>
                      <a:prstGeom prst="rect">
                        <a:avLst/>
                      </a:prstGeom>
                    </pic:spPr>
                  </pic:pic>
                </a:graphicData>
              </a:graphic>
            </wp:inline>
          </w:drawing>
        </w:r>
      </w:ins>
    </w:p>
    <w:p w14:paraId="5A91F11F" w14:textId="1A5E9327" w:rsidR="00C57C2B" w:rsidRPr="00B76B53" w:rsidRDefault="00C57C2B" w:rsidP="00C57C2B">
      <w:pPr>
        <w:pStyle w:val="Caption"/>
        <w:ind w:left="1418"/>
        <w:jc w:val="center"/>
        <w:rPr>
          <w:ins w:id="311" w:author="Sergio Rodrigues" w:date="2022-05-13T17:31:00Z"/>
          <w:color w:val="auto"/>
          <w:lang w:val="en-GB"/>
        </w:rPr>
      </w:pPr>
      <w:ins w:id="312" w:author="Sergio Rodrigues" w:date="2022-05-13T17:31: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11</w:t>
      </w:r>
      <w:ins w:id="313" w:author="Sergio Rodrigues" w:date="2022-05-13T17:31:00Z">
        <w:r w:rsidRPr="002074C2">
          <w:rPr>
            <w:color w:val="auto"/>
            <w:lang w:val="en-GB"/>
          </w:rPr>
          <w:fldChar w:fldCharType="end"/>
        </w:r>
        <w:r w:rsidRPr="002074C2">
          <w:rPr>
            <w:color w:val="auto"/>
            <w:lang w:val="en-GB"/>
          </w:rPr>
          <w:t xml:space="preserve"> </w:t>
        </w:r>
        <w:r w:rsidRPr="000F4E5F">
          <w:rPr>
            <w:color w:val="auto"/>
            <w:lang w:val="en-GB"/>
          </w:rPr>
          <w:t xml:space="preserve">– </w:t>
        </w:r>
        <w:r>
          <w:rPr>
            <w:color w:val="auto"/>
            <w:lang w:val="en-GB"/>
          </w:rPr>
          <w:t>Option ID Search field</w:t>
        </w:r>
      </w:ins>
    </w:p>
    <w:p w14:paraId="48A9BBE8" w14:textId="77777777" w:rsidR="00C57C2B" w:rsidRDefault="00C57C2B" w:rsidP="004A08FB">
      <w:pPr>
        <w:pStyle w:val="BodyText"/>
        <w:ind w:left="1800"/>
        <w:jc w:val="both"/>
        <w:rPr>
          <w:lang w:val="en-GB"/>
        </w:rPr>
      </w:pPr>
    </w:p>
    <w:p w14:paraId="3EABEBC5" w14:textId="3E06103D" w:rsidR="004A08FB" w:rsidRDefault="004A08FB" w:rsidP="004A08FB">
      <w:pPr>
        <w:pStyle w:val="BodyText"/>
        <w:ind w:left="1800"/>
        <w:jc w:val="both"/>
        <w:rPr>
          <w:lang w:val="en-GB"/>
        </w:rPr>
      </w:pPr>
      <w:r>
        <w:rPr>
          <w:lang w:val="en-GB"/>
        </w:rPr>
        <w:t xml:space="preserve">If user does not know the </w:t>
      </w:r>
      <w:r w:rsidR="00752D11">
        <w:rPr>
          <w:lang w:val="en-GB"/>
        </w:rPr>
        <w:t>O</w:t>
      </w:r>
      <w:r>
        <w:rPr>
          <w:lang w:val="en-GB"/>
        </w:rPr>
        <w:t xml:space="preserve">ption </w:t>
      </w:r>
      <w:r w:rsidR="00752D11">
        <w:rPr>
          <w:lang w:val="en-GB"/>
        </w:rPr>
        <w:t>ID,</w:t>
      </w:r>
      <w:r>
        <w:rPr>
          <w:lang w:val="en-GB"/>
        </w:rPr>
        <w:t xml:space="preserve"> they can click on the magnifying glass icon which will open a pop-up as shown in below screen shot where user can search by both Option I</w:t>
      </w:r>
      <w:r w:rsidR="00752D11">
        <w:rPr>
          <w:lang w:val="en-GB"/>
        </w:rPr>
        <w:t>D</w:t>
      </w:r>
      <w:r>
        <w:rPr>
          <w:lang w:val="en-GB"/>
        </w:rPr>
        <w:t xml:space="preserve"> or the Option Description. Both the Option Id and Option Description field can be used to search a broad range.</w:t>
      </w:r>
    </w:p>
    <w:p w14:paraId="22648B3D" w14:textId="19ABEC3B" w:rsidR="004A08FB" w:rsidRDefault="004A08FB" w:rsidP="004A08FB">
      <w:pPr>
        <w:pStyle w:val="BodyText"/>
        <w:ind w:left="1800"/>
        <w:jc w:val="both"/>
        <w:rPr>
          <w:lang w:val="en-GB"/>
        </w:rPr>
      </w:pPr>
      <w:r>
        <w:rPr>
          <w:lang w:val="en-GB"/>
        </w:rPr>
        <w:t>For e.g., if user will enter 1000 in Option Id field it will search for all</w:t>
      </w:r>
      <w:r w:rsidR="00DD595E">
        <w:rPr>
          <w:lang w:val="en-GB"/>
        </w:rPr>
        <w:t xml:space="preserve"> </w:t>
      </w:r>
      <w:r>
        <w:rPr>
          <w:lang w:val="en-GB"/>
        </w:rPr>
        <w:t xml:space="preserve">options that </w:t>
      </w:r>
      <w:r w:rsidR="00752D11">
        <w:rPr>
          <w:lang w:val="en-GB"/>
        </w:rPr>
        <w:t>have 1000 in their Option id or id user search with Option Description as ‘Day Dress’ it will bring all the options which has ‘Day Dress’ in their descriptions.</w:t>
      </w:r>
    </w:p>
    <w:p w14:paraId="7A0F1EC1" w14:textId="36B8F6D3" w:rsidR="00752D11" w:rsidRDefault="00213DA2" w:rsidP="005E2E70">
      <w:pPr>
        <w:pStyle w:val="BodyText"/>
        <w:ind w:left="1800"/>
        <w:jc w:val="center"/>
        <w:rPr>
          <w:lang w:val="en-GB"/>
        </w:rPr>
      </w:pPr>
      <w:ins w:id="314" w:author="Sergio Rodrigues" w:date="2022-05-09T11:47:00Z">
        <w:r>
          <w:rPr>
            <w:noProof/>
            <w:lang w:val="en-GB"/>
          </w:rPr>
          <w:lastRenderedPageBreak/>
          <w:drawing>
            <wp:inline distT="0" distB="0" distL="0" distR="0" wp14:anchorId="2932C234" wp14:editId="59160CF9">
              <wp:extent cx="4091650" cy="6169439"/>
              <wp:effectExtent l="0" t="0" r="444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07833" cy="6193840"/>
                      </a:xfrm>
                      <a:prstGeom prst="rect">
                        <a:avLst/>
                      </a:prstGeom>
                      <a:noFill/>
                      <a:ln>
                        <a:noFill/>
                      </a:ln>
                    </pic:spPr>
                  </pic:pic>
                </a:graphicData>
              </a:graphic>
            </wp:inline>
          </w:drawing>
        </w:r>
      </w:ins>
    </w:p>
    <w:p w14:paraId="71FA7498" w14:textId="2CEB2833" w:rsidR="00C57C2B" w:rsidRPr="00B76B53" w:rsidRDefault="00C57C2B" w:rsidP="00C57C2B">
      <w:pPr>
        <w:pStyle w:val="Caption"/>
        <w:ind w:left="1418"/>
        <w:jc w:val="center"/>
        <w:rPr>
          <w:ins w:id="315" w:author="Sergio Rodrigues" w:date="2022-05-13T17:40:00Z"/>
          <w:color w:val="auto"/>
          <w:lang w:val="en-GB"/>
        </w:rPr>
      </w:pPr>
      <w:ins w:id="316" w:author="Sergio Rodrigues" w:date="2022-05-13T17:40: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12</w:t>
      </w:r>
      <w:ins w:id="317" w:author="Sergio Rodrigues" w:date="2022-05-13T17:40:00Z">
        <w:r w:rsidRPr="002074C2">
          <w:rPr>
            <w:color w:val="auto"/>
            <w:lang w:val="en-GB"/>
          </w:rPr>
          <w:fldChar w:fldCharType="end"/>
        </w:r>
        <w:r w:rsidRPr="002074C2">
          <w:rPr>
            <w:color w:val="auto"/>
            <w:lang w:val="en-GB"/>
          </w:rPr>
          <w:t xml:space="preserve"> </w:t>
        </w:r>
        <w:r w:rsidRPr="000F4E5F">
          <w:rPr>
            <w:color w:val="auto"/>
            <w:lang w:val="en-GB"/>
          </w:rPr>
          <w:t xml:space="preserve">– </w:t>
        </w:r>
        <w:r>
          <w:rPr>
            <w:color w:val="auto"/>
            <w:lang w:val="en-GB"/>
          </w:rPr>
          <w:t xml:space="preserve">Option </w:t>
        </w:r>
      </w:ins>
      <w:ins w:id="318" w:author="Sergio Rodrigues" w:date="2022-05-13T17:42:00Z">
        <w:r w:rsidR="009B4502">
          <w:rPr>
            <w:color w:val="auto"/>
            <w:lang w:val="en-GB"/>
          </w:rPr>
          <w:t>P</w:t>
        </w:r>
      </w:ins>
      <w:ins w:id="319" w:author="Sergio Rodrigues" w:date="2022-05-13T17:40:00Z">
        <w:r>
          <w:rPr>
            <w:color w:val="auto"/>
            <w:lang w:val="en-GB"/>
          </w:rPr>
          <w:t>opup Screen</w:t>
        </w:r>
      </w:ins>
    </w:p>
    <w:p w14:paraId="563D9E0F" w14:textId="125D50ED" w:rsidR="00752D11" w:rsidRDefault="00752D11" w:rsidP="004A08FB">
      <w:pPr>
        <w:pStyle w:val="BodyText"/>
        <w:ind w:left="1800"/>
        <w:jc w:val="both"/>
        <w:rPr>
          <w:ins w:id="320" w:author="Sergio Rodrigues" w:date="2022-05-09T11:47:00Z"/>
          <w:lang w:val="en-GB"/>
        </w:rPr>
      </w:pPr>
    </w:p>
    <w:p w14:paraId="0FC0EF6A" w14:textId="5F783CCF" w:rsidR="00752D11" w:rsidRDefault="00752D11" w:rsidP="00752D11">
      <w:pPr>
        <w:pStyle w:val="BodyText"/>
        <w:numPr>
          <w:ilvl w:val="0"/>
          <w:numId w:val="48"/>
        </w:numPr>
        <w:jc w:val="both"/>
        <w:rPr>
          <w:lang w:val="en-GB"/>
        </w:rPr>
      </w:pPr>
      <w:r>
        <w:rPr>
          <w:lang w:val="en-GB"/>
        </w:rPr>
        <w:t>If user will search for PO Number, they can key in the exact PO number or copy paste it as shown in below screenshot.</w:t>
      </w:r>
    </w:p>
    <w:p w14:paraId="0394D4F3" w14:textId="0ADA7C0C" w:rsidR="00752D11" w:rsidRDefault="00915233" w:rsidP="005E2E70">
      <w:pPr>
        <w:pStyle w:val="BodyText"/>
        <w:ind w:left="1800"/>
        <w:jc w:val="center"/>
        <w:rPr>
          <w:ins w:id="321" w:author="Sergio Rodrigues" w:date="2022-05-13T17:40:00Z"/>
          <w:lang w:val="en-GB"/>
        </w:rPr>
      </w:pPr>
      <w:r>
        <w:rPr>
          <w:noProof/>
          <w:lang w:val="en-GB"/>
        </w:rPr>
        <w:drawing>
          <wp:inline distT="0" distB="0" distL="0" distR="0" wp14:anchorId="5BDB2AE3" wp14:editId="2279BA27">
            <wp:extent cx="3382944" cy="648000"/>
            <wp:effectExtent l="0" t="0" r="825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82944" cy="648000"/>
                    </a:xfrm>
                    <a:prstGeom prst="rect">
                      <a:avLst/>
                    </a:prstGeom>
                    <a:noFill/>
                    <a:ln>
                      <a:noFill/>
                    </a:ln>
                  </pic:spPr>
                </pic:pic>
              </a:graphicData>
            </a:graphic>
          </wp:inline>
        </w:drawing>
      </w:r>
    </w:p>
    <w:p w14:paraId="3AB27E24" w14:textId="3D1DC4E0" w:rsidR="009B4502" w:rsidRPr="00B76B53" w:rsidRDefault="009B4502" w:rsidP="005E2E70">
      <w:pPr>
        <w:pStyle w:val="Caption"/>
        <w:ind w:left="1985"/>
        <w:jc w:val="center"/>
        <w:rPr>
          <w:ins w:id="322" w:author="Sergio Rodrigues" w:date="2022-05-13T17:40:00Z"/>
          <w:color w:val="auto"/>
          <w:lang w:val="en-GB"/>
        </w:rPr>
      </w:pPr>
      <w:ins w:id="323" w:author="Sergio Rodrigues" w:date="2022-05-13T17:40: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13</w:t>
      </w:r>
      <w:ins w:id="324" w:author="Sergio Rodrigues" w:date="2022-05-13T17:40:00Z">
        <w:r w:rsidRPr="002074C2">
          <w:rPr>
            <w:color w:val="auto"/>
            <w:lang w:val="en-GB"/>
          </w:rPr>
          <w:fldChar w:fldCharType="end"/>
        </w:r>
        <w:r w:rsidRPr="002074C2">
          <w:rPr>
            <w:color w:val="auto"/>
            <w:lang w:val="en-GB"/>
          </w:rPr>
          <w:t xml:space="preserve"> </w:t>
        </w:r>
        <w:r w:rsidRPr="000F4E5F">
          <w:rPr>
            <w:color w:val="auto"/>
            <w:lang w:val="en-GB"/>
          </w:rPr>
          <w:t xml:space="preserve">– </w:t>
        </w:r>
        <w:r>
          <w:rPr>
            <w:color w:val="auto"/>
            <w:lang w:val="en-GB"/>
          </w:rPr>
          <w:t xml:space="preserve">Supplier Purchase Order </w:t>
        </w:r>
      </w:ins>
      <w:ins w:id="325" w:author="Sergio Rodrigues" w:date="2022-05-13T17:42:00Z">
        <w:r>
          <w:rPr>
            <w:color w:val="auto"/>
            <w:lang w:val="en-GB"/>
          </w:rPr>
          <w:t xml:space="preserve">ID </w:t>
        </w:r>
      </w:ins>
      <w:ins w:id="326" w:author="Sergio Rodrigues" w:date="2022-05-13T17:40:00Z">
        <w:r>
          <w:rPr>
            <w:color w:val="auto"/>
            <w:lang w:val="en-GB"/>
          </w:rPr>
          <w:t>Search field</w:t>
        </w:r>
      </w:ins>
    </w:p>
    <w:p w14:paraId="7AD5A083" w14:textId="77777777" w:rsidR="009B4502" w:rsidRDefault="009B4502" w:rsidP="00752D11">
      <w:pPr>
        <w:pStyle w:val="BodyText"/>
        <w:ind w:left="1800"/>
        <w:jc w:val="both"/>
        <w:rPr>
          <w:lang w:val="en-GB"/>
        </w:rPr>
      </w:pPr>
    </w:p>
    <w:p w14:paraId="362D510B" w14:textId="1E38BD6D" w:rsidR="00752D11" w:rsidRDefault="00752D11" w:rsidP="00752D11">
      <w:pPr>
        <w:pStyle w:val="BodyText"/>
        <w:ind w:left="1800"/>
        <w:jc w:val="both"/>
        <w:rPr>
          <w:lang w:val="en-GB"/>
        </w:rPr>
      </w:pPr>
      <w:r>
        <w:rPr>
          <w:lang w:val="en-GB"/>
        </w:rPr>
        <w:lastRenderedPageBreak/>
        <w:t xml:space="preserve">If user does not know the exact PO Number, they can click on the magnifying glass icon which will open a pop-up as shown in below screen shot where user can search by </w:t>
      </w:r>
      <w:r w:rsidR="00711981">
        <w:rPr>
          <w:lang w:val="en-GB"/>
        </w:rPr>
        <w:t>partial PO number and the list of all POs which contains that partial PO Number.</w:t>
      </w:r>
    </w:p>
    <w:p w14:paraId="01C7CC87" w14:textId="77777777" w:rsidR="005E2E70" w:rsidRDefault="005E2E70" w:rsidP="00752D11">
      <w:pPr>
        <w:pStyle w:val="BodyText"/>
        <w:ind w:left="1800"/>
        <w:jc w:val="both"/>
        <w:rPr>
          <w:lang w:val="en-GB"/>
        </w:rPr>
      </w:pPr>
    </w:p>
    <w:p w14:paraId="5859B348" w14:textId="089C42B1" w:rsidR="00711981" w:rsidRDefault="0019501A" w:rsidP="005E2E70">
      <w:pPr>
        <w:pStyle w:val="BodyText"/>
        <w:ind w:left="1800"/>
        <w:jc w:val="center"/>
        <w:rPr>
          <w:lang w:val="en-GB"/>
        </w:rPr>
      </w:pPr>
      <w:ins w:id="327" w:author="Sergio Rodrigues" w:date="2022-05-09T12:11:00Z">
        <w:r>
          <w:rPr>
            <w:noProof/>
            <w:lang w:val="en-GB"/>
          </w:rPr>
          <w:drawing>
            <wp:inline distT="0" distB="0" distL="0" distR="0" wp14:anchorId="7916328E" wp14:editId="4EDD15DF">
              <wp:extent cx="3975904" cy="4311097"/>
              <wp:effectExtent l="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2123" cy="4317841"/>
                      </a:xfrm>
                      <a:prstGeom prst="rect">
                        <a:avLst/>
                      </a:prstGeom>
                      <a:noFill/>
                      <a:ln>
                        <a:noFill/>
                      </a:ln>
                    </pic:spPr>
                  </pic:pic>
                </a:graphicData>
              </a:graphic>
            </wp:inline>
          </w:drawing>
        </w:r>
      </w:ins>
    </w:p>
    <w:p w14:paraId="1B1CD316" w14:textId="1307ED27" w:rsidR="009B4502" w:rsidRPr="00B76B53" w:rsidRDefault="009B4502" w:rsidP="009B4502">
      <w:pPr>
        <w:pStyle w:val="Caption"/>
        <w:ind w:left="1418"/>
        <w:jc w:val="center"/>
        <w:rPr>
          <w:ins w:id="328" w:author="Sergio Rodrigues" w:date="2022-05-13T17:42:00Z"/>
          <w:color w:val="auto"/>
          <w:lang w:val="en-GB"/>
        </w:rPr>
      </w:pPr>
      <w:ins w:id="329" w:author="Sergio Rodrigues" w:date="2022-05-13T17:42: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14</w:t>
      </w:r>
      <w:ins w:id="330" w:author="Sergio Rodrigues" w:date="2022-05-13T17:42:00Z">
        <w:r w:rsidRPr="002074C2">
          <w:rPr>
            <w:color w:val="auto"/>
            <w:lang w:val="en-GB"/>
          </w:rPr>
          <w:fldChar w:fldCharType="end"/>
        </w:r>
        <w:r w:rsidRPr="002074C2">
          <w:rPr>
            <w:color w:val="auto"/>
            <w:lang w:val="en-GB"/>
          </w:rPr>
          <w:t xml:space="preserve"> </w:t>
        </w:r>
        <w:r w:rsidRPr="000F4E5F">
          <w:rPr>
            <w:color w:val="auto"/>
            <w:lang w:val="en-GB"/>
          </w:rPr>
          <w:t xml:space="preserve">– </w:t>
        </w:r>
        <w:r>
          <w:rPr>
            <w:color w:val="auto"/>
            <w:lang w:val="en-GB"/>
          </w:rPr>
          <w:t xml:space="preserve">Supplier Purchase Order </w:t>
        </w:r>
      </w:ins>
      <w:ins w:id="331" w:author="Sergio Rodrigues" w:date="2022-05-13T17:43:00Z">
        <w:r>
          <w:rPr>
            <w:color w:val="auto"/>
            <w:lang w:val="en-GB"/>
          </w:rPr>
          <w:t>Popup Screen</w:t>
        </w:r>
      </w:ins>
    </w:p>
    <w:p w14:paraId="73732A81" w14:textId="77777777" w:rsidR="004B392B" w:rsidRDefault="004B392B">
      <w:pPr>
        <w:rPr>
          <w:lang w:val="en-GB"/>
        </w:rPr>
      </w:pPr>
    </w:p>
    <w:p w14:paraId="084EFF2D" w14:textId="76353D07" w:rsidR="004B392B" w:rsidRDefault="004B392B">
      <w:pPr>
        <w:rPr>
          <w:b/>
          <w:caps/>
          <w:sz w:val="24"/>
          <w:lang w:val="en-GB"/>
        </w:rPr>
      </w:pPr>
      <w:r>
        <w:rPr>
          <w:lang w:val="en-GB"/>
        </w:rPr>
        <w:br w:type="page"/>
      </w:r>
    </w:p>
    <w:p w14:paraId="04552A2A" w14:textId="33741B7B" w:rsidR="006B10D8" w:rsidRDefault="001731C1" w:rsidP="00292E1F">
      <w:pPr>
        <w:pStyle w:val="Heading3"/>
        <w:tabs>
          <w:tab w:val="clear" w:pos="1440"/>
          <w:tab w:val="left" w:pos="1418"/>
        </w:tabs>
        <w:ind w:left="1418"/>
        <w:jc w:val="both"/>
        <w:rPr>
          <w:lang w:val="en-GB"/>
        </w:rPr>
      </w:pPr>
      <w:bookmarkStart w:id="332" w:name="_Toc104565079"/>
      <w:r>
        <w:rPr>
          <w:lang w:val="en-GB"/>
        </w:rPr>
        <w:lastRenderedPageBreak/>
        <w:t>P</w:t>
      </w:r>
      <w:r w:rsidR="003E0605">
        <w:rPr>
          <w:lang w:val="en-GB"/>
        </w:rPr>
        <w:t>re</w:t>
      </w:r>
      <w:r w:rsidR="003E0605" w:rsidRPr="00692C9C">
        <w:rPr>
          <w:lang w:val="en-GB"/>
        </w:rPr>
        <w:t>-</w:t>
      </w:r>
      <w:r w:rsidR="003E0605">
        <w:rPr>
          <w:lang w:val="en-GB"/>
        </w:rPr>
        <w:t>receipt</w:t>
      </w:r>
      <w:r w:rsidR="003E0605" w:rsidRPr="00692C9C">
        <w:rPr>
          <w:lang w:val="en-GB"/>
        </w:rPr>
        <w:t xml:space="preserve"> </w:t>
      </w:r>
      <w:r w:rsidR="003E0605">
        <w:rPr>
          <w:lang w:val="en-GB"/>
        </w:rPr>
        <w:t>units</w:t>
      </w:r>
      <w:r w:rsidR="003E0605" w:rsidRPr="00692C9C">
        <w:rPr>
          <w:lang w:val="en-GB"/>
        </w:rPr>
        <w:t xml:space="preserve"> </w:t>
      </w:r>
      <w:r w:rsidR="003E0605">
        <w:rPr>
          <w:lang w:val="en-GB"/>
        </w:rPr>
        <w:t>variance</w:t>
      </w:r>
      <w:r w:rsidR="003E0605" w:rsidRPr="00692C9C">
        <w:rPr>
          <w:lang w:val="en-GB"/>
        </w:rPr>
        <w:t xml:space="preserve"> </w:t>
      </w:r>
      <w:r w:rsidR="003E0605">
        <w:rPr>
          <w:lang w:val="en-GB"/>
        </w:rPr>
        <w:t>dashboard</w:t>
      </w:r>
      <w:bookmarkEnd w:id="332"/>
    </w:p>
    <w:p w14:paraId="523F4467" w14:textId="2AEB67DD" w:rsidR="006B10D8" w:rsidRDefault="006B10D8" w:rsidP="00FD07F6">
      <w:pPr>
        <w:pStyle w:val="BodyText"/>
        <w:ind w:left="0"/>
        <w:jc w:val="both"/>
        <w:rPr>
          <w:lang w:val="en-GB"/>
        </w:rPr>
      </w:pPr>
    </w:p>
    <w:p w14:paraId="14061F04" w14:textId="77777777" w:rsidR="00FE4CA3" w:rsidRPr="006A73A0" w:rsidRDefault="00F177AC" w:rsidP="00292E1F">
      <w:pPr>
        <w:pStyle w:val="BodyText"/>
        <w:ind w:left="1418"/>
        <w:jc w:val="both"/>
        <w:rPr>
          <w:lang w:val="en-GB"/>
        </w:rPr>
      </w:pPr>
      <w:r>
        <w:rPr>
          <w:noProof/>
          <w:lang w:val="en-GB"/>
        </w:rPr>
        <w:drawing>
          <wp:inline distT="0" distB="0" distL="0" distR="0" wp14:anchorId="13928914" wp14:editId="66147EC3">
            <wp:extent cx="5632450" cy="3622794"/>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40104" cy="3627717"/>
                    </a:xfrm>
                    <a:prstGeom prst="rect">
                      <a:avLst/>
                    </a:prstGeom>
                    <a:noFill/>
                    <a:ln>
                      <a:noFill/>
                    </a:ln>
                  </pic:spPr>
                </pic:pic>
              </a:graphicData>
            </a:graphic>
          </wp:inline>
        </w:drawing>
      </w:r>
    </w:p>
    <w:p w14:paraId="5949BE31" w14:textId="40E6765D" w:rsidR="00DC66B7" w:rsidRPr="00960ECA" w:rsidRDefault="00DC66B7" w:rsidP="00DC66B7">
      <w:pPr>
        <w:pStyle w:val="Caption"/>
        <w:ind w:left="1418"/>
        <w:jc w:val="center"/>
        <w:rPr>
          <w:ins w:id="333" w:author="Sergio Rodrigues" w:date="2022-05-13T17:48:00Z"/>
          <w:color w:val="auto"/>
          <w:lang w:val="en-GB"/>
        </w:rPr>
      </w:pPr>
      <w:ins w:id="334" w:author="Sergio Rodrigues" w:date="2022-05-13T17:48:00Z">
        <w:r w:rsidRPr="00960ECA">
          <w:rPr>
            <w:color w:val="auto"/>
            <w:lang w:val="en-GB"/>
          </w:rPr>
          <w:t xml:space="preserve">Figure </w:t>
        </w:r>
        <w:r w:rsidRPr="00960ECA">
          <w:rPr>
            <w:color w:val="auto"/>
            <w:lang w:val="en-GB"/>
          </w:rPr>
          <w:fldChar w:fldCharType="begin"/>
        </w:r>
        <w:r w:rsidRPr="00960ECA">
          <w:rPr>
            <w:color w:val="auto"/>
            <w:lang w:val="en-GB"/>
          </w:rPr>
          <w:instrText xml:space="preserve"> SEQ Figure \* ARABIC </w:instrText>
        </w:r>
        <w:r w:rsidRPr="00960ECA">
          <w:rPr>
            <w:color w:val="auto"/>
            <w:lang w:val="en-GB"/>
          </w:rPr>
          <w:fldChar w:fldCharType="separate"/>
        </w:r>
      </w:ins>
      <w:r w:rsidR="00320EA2">
        <w:rPr>
          <w:noProof/>
          <w:color w:val="auto"/>
          <w:lang w:val="en-GB"/>
        </w:rPr>
        <w:t>15</w:t>
      </w:r>
      <w:ins w:id="335" w:author="Sergio Rodrigues" w:date="2022-05-13T17:48:00Z">
        <w:r w:rsidRPr="00960ECA">
          <w:rPr>
            <w:color w:val="auto"/>
            <w:lang w:val="en-GB"/>
          </w:rPr>
          <w:fldChar w:fldCharType="end"/>
        </w:r>
        <w:r w:rsidRPr="00960ECA">
          <w:rPr>
            <w:color w:val="auto"/>
            <w:lang w:val="en-GB"/>
          </w:rPr>
          <w:t xml:space="preserve"> – </w:t>
        </w:r>
        <w:r w:rsidRPr="00960ECA">
          <w:rPr>
            <w:noProof/>
            <w:color w:val="auto"/>
            <w:lang w:val="en-GB"/>
          </w:rPr>
          <w:t>Pre-Receipt Units Variance Dashboard</w:t>
        </w:r>
      </w:ins>
    </w:p>
    <w:p w14:paraId="5A8F3952" w14:textId="77777777" w:rsidR="0019595F" w:rsidRPr="00B17821" w:rsidRDefault="0019595F" w:rsidP="00B17821">
      <w:pPr>
        <w:rPr>
          <w:lang w:val="en-GB"/>
        </w:rPr>
      </w:pPr>
    </w:p>
    <w:p w14:paraId="777B5552" w14:textId="5818F33E" w:rsidR="00693DA8" w:rsidRDefault="00AE1A5E" w:rsidP="00AE1A5E">
      <w:pPr>
        <w:pStyle w:val="BodyText"/>
        <w:jc w:val="both"/>
        <w:rPr>
          <w:lang w:val="en-GB"/>
        </w:rPr>
      </w:pPr>
      <w:r>
        <w:rPr>
          <w:lang w:val="en-GB"/>
        </w:rPr>
        <w:t xml:space="preserve">The above </w:t>
      </w:r>
      <w:r w:rsidR="00B17821">
        <w:rPr>
          <w:lang w:val="en-GB"/>
        </w:rPr>
        <w:t xml:space="preserve">figure </w:t>
      </w:r>
      <w:r>
        <w:rPr>
          <w:lang w:val="en-GB"/>
        </w:rPr>
        <w:t>depicts the flow of Supplier PO and Sales Order between different systems. As part of existing wholesale business process Wholesale team will be capturing the Sales Orders from different partners in WTSO. They will then collate these different partner orders under one Order Row code for one option and one d</w:t>
      </w:r>
      <w:r w:rsidR="00195229">
        <w:rPr>
          <w:lang w:val="en-GB"/>
        </w:rPr>
        <w:t>e</w:t>
      </w:r>
      <w:r>
        <w:rPr>
          <w:lang w:val="en-GB"/>
        </w:rPr>
        <w:t>spatch month</w:t>
      </w:r>
      <w:r w:rsidR="003A089E">
        <w:rPr>
          <w:lang w:val="en-GB"/>
        </w:rPr>
        <w:t>,</w:t>
      </w:r>
      <w:r w:rsidR="00C85BD9">
        <w:rPr>
          <w:lang w:val="en-GB"/>
        </w:rPr>
        <w:t xml:space="preserve"> being </w:t>
      </w:r>
      <w:r w:rsidR="00016D3A">
        <w:rPr>
          <w:lang w:val="en-GB"/>
        </w:rPr>
        <w:t xml:space="preserve">sourced from </w:t>
      </w:r>
      <w:r w:rsidR="00C85BD9">
        <w:rPr>
          <w:lang w:val="en-GB"/>
        </w:rPr>
        <w:t>a specific ASOS warehouse</w:t>
      </w:r>
      <w:r>
        <w:rPr>
          <w:lang w:val="en-GB"/>
        </w:rPr>
        <w:t xml:space="preserve">. They will pass the relevant information to Commercial Team </w:t>
      </w:r>
      <w:r w:rsidR="00C85BD9">
        <w:rPr>
          <w:lang w:val="en-GB"/>
        </w:rPr>
        <w:t xml:space="preserve">to raise the Supplier PO </w:t>
      </w:r>
      <w:r w:rsidR="00016D3A">
        <w:rPr>
          <w:lang w:val="en-GB"/>
        </w:rPr>
        <w:t xml:space="preserve">with relevant warehouse </w:t>
      </w:r>
      <w:r w:rsidR="00C85BD9">
        <w:rPr>
          <w:lang w:val="en-GB"/>
        </w:rPr>
        <w:t>with req</w:t>
      </w:r>
      <w:r w:rsidR="00E507AB">
        <w:rPr>
          <w:lang w:val="en-GB"/>
        </w:rPr>
        <w:t>uested</w:t>
      </w:r>
      <w:r w:rsidR="00C85BD9">
        <w:rPr>
          <w:lang w:val="en-GB"/>
        </w:rPr>
        <w:t xml:space="preserve"> </w:t>
      </w:r>
      <w:r w:rsidR="00016D3A">
        <w:rPr>
          <w:lang w:val="en-GB"/>
        </w:rPr>
        <w:t>number</w:t>
      </w:r>
      <w:r w:rsidR="00C85BD9">
        <w:rPr>
          <w:lang w:val="en-GB"/>
        </w:rPr>
        <w:t xml:space="preserve"> of units for that option using </w:t>
      </w:r>
      <w:r w:rsidR="00016D3A">
        <w:rPr>
          <w:lang w:val="en-GB"/>
        </w:rPr>
        <w:t>same</w:t>
      </w:r>
      <w:r w:rsidR="00C85BD9">
        <w:rPr>
          <w:lang w:val="en-GB"/>
        </w:rPr>
        <w:t xml:space="preserve"> order row code.</w:t>
      </w:r>
    </w:p>
    <w:p w14:paraId="4346DE1C" w14:textId="3EA5618F" w:rsidR="003A089E" w:rsidRDefault="003A089E" w:rsidP="00AE1A5E">
      <w:pPr>
        <w:pStyle w:val="BodyText"/>
        <w:jc w:val="both"/>
        <w:rPr>
          <w:lang w:val="en-GB"/>
        </w:rPr>
      </w:pPr>
      <w:r>
        <w:rPr>
          <w:lang w:val="en-GB"/>
        </w:rPr>
        <w:t xml:space="preserve">Ideally this business process should work fine but due to human error if Commercial team has raised the Supplier PO to a different number of </w:t>
      </w:r>
      <w:r w:rsidR="00574B94">
        <w:rPr>
          <w:lang w:val="en-GB"/>
        </w:rPr>
        <w:t>units,</w:t>
      </w:r>
      <w:r>
        <w:rPr>
          <w:lang w:val="en-GB"/>
        </w:rPr>
        <w:t xml:space="preserve"> then</w:t>
      </w:r>
      <w:r w:rsidR="00E507AB">
        <w:rPr>
          <w:lang w:val="en-GB"/>
        </w:rPr>
        <w:t xml:space="preserve"> </w:t>
      </w:r>
      <w:r>
        <w:rPr>
          <w:lang w:val="en-GB"/>
        </w:rPr>
        <w:t>requested by Wholesale team</w:t>
      </w:r>
      <w:r w:rsidR="00E507AB">
        <w:rPr>
          <w:lang w:val="en-GB"/>
        </w:rPr>
        <w:t>,</w:t>
      </w:r>
      <w:r>
        <w:rPr>
          <w:lang w:val="en-GB"/>
        </w:rPr>
        <w:t xml:space="preserve"> th</w:t>
      </w:r>
      <w:r w:rsidR="00E507AB">
        <w:rPr>
          <w:lang w:val="en-GB"/>
        </w:rPr>
        <w:t>is</w:t>
      </w:r>
      <w:r>
        <w:rPr>
          <w:lang w:val="en-GB"/>
        </w:rPr>
        <w:t xml:space="preserve"> discrepancy will show up in this dashboard</w:t>
      </w:r>
      <w:r w:rsidRPr="00340FDF">
        <w:rPr>
          <w:lang w:val="en-GB"/>
        </w:rPr>
        <w:t xml:space="preserve">. </w:t>
      </w:r>
      <w:r w:rsidR="00BD5122" w:rsidRPr="006A1585">
        <w:rPr>
          <w:lang w:val="en-GB"/>
        </w:rPr>
        <w:t xml:space="preserve">This discrepancy will be removed from dashboard once the Supplier PO and </w:t>
      </w:r>
      <w:r w:rsidR="0086564F">
        <w:rPr>
          <w:lang w:val="en-GB"/>
        </w:rPr>
        <w:t xml:space="preserve">active </w:t>
      </w:r>
      <w:r w:rsidR="00BD5122" w:rsidRPr="006A1585">
        <w:rPr>
          <w:lang w:val="en-GB"/>
        </w:rPr>
        <w:t xml:space="preserve">Sales Orders are matching or the Supplier PO have receipts, or all the Sales Orders fulfilled by Supplier PO are cancelled. If for any reason Supplier PO is cancelled but the Sales Orders are not yet cancelled, then also user will see that discrepancy on this dashboard, unless all these Sales Orders are cancelled in </w:t>
      </w:r>
      <w:r w:rsidR="00574B94" w:rsidRPr="006A1585">
        <w:rPr>
          <w:lang w:val="en-GB"/>
        </w:rPr>
        <w:t>WTSO,</w:t>
      </w:r>
      <w:r w:rsidR="00BD5122" w:rsidRPr="006A1585">
        <w:rPr>
          <w:lang w:val="en-GB"/>
        </w:rPr>
        <w:t xml:space="preserve"> and those updates are sent to Wholesale Portal.</w:t>
      </w:r>
      <w:r w:rsidR="00BD5122">
        <w:rPr>
          <w:lang w:val="en-GB"/>
        </w:rPr>
        <w:t xml:space="preserve"> </w:t>
      </w:r>
    </w:p>
    <w:p w14:paraId="6692F4FB" w14:textId="6D8D2CEC" w:rsidR="003A089E" w:rsidRDefault="003A089E" w:rsidP="003A089E">
      <w:pPr>
        <w:pStyle w:val="BodyText"/>
        <w:jc w:val="both"/>
        <w:rPr>
          <w:lang w:val="en-GB"/>
        </w:rPr>
      </w:pPr>
      <w:r>
        <w:rPr>
          <w:lang w:val="en-GB"/>
        </w:rPr>
        <w:t>After reviewing the</w:t>
      </w:r>
      <w:r w:rsidR="00DD595E">
        <w:rPr>
          <w:lang w:val="en-GB"/>
        </w:rPr>
        <w:t xml:space="preserve"> </w:t>
      </w:r>
      <w:r>
        <w:rPr>
          <w:lang w:val="en-GB"/>
        </w:rPr>
        <w:t>discrepancy Wholesale Team will take one of the below actions</w:t>
      </w:r>
      <w:r w:rsidR="00E507AB">
        <w:rPr>
          <w:lang w:val="en-GB"/>
        </w:rPr>
        <w:t xml:space="preserve"> outside of Wholesale Portal</w:t>
      </w:r>
      <w:r>
        <w:rPr>
          <w:lang w:val="en-GB"/>
        </w:rPr>
        <w:t>.</w:t>
      </w:r>
      <w:r w:rsidRPr="003A089E">
        <w:rPr>
          <w:lang w:val="en-GB"/>
        </w:rPr>
        <w:t xml:space="preserve"> </w:t>
      </w:r>
      <w:r>
        <w:rPr>
          <w:lang w:val="en-GB"/>
        </w:rPr>
        <w:t xml:space="preserve">The decision could be influenced by the presence of Carrier or FC booking </w:t>
      </w:r>
      <w:r w:rsidR="00071BFE">
        <w:rPr>
          <w:lang w:val="en-GB"/>
        </w:rPr>
        <w:t xml:space="preserve">date </w:t>
      </w:r>
      <w:r>
        <w:rPr>
          <w:lang w:val="en-GB"/>
        </w:rPr>
        <w:t>on the ASNs of the supplier PO.</w:t>
      </w:r>
      <w:r w:rsidR="00DD595E">
        <w:rPr>
          <w:lang w:val="en-GB"/>
        </w:rPr>
        <w:t xml:space="preserve"> </w:t>
      </w:r>
    </w:p>
    <w:p w14:paraId="259FEB55" w14:textId="05012088" w:rsidR="003A089E" w:rsidRDefault="003A089E" w:rsidP="00572530">
      <w:pPr>
        <w:pStyle w:val="BodyText"/>
        <w:numPr>
          <w:ilvl w:val="0"/>
          <w:numId w:val="25"/>
        </w:numPr>
        <w:jc w:val="both"/>
        <w:rPr>
          <w:lang w:val="en-GB"/>
        </w:rPr>
      </w:pPr>
      <w:r>
        <w:rPr>
          <w:lang w:val="en-GB"/>
        </w:rPr>
        <w:t>Request the commercial team to correct the Supplier PO units</w:t>
      </w:r>
      <w:r w:rsidR="00E507AB">
        <w:rPr>
          <w:lang w:val="en-GB"/>
        </w:rPr>
        <w:t xml:space="preserve"> so that it matches the request from wholesale team.</w:t>
      </w:r>
    </w:p>
    <w:p w14:paraId="212E1C4E" w14:textId="77777777" w:rsidR="00766B23" w:rsidRDefault="003A089E" w:rsidP="00572530">
      <w:pPr>
        <w:pStyle w:val="BodyText"/>
        <w:numPr>
          <w:ilvl w:val="0"/>
          <w:numId w:val="25"/>
        </w:numPr>
        <w:jc w:val="both"/>
        <w:rPr>
          <w:lang w:val="en-GB"/>
        </w:rPr>
      </w:pPr>
      <w:r>
        <w:rPr>
          <w:lang w:val="en-GB"/>
        </w:rPr>
        <w:t xml:space="preserve">Update the respective Sales Orders in WTSO to match </w:t>
      </w:r>
      <w:r w:rsidR="00E507AB">
        <w:rPr>
          <w:lang w:val="en-GB"/>
        </w:rPr>
        <w:t>units</w:t>
      </w:r>
      <w:r>
        <w:rPr>
          <w:lang w:val="en-GB"/>
        </w:rPr>
        <w:t xml:space="preserve"> ordered on Supplier PO.</w:t>
      </w:r>
    </w:p>
    <w:p w14:paraId="0B6C61E5" w14:textId="77777777" w:rsidR="00766B23" w:rsidRDefault="00766B23" w:rsidP="00960ECA">
      <w:pPr>
        <w:pStyle w:val="BodyText"/>
        <w:ind w:left="0"/>
        <w:jc w:val="both"/>
        <w:rPr>
          <w:lang w:val="en-GB"/>
        </w:rPr>
      </w:pPr>
    </w:p>
    <w:p w14:paraId="24B0AAC5" w14:textId="77777777" w:rsidR="0019595F" w:rsidRDefault="0019595F">
      <w:pPr>
        <w:rPr>
          <w:lang w:val="en-GB"/>
        </w:rPr>
      </w:pPr>
      <w:r>
        <w:rPr>
          <w:lang w:val="en-GB"/>
        </w:rPr>
        <w:br w:type="page"/>
      </w:r>
    </w:p>
    <w:p w14:paraId="07C74CF1" w14:textId="4EC9899A" w:rsidR="006B10D8" w:rsidRPr="00E507AB" w:rsidRDefault="006B10D8" w:rsidP="00766B23">
      <w:pPr>
        <w:pStyle w:val="BodyText"/>
        <w:ind w:left="1800"/>
        <w:jc w:val="both"/>
        <w:rPr>
          <w:lang w:val="en-GB"/>
        </w:rPr>
      </w:pPr>
      <w:r w:rsidRPr="00E507AB">
        <w:rPr>
          <w:lang w:val="en-GB"/>
        </w:rPr>
        <w:lastRenderedPageBreak/>
        <w:t>T</w:t>
      </w:r>
      <w:r w:rsidR="00766B23">
        <w:rPr>
          <w:lang w:val="en-GB"/>
        </w:rPr>
        <w:t>his</w:t>
      </w:r>
      <w:r w:rsidR="00600D2E">
        <w:rPr>
          <w:lang w:val="en-GB"/>
        </w:rPr>
        <w:t xml:space="preserve"> </w:t>
      </w:r>
      <w:r w:rsidR="00600D2E" w:rsidRPr="00600D2E">
        <w:rPr>
          <w:lang w:val="en-GB"/>
        </w:rPr>
        <w:t>Pre</w:t>
      </w:r>
      <w:r w:rsidR="00600D2E">
        <w:rPr>
          <w:lang w:val="en-GB"/>
        </w:rPr>
        <w:t>-R</w:t>
      </w:r>
      <w:r w:rsidR="00600D2E" w:rsidRPr="00600D2E">
        <w:rPr>
          <w:lang w:val="en-GB"/>
        </w:rPr>
        <w:t>eceipt Units Variance dashboard</w:t>
      </w:r>
      <w:r w:rsidR="00766B23">
        <w:rPr>
          <w:lang w:val="en-GB"/>
        </w:rPr>
        <w:t xml:space="preserve"> will have following sections-</w:t>
      </w:r>
    </w:p>
    <w:p w14:paraId="03DF5DBF" w14:textId="43EEC0A9" w:rsidR="006B10D8" w:rsidRPr="006A73A0" w:rsidRDefault="003D35B6" w:rsidP="000B2442">
      <w:pPr>
        <w:pStyle w:val="BodyText"/>
        <w:numPr>
          <w:ilvl w:val="1"/>
          <w:numId w:val="6"/>
        </w:numPr>
        <w:jc w:val="both"/>
        <w:rPr>
          <w:lang w:val="en-GB"/>
        </w:rPr>
      </w:pPr>
      <w:r>
        <w:rPr>
          <w:lang w:val="en-GB"/>
        </w:rPr>
        <w:t>Search</w:t>
      </w:r>
    </w:p>
    <w:p w14:paraId="2B1C1199" w14:textId="2EBC626E" w:rsidR="006B10D8" w:rsidRPr="006A73A0" w:rsidRDefault="00766B23" w:rsidP="000B2442">
      <w:pPr>
        <w:pStyle w:val="BodyText"/>
        <w:numPr>
          <w:ilvl w:val="2"/>
          <w:numId w:val="6"/>
        </w:numPr>
        <w:jc w:val="both"/>
        <w:rPr>
          <w:lang w:val="en-GB"/>
        </w:rPr>
      </w:pPr>
      <w:r>
        <w:rPr>
          <w:lang w:val="en-GB"/>
        </w:rPr>
        <w:t xml:space="preserve">User would be able to further narrow down the result using any of the </w:t>
      </w:r>
      <w:r w:rsidR="003D35B6">
        <w:rPr>
          <w:lang w:val="en-GB"/>
        </w:rPr>
        <w:t xml:space="preserve">search </w:t>
      </w:r>
      <w:r>
        <w:rPr>
          <w:lang w:val="en-GB"/>
        </w:rPr>
        <w:t>filters provided in this section.</w:t>
      </w:r>
    </w:p>
    <w:p w14:paraId="6EDBF0AC" w14:textId="0B5E293E" w:rsidR="006B10D8" w:rsidRPr="006A73A0" w:rsidRDefault="00766B23" w:rsidP="000B2442">
      <w:pPr>
        <w:pStyle w:val="BodyText"/>
        <w:numPr>
          <w:ilvl w:val="1"/>
          <w:numId w:val="6"/>
        </w:numPr>
        <w:jc w:val="both"/>
        <w:rPr>
          <w:lang w:val="en-GB"/>
        </w:rPr>
      </w:pPr>
      <w:r>
        <w:rPr>
          <w:lang w:val="en-GB"/>
        </w:rPr>
        <w:t xml:space="preserve">Header </w:t>
      </w:r>
      <w:r w:rsidR="00B17821">
        <w:rPr>
          <w:lang w:val="en-GB"/>
        </w:rPr>
        <w:t>and Detail Tables</w:t>
      </w:r>
    </w:p>
    <w:p w14:paraId="06ACEB60" w14:textId="4B19F0B0" w:rsidR="00A57B81" w:rsidRPr="006A73A0" w:rsidRDefault="00B17821" w:rsidP="000B2442">
      <w:pPr>
        <w:pStyle w:val="BodyText"/>
        <w:numPr>
          <w:ilvl w:val="2"/>
          <w:numId w:val="6"/>
        </w:numPr>
        <w:jc w:val="both"/>
        <w:rPr>
          <w:lang w:val="en-GB"/>
        </w:rPr>
      </w:pPr>
      <w:r>
        <w:rPr>
          <w:lang w:val="en-GB"/>
        </w:rPr>
        <w:t>Header</w:t>
      </w:r>
      <w:r w:rsidR="00766B23">
        <w:rPr>
          <w:lang w:val="en-GB"/>
        </w:rPr>
        <w:t xml:space="preserve"> table will show the data at Supplier PO level that are in variance in units with their respective Sales Orders</w:t>
      </w:r>
    </w:p>
    <w:p w14:paraId="3789B792" w14:textId="7DDB5075" w:rsidR="00A57B81" w:rsidRPr="006A73A0" w:rsidRDefault="00B17821" w:rsidP="000B2442">
      <w:pPr>
        <w:pStyle w:val="BodyText"/>
        <w:numPr>
          <w:ilvl w:val="2"/>
          <w:numId w:val="6"/>
        </w:numPr>
        <w:jc w:val="both"/>
        <w:rPr>
          <w:lang w:val="en-GB"/>
        </w:rPr>
      </w:pPr>
      <w:r>
        <w:rPr>
          <w:lang w:val="en-GB"/>
        </w:rPr>
        <w:t>Detail</w:t>
      </w:r>
      <w:r w:rsidR="003D35B6">
        <w:rPr>
          <w:lang w:val="en-GB"/>
        </w:rPr>
        <w:t xml:space="preserve"> table will show the data at Sales Order level. The data in this table will change based on the Supplier PO line selected by the user in header table.</w:t>
      </w:r>
    </w:p>
    <w:p w14:paraId="39543E6C" w14:textId="637FF182" w:rsidR="006B10D8" w:rsidRPr="006A73A0" w:rsidRDefault="0038162F" w:rsidP="000B2442">
      <w:pPr>
        <w:pStyle w:val="BodyText"/>
        <w:numPr>
          <w:ilvl w:val="1"/>
          <w:numId w:val="6"/>
        </w:numPr>
        <w:jc w:val="both"/>
        <w:rPr>
          <w:lang w:val="en-GB"/>
        </w:rPr>
      </w:pPr>
      <w:r>
        <w:rPr>
          <w:lang w:val="en-GB"/>
        </w:rPr>
        <w:t>Contextual Pane</w:t>
      </w:r>
    </w:p>
    <w:p w14:paraId="6FEB7BAA" w14:textId="450E42F9" w:rsidR="006B10D8" w:rsidRDefault="003D35B6" w:rsidP="000B2442">
      <w:pPr>
        <w:pStyle w:val="BodyText"/>
        <w:numPr>
          <w:ilvl w:val="2"/>
          <w:numId w:val="6"/>
        </w:numPr>
        <w:jc w:val="both"/>
        <w:rPr>
          <w:lang w:val="en-GB"/>
        </w:rPr>
      </w:pPr>
      <w:r>
        <w:rPr>
          <w:lang w:val="en-GB"/>
        </w:rPr>
        <w:t xml:space="preserve">This section will show the SKU level distribution for the Sales Order user have selected in the detail table. </w:t>
      </w:r>
    </w:p>
    <w:p w14:paraId="4F2C3155" w14:textId="77777777" w:rsidR="00D11F8E" w:rsidRPr="006A73A0" w:rsidRDefault="00D11F8E" w:rsidP="00D11F8E">
      <w:pPr>
        <w:pStyle w:val="BodyText"/>
        <w:ind w:left="3600"/>
        <w:jc w:val="both"/>
        <w:rPr>
          <w:lang w:val="en-GB"/>
        </w:rPr>
      </w:pPr>
    </w:p>
    <w:p w14:paraId="59075E1E" w14:textId="60E50962" w:rsidR="00D11F8E" w:rsidRPr="006A73A0" w:rsidRDefault="00D11F8E" w:rsidP="00D11F8E">
      <w:pPr>
        <w:pStyle w:val="BodyText"/>
        <w:numPr>
          <w:ilvl w:val="1"/>
          <w:numId w:val="6"/>
        </w:numPr>
        <w:jc w:val="both"/>
        <w:rPr>
          <w:lang w:val="en-GB"/>
        </w:rPr>
      </w:pPr>
      <w:r>
        <w:rPr>
          <w:lang w:val="en-GB"/>
        </w:rPr>
        <w:t>Close Button</w:t>
      </w:r>
    </w:p>
    <w:p w14:paraId="0AB2820A" w14:textId="60608AE0" w:rsidR="00D11F8E" w:rsidRDefault="00D11F8E" w:rsidP="00D11F8E">
      <w:pPr>
        <w:pStyle w:val="BodyText"/>
        <w:numPr>
          <w:ilvl w:val="2"/>
          <w:numId w:val="6"/>
        </w:numPr>
        <w:jc w:val="both"/>
        <w:rPr>
          <w:lang w:val="en-GB"/>
        </w:rPr>
      </w:pPr>
      <w:r>
        <w:rPr>
          <w:lang w:val="en-GB"/>
        </w:rPr>
        <w:t>This button will close the dashboard. The cross on top of the screen will also close the dashboard. This button will</w:t>
      </w:r>
      <w:r w:rsidR="00DD595E">
        <w:rPr>
          <w:lang w:val="en-GB"/>
        </w:rPr>
        <w:t xml:space="preserve"> </w:t>
      </w:r>
      <w:r>
        <w:rPr>
          <w:lang w:val="en-GB"/>
        </w:rPr>
        <w:t>be available on all dashboard with same functionality of closure. Thus,</w:t>
      </w:r>
      <w:r w:rsidRPr="00D11F8E">
        <w:rPr>
          <w:lang w:val="en-GB"/>
        </w:rPr>
        <w:t xml:space="preserve"> </w:t>
      </w:r>
      <w:r>
        <w:rPr>
          <w:lang w:val="en-GB"/>
        </w:rPr>
        <w:t xml:space="preserve">details of this button </w:t>
      </w:r>
      <w:r w:rsidR="00D86433">
        <w:rPr>
          <w:lang w:val="en-GB"/>
        </w:rPr>
        <w:t>are</w:t>
      </w:r>
      <w:r>
        <w:rPr>
          <w:lang w:val="en-GB"/>
        </w:rPr>
        <w:t xml:space="preserve"> not repeated in each dashboard’s section in this document.</w:t>
      </w:r>
    </w:p>
    <w:p w14:paraId="37F41F12" w14:textId="77777777" w:rsidR="006B10D8" w:rsidRPr="006A73A0" w:rsidRDefault="006B10D8" w:rsidP="006B10D8">
      <w:pPr>
        <w:pStyle w:val="BodyText"/>
        <w:ind w:left="0"/>
        <w:jc w:val="both"/>
        <w:rPr>
          <w:lang w:val="en-GB"/>
        </w:rPr>
      </w:pPr>
    </w:p>
    <w:p w14:paraId="2B58C830" w14:textId="769F3567" w:rsidR="004E3908" w:rsidRPr="006A73A0" w:rsidRDefault="003D35B6" w:rsidP="004E3908">
      <w:pPr>
        <w:pStyle w:val="Heading8"/>
        <w:spacing w:before="240"/>
        <w:jc w:val="both"/>
        <w:rPr>
          <w:lang w:val="en-GB"/>
        </w:rPr>
      </w:pPr>
      <w:r>
        <w:rPr>
          <w:lang w:val="en-GB"/>
        </w:rPr>
        <w:t>Search</w:t>
      </w:r>
    </w:p>
    <w:p w14:paraId="08510F12" w14:textId="69F96574" w:rsidR="00EE4359" w:rsidRDefault="00EE4359" w:rsidP="00B17821">
      <w:pPr>
        <w:pStyle w:val="BodyText"/>
        <w:keepNext/>
        <w:spacing w:before="240"/>
        <w:ind w:left="0"/>
        <w:contextualSpacing/>
        <w:jc w:val="right"/>
        <w:rPr>
          <w:ins w:id="336" w:author="Sergio Rodrigues" w:date="2022-02-23T16:55:00Z"/>
          <w:noProof/>
          <w:lang w:val="en-GB" w:eastAsia="en-US"/>
        </w:rPr>
      </w:pPr>
    </w:p>
    <w:p w14:paraId="03D160DC" w14:textId="354CAC85" w:rsidR="00292E1F" w:rsidRPr="006A73A0" w:rsidRDefault="00292E1F" w:rsidP="009B7AC9">
      <w:pPr>
        <w:pStyle w:val="BodyText"/>
        <w:keepNext/>
        <w:spacing w:before="240"/>
        <w:ind w:left="1418"/>
        <w:contextualSpacing/>
        <w:jc w:val="center"/>
        <w:rPr>
          <w:noProof/>
          <w:lang w:val="en-GB" w:eastAsia="en-US"/>
        </w:rPr>
      </w:pPr>
      <w:ins w:id="337" w:author="Sergio Rodrigues" w:date="2022-02-23T16:55:00Z">
        <w:r w:rsidRPr="00292E1F">
          <w:rPr>
            <w:noProof/>
            <w:lang w:val="en-GB" w:eastAsia="en-US"/>
          </w:rPr>
          <w:drawing>
            <wp:inline distT="0" distB="0" distL="0" distR="0" wp14:anchorId="598345BA" wp14:editId="7ED5E72E">
              <wp:extent cx="5688000" cy="207960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88000" cy="2079607"/>
                      </a:xfrm>
                      <a:prstGeom prst="rect">
                        <a:avLst/>
                      </a:prstGeom>
                    </pic:spPr>
                  </pic:pic>
                </a:graphicData>
              </a:graphic>
            </wp:inline>
          </w:drawing>
        </w:r>
      </w:ins>
    </w:p>
    <w:p w14:paraId="42412435" w14:textId="24A8BDA2" w:rsidR="0019595F" w:rsidRPr="00B76B53" w:rsidRDefault="0019595F" w:rsidP="0019595F">
      <w:pPr>
        <w:pStyle w:val="Caption"/>
        <w:ind w:left="1418"/>
        <w:jc w:val="center"/>
        <w:rPr>
          <w:ins w:id="338" w:author="Sergio Rodrigues" w:date="2022-05-13T17:48:00Z"/>
          <w:color w:val="auto"/>
          <w:lang w:val="en-GB"/>
        </w:rPr>
      </w:pPr>
      <w:ins w:id="339" w:author="Sergio Rodrigues" w:date="2022-05-13T17:48: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16</w:t>
      </w:r>
      <w:ins w:id="340" w:author="Sergio Rodrigues" w:date="2022-05-13T17:48:00Z">
        <w:r w:rsidRPr="002074C2">
          <w:rPr>
            <w:color w:val="auto"/>
            <w:lang w:val="en-GB"/>
          </w:rPr>
          <w:fldChar w:fldCharType="end"/>
        </w:r>
        <w:r w:rsidRPr="002074C2">
          <w:rPr>
            <w:color w:val="auto"/>
            <w:lang w:val="en-GB"/>
          </w:rPr>
          <w:t xml:space="preserve"> </w:t>
        </w:r>
        <w:r w:rsidRPr="000F4E5F">
          <w:rPr>
            <w:color w:val="auto"/>
            <w:lang w:val="en-GB"/>
          </w:rPr>
          <w:t xml:space="preserve">– </w:t>
        </w:r>
      </w:ins>
      <w:ins w:id="341" w:author="Sergio Rodrigues" w:date="2022-05-27T09:54:00Z">
        <w:r w:rsidRPr="00FD07F6">
          <w:rPr>
            <w:color w:val="auto"/>
            <w:lang w:val="en-GB"/>
          </w:rPr>
          <w:t>Pre-Receipt Units Variance Dashboard</w:t>
        </w:r>
        <w:r>
          <w:rPr>
            <w:color w:val="auto"/>
            <w:lang w:val="en-GB"/>
          </w:rPr>
          <w:t xml:space="preserve"> </w:t>
        </w:r>
        <w:r w:rsidRPr="00221EE0">
          <w:rPr>
            <w:color w:val="auto"/>
            <w:lang w:val="en-GB"/>
          </w:rPr>
          <w:t>(Search Section)</w:t>
        </w:r>
      </w:ins>
    </w:p>
    <w:p w14:paraId="17E4A0CC" w14:textId="7E587BE4" w:rsidR="00B17821" w:rsidRDefault="00B17821" w:rsidP="004E3908">
      <w:pPr>
        <w:pStyle w:val="BodyText"/>
        <w:spacing w:before="240"/>
        <w:contextualSpacing/>
        <w:jc w:val="both"/>
        <w:rPr>
          <w:lang w:val="en-GB"/>
        </w:rPr>
      </w:pPr>
    </w:p>
    <w:p w14:paraId="1547B049" w14:textId="2A425D1A" w:rsidR="00B17821" w:rsidRDefault="00B17821" w:rsidP="00B17821">
      <w:pPr>
        <w:pStyle w:val="BodyText"/>
        <w:spacing w:before="240"/>
        <w:contextualSpacing/>
        <w:jc w:val="both"/>
        <w:rPr>
          <w:lang w:val="en-GB"/>
        </w:rPr>
      </w:pPr>
      <w:r w:rsidRPr="00B17821">
        <w:rPr>
          <w:b/>
          <w:bCs/>
          <w:u w:val="single"/>
          <w:lang w:val="en-GB"/>
        </w:rPr>
        <w:t>Filters</w:t>
      </w:r>
      <w:r>
        <w:rPr>
          <w:b/>
          <w:bCs/>
          <w:lang w:val="en-GB"/>
        </w:rPr>
        <w:t xml:space="preserve">: </w:t>
      </w:r>
      <w:r w:rsidRPr="00B17821">
        <w:rPr>
          <w:lang w:val="en-GB"/>
        </w:rPr>
        <w:t>In</w:t>
      </w:r>
      <w:r>
        <w:rPr>
          <w:lang w:val="en-GB"/>
        </w:rPr>
        <w:t xml:space="preserve"> the Search section user will be able to use any of the following filters to further narrow down the results shown in the dashboard-</w:t>
      </w:r>
    </w:p>
    <w:p w14:paraId="4EFA6B36" w14:textId="4EED50C6" w:rsidR="00C35250" w:rsidRDefault="00C35250" w:rsidP="00B17821">
      <w:pPr>
        <w:pStyle w:val="BodyText"/>
        <w:spacing w:before="240"/>
        <w:contextualSpacing/>
        <w:jc w:val="both"/>
        <w:rPr>
          <w:b/>
          <w:bCs/>
          <w:u w:val="single"/>
          <w:lang w:val="en-GB"/>
        </w:rPr>
      </w:pPr>
    </w:p>
    <w:p w14:paraId="0140AC67" w14:textId="4CC7A740" w:rsidR="00C35250" w:rsidRPr="00EC4B34" w:rsidRDefault="00C35250" w:rsidP="00572530">
      <w:pPr>
        <w:pStyle w:val="BodyText"/>
        <w:numPr>
          <w:ilvl w:val="0"/>
          <w:numId w:val="41"/>
        </w:numPr>
        <w:spacing w:before="240"/>
        <w:contextualSpacing/>
        <w:jc w:val="both"/>
        <w:rPr>
          <w:u w:val="single"/>
          <w:lang w:val="en-GB"/>
        </w:rPr>
      </w:pPr>
      <w:r w:rsidRPr="00EC4B34">
        <w:rPr>
          <w:u w:val="single"/>
          <w:lang w:val="en-GB"/>
        </w:rPr>
        <w:t>Sales Order No.</w:t>
      </w:r>
      <w:r w:rsidR="007916E7" w:rsidRPr="007916E7">
        <w:rPr>
          <w:lang w:val="en-GB"/>
        </w:rPr>
        <w:t xml:space="preserve"> </w:t>
      </w:r>
      <w:r w:rsidR="007916E7">
        <w:rPr>
          <w:lang w:val="en-GB"/>
        </w:rPr>
        <w:t>– This will be the Sales Order No. generated / maintained in Wholesale Portal to track a unique Sales Order.</w:t>
      </w:r>
    </w:p>
    <w:p w14:paraId="474908CD" w14:textId="00509F6D" w:rsidR="00C35250" w:rsidRDefault="00C35250" w:rsidP="00572530">
      <w:pPr>
        <w:pStyle w:val="BodyText"/>
        <w:numPr>
          <w:ilvl w:val="0"/>
          <w:numId w:val="41"/>
        </w:numPr>
        <w:spacing w:before="240"/>
        <w:contextualSpacing/>
        <w:jc w:val="both"/>
        <w:rPr>
          <w:u w:val="single"/>
          <w:lang w:val="en-GB"/>
        </w:rPr>
      </w:pPr>
      <w:r w:rsidRPr="00EC4B34">
        <w:rPr>
          <w:u w:val="single"/>
          <w:lang w:val="en-GB"/>
        </w:rPr>
        <w:t>PO Number</w:t>
      </w:r>
      <w:r w:rsidR="00292E1F">
        <w:rPr>
          <w:u w:val="single"/>
          <w:lang w:val="en-GB"/>
        </w:rPr>
        <w:t xml:space="preserve"> </w:t>
      </w:r>
      <w:r w:rsidR="007916E7">
        <w:rPr>
          <w:lang w:val="en-GB"/>
        </w:rPr>
        <w:t>– This will be Supplier PO No.</w:t>
      </w:r>
    </w:p>
    <w:p w14:paraId="7FC29815" w14:textId="77777777" w:rsidR="007916E7" w:rsidRDefault="00C35250" w:rsidP="00572530">
      <w:pPr>
        <w:pStyle w:val="BodyText"/>
        <w:numPr>
          <w:ilvl w:val="0"/>
          <w:numId w:val="41"/>
        </w:numPr>
        <w:spacing w:before="240"/>
        <w:contextualSpacing/>
        <w:jc w:val="both"/>
        <w:rPr>
          <w:u w:val="single"/>
          <w:lang w:val="en-GB"/>
        </w:rPr>
      </w:pPr>
      <w:r>
        <w:rPr>
          <w:u w:val="single"/>
          <w:lang w:val="en-GB"/>
        </w:rPr>
        <w:t>Order Row Code</w:t>
      </w:r>
    </w:p>
    <w:p w14:paraId="6A4437BA" w14:textId="00A96BB2" w:rsidR="00C35250" w:rsidRPr="00DD7375" w:rsidRDefault="00C35250" w:rsidP="00572530">
      <w:pPr>
        <w:pStyle w:val="BodyText"/>
        <w:numPr>
          <w:ilvl w:val="0"/>
          <w:numId w:val="41"/>
        </w:numPr>
        <w:spacing w:before="240"/>
        <w:contextualSpacing/>
        <w:jc w:val="both"/>
        <w:rPr>
          <w:u w:val="single"/>
          <w:lang w:val="en-GB"/>
        </w:rPr>
      </w:pPr>
      <w:r w:rsidRPr="007916E7">
        <w:rPr>
          <w:u w:val="single"/>
          <w:lang w:val="en-GB"/>
        </w:rPr>
        <w:t>Variance %</w:t>
      </w:r>
      <w:r w:rsidR="00292E1F">
        <w:rPr>
          <w:u w:val="single"/>
          <w:lang w:val="en-GB"/>
        </w:rPr>
        <w:t xml:space="preserve"> </w:t>
      </w:r>
      <w:r w:rsidR="00292E1F">
        <w:rPr>
          <w:lang w:val="en-GB"/>
        </w:rPr>
        <w:t xml:space="preserve">– </w:t>
      </w:r>
      <w:r w:rsidR="007916E7" w:rsidRPr="007916E7">
        <w:rPr>
          <w:lang w:val="en-GB"/>
        </w:rPr>
        <w:t>The dashboard will show over all variance (inclusive of all SKUs) of units between Supplier PO and associated Sales Orders. But to drill down to SKU level user can use this filter.</w:t>
      </w:r>
      <w:ins w:id="342" w:author="Reetu Muneem" w:date="2022-02-09T15:23:00Z">
        <w:r w:rsidR="00CB0B52">
          <w:rPr>
            <w:lang w:val="en-GB"/>
          </w:rPr>
          <w:t xml:space="preserve"> If user will search using a positive variance say 10% </w:t>
        </w:r>
      </w:ins>
      <w:ins w:id="343" w:author="Reetu Muneem" w:date="2022-02-09T15:24:00Z">
        <w:r w:rsidR="00CB0B52">
          <w:rPr>
            <w:lang w:val="en-GB"/>
          </w:rPr>
          <w:t xml:space="preserve">it will bring result where </w:t>
        </w:r>
      </w:ins>
      <w:del w:id="344" w:author="Reetu Muneem" w:date="2022-02-09T15:24:00Z">
        <w:r w:rsidR="007916E7" w:rsidDel="00CB0B52">
          <w:rPr>
            <w:lang w:val="en-GB"/>
          </w:rPr>
          <w:delText xml:space="preserve"> </w:delText>
        </w:r>
        <w:r w:rsidR="007916E7" w:rsidRPr="007916E7" w:rsidDel="00CB0B52">
          <w:rPr>
            <w:lang w:val="en-GB"/>
          </w:rPr>
          <w:delText xml:space="preserve">If user will search using this filter then only those Supplier POs will be shown where </w:delText>
        </w:r>
      </w:del>
      <w:r w:rsidR="007916E7" w:rsidRPr="007916E7">
        <w:rPr>
          <w:lang w:val="en-GB"/>
        </w:rPr>
        <w:t xml:space="preserve">at least one SKU </w:t>
      </w:r>
      <w:r w:rsidR="007916E7" w:rsidRPr="007916E7">
        <w:rPr>
          <w:lang w:val="en-GB"/>
        </w:rPr>
        <w:lastRenderedPageBreak/>
        <w:t>has breached this exact variance % or higher</w:t>
      </w:r>
      <w:ins w:id="345" w:author="Reetu Muneem" w:date="2022-02-09T15:24:00Z">
        <w:r w:rsidR="00CB0B52">
          <w:rPr>
            <w:lang w:val="en-GB"/>
          </w:rPr>
          <w:t xml:space="preserve">. But if user search with negative variance </w:t>
        </w:r>
      </w:ins>
      <w:r w:rsidR="002B624A">
        <w:rPr>
          <w:lang w:val="en-GB"/>
        </w:rPr>
        <w:t>says</w:t>
      </w:r>
      <w:ins w:id="346" w:author="Reetu Muneem" w:date="2022-02-09T15:25:00Z">
        <w:r w:rsidR="00CB0B52">
          <w:rPr>
            <w:lang w:val="en-GB"/>
          </w:rPr>
          <w:t xml:space="preserve"> -10% then it will bring result with exact same variance or lower. If user search with 0 they wi</w:t>
        </w:r>
      </w:ins>
      <w:ins w:id="347" w:author="Reetu Muneem" w:date="2022-02-09T15:26:00Z">
        <w:r w:rsidR="00CB0B52">
          <w:rPr>
            <w:lang w:val="en-GB"/>
          </w:rPr>
          <w:t>ll receive following error –</w:t>
        </w:r>
        <w:r w:rsidR="00CB0B52" w:rsidRPr="005E2E70">
          <w:rPr>
            <w:b/>
            <w:bCs/>
            <w:lang w:val="en-GB"/>
          </w:rPr>
          <w:t xml:space="preserve"> ‘Only values greater or less than 0 are allowed.’</w:t>
        </w:r>
      </w:ins>
      <w:del w:id="348" w:author="Reetu Muneem" w:date="2022-02-09T15:24:00Z">
        <w:r w:rsidR="007916E7" w:rsidRPr="007916E7" w:rsidDel="00CB0B52">
          <w:rPr>
            <w:lang w:val="en-GB"/>
          </w:rPr>
          <w:delText>, specified by the user</w:delText>
        </w:r>
      </w:del>
    </w:p>
    <w:p w14:paraId="786DED0D" w14:textId="64F1B6C8" w:rsidR="00C35250" w:rsidRDefault="00C35250" w:rsidP="00572530">
      <w:pPr>
        <w:pStyle w:val="BodyText"/>
        <w:numPr>
          <w:ilvl w:val="0"/>
          <w:numId w:val="41"/>
        </w:numPr>
        <w:spacing w:before="240"/>
        <w:contextualSpacing/>
        <w:jc w:val="both"/>
        <w:rPr>
          <w:u w:val="single"/>
          <w:lang w:val="en-GB"/>
        </w:rPr>
      </w:pPr>
      <w:r>
        <w:rPr>
          <w:u w:val="single"/>
          <w:lang w:val="en-GB"/>
        </w:rPr>
        <w:t>Partner</w:t>
      </w:r>
      <w:r w:rsidR="007916E7">
        <w:rPr>
          <w:lang w:val="en-GB"/>
        </w:rPr>
        <w:t>– Wholesale Partner</w:t>
      </w:r>
    </w:p>
    <w:p w14:paraId="6CC6BE20" w14:textId="3EEF23E6" w:rsidR="00C35250" w:rsidRDefault="00C35250" w:rsidP="00572530">
      <w:pPr>
        <w:pStyle w:val="BodyText"/>
        <w:numPr>
          <w:ilvl w:val="0"/>
          <w:numId w:val="41"/>
        </w:numPr>
        <w:spacing w:before="240"/>
        <w:contextualSpacing/>
        <w:jc w:val="both"/>
        <w:rPr>
          <w:u w:val="single"/>
          <w:lang w:val="en-GB"/>
        </w:rPr>
      </w:pPr>
      <w:r>
        <w:rPr>
          <w:u w:val="single"/>
          <w:lang w:val="en-GB"/>
        </w:rPr>
        <w:t>Partner Location</w:t>
      </w:r>
      <w:r w:rsidR="007916E7">
        <w:rPr>
          <w:lang w:val="en-GB"/>
        </w:rPr>
        <w:t>– Wholesale Partner location.</w:t>
      </w:r>
    </w:p>
    <w:p w14:paraId="0BCFE00D" w14:textId="4AE71CB8" w:rsidR="00C35250" w:rsidRDefault="00C35250" w:rsidP="00572530">
      <w:pPr>
        <w:pStyle w:val="BodyText"/>
        <w:numPr>
          <w:ilvl w:val="0"/>
          <w:numId w:val="41"/>
        </w:numPr>
        <w:spacing w:before="240"/>
        <w:contextualSpacing/>
        <w:jc w:val="both"/>
        <w:rPr>
          <w:u w:val="single"/>
          <w:lang w:val="en-GB"/>
        </w:rPr>
      </w:pPr>
      <w:r>
        <w:rPr>
          <w:u w:val="single"/>
          <w:lang w:val="en-GB"/>
        </w:rPr>
        <w:t>Option id</w:t>
      </w:r>
    </w:p>
    <w:p w14:paraId="1F458A26" w14:textId="497E6354" w:rsidR="00C35250" w:rsidRDefault="00C35250" w:rsidP="00572530">
      <w:pPr>
        <w:pStyle w:val="BodyText"/>
        <w:numPr>
          <w:ilvl w:val="0"/>
          <w:numId w:val="41"/>
        </w:numPr>
        <w:spacing w:before="240"/>
        <w:contextualSpacing/>
        <w:jc w:val="both"/>
        <w:rPr>
          <w:u w:val="single"/>
          <w:lang w:val="en-GB"/>
        </w:rPr>
      </w:pPr>
      <w:r>
        <w:rPr>
          <w:u w:val="single"/>
          <w:lang w:val="en-GB"/>
        </w:rPr>
        <w:t>Current D</w:t>
      </w:r>
      <w:r w:rsidR="00195229">
        <w:rPr>
          <w:u w:val="single"/>
          <w:lang w:val="en-GB"/>
        </w:rPr>
        <w:t>e</w:t>
      </w:r>
      <w:r>
        <w:rPr>
          <w:u w:val="single"/>
          <w:lang w:val="en-GB"/>
        </w:rPr>
        <w:t>spatch Month</w:t>
      </w:r>
    </w:p>
    <w:p w14:paraId="14240671" w14:textId="51E080F4" w:rsidR="00C35250" w:rsidRDefault="00C35250" w:rsidP="00572530">
      <w:pPr>
        <w:pStyle w:val="BodyText"/>
        <w:numPr>
          <w:ilvl w:val="0"/>
          <w:numId w:val="41"/>
        </w:numPr>
        <w:spacing w:before="240"/>
        <w:contextualSpacing/>
        <w:jc w:val="both"/>
        <w:rPr>
          <w:u w:val="single"/>
          <w:lang w:val="en-GB"/>
        </w:rPr>
      </w:pPr>
      <w:r>
        <w:rPr>
          <w:u w:val="single"/>
          <w:lang w:val="en-GB"/>
        </w:rPr>
        <w:t>Sales Order Delivery Start Date</w:t>
      </w:r>
    </w:p>
    <w:p w14:paraId="69B8717B" w14:textId="2D531781" w:rsidR="00C35250" w:rsidRPr="00EC4B34" w:rsidRDefault="00C35250" w:rsidP="00572530">
      <w:pPr>
        <w:pStyle w:val="BodyText"/>
        <w:numPr>
          <w:ilvl w:val="0"/>
          <w:numId w:val="41"/>
        </w:numPr>
        <w:spacing w:before="240"/>
        <w:contextualSpacing/>
        <w:jc w:val="both"/>
        <w:rPr>
          <w:u w:val="single"/>
          <w:lang w:val="en-GB"/>
        </w:rPr>
      </w:pPr>
      <w:r>
        <w:rPr>
          <w:u w:val="single"/>
          <w:lang w:val="en-GB"/>
        </w:rPr>
        <w:t>Sales Order Delivery End Date</w:t>
      </w:r>
    </w:p>
    <w:p w14:paraId="2FDF71F9" w14:textId="77777777" w:rsidR="00C35250" w:rsidRPr="00B17821" w:rsidRDefault="00C35250" w:rsidP="00B17821">
      <w:pPr>
        <w:pStyle w:val="BodyText"/>
        <w:spacing w:before="240"/>
        <w:contextualSpacing/>
        <w:jc w:val="both"/>
        <w:rPr>
          <w:b/>
          <w:bCs/>
          <w:u w:val="single"/>
          <w:lang w:val="en-GB"/>
        </w:rPr>
      </w:pPr>
    </w:p>
    <w:p w14:paraId="79FA70F2" w14:textId="77777777" w:rsidR="00B17821" w:rsidRDefault="00B17821" w:rsidP="0019595F">
      <w:pPr>
        <w:pStyle w:val="BodyText"/>
        <w:spacing w:before="240"/>
        <w:contextualSpacing/>
        <w:jc w:val="both"/>
        <w:rPr>
          <w:lang w:val="en-GB"/>
        </w:rPr>
      </w:pPr>
    </w:p>
    <w:p w14:paraId="719B0A0A" w14:textId="17087810" w:rsidR="00093420" w:rsidRPr="00960ECA" w:rsidRDefault="00B17821" w:rsidP="004E3908">
      <w:pPr>
        <w:pStyle w:val="BodyText"/>
        <w:spacing w:before="240"/>
        <w:contextualSpacing/>
        <w:jc w:val="both"/>
        <w:rPr>
          <w:lang w:val="en-GB"/>
        </w:rPr>
      </w:pPr>
      <w:r w:rsidRPr="00960ECA">
        <w:rPr>
          <w:lang w:val="en-GB"/>
        </w:rPr>
        <w:t>Usually in WTSO the Sales Order delivery’s</w:t>
      </w:r>
      <w:r w:rsidR="00DD595E" w:rsidRPr="00960ECA">
        <w:rPr>
          <w:lang w:val="en-GB"/>
        </w:rPr>
        <w:t xml:space="preserve"> </w:t>
      </w:r>
      <w:r w:rsidRPr="00960ECA">
        <w:rPr>
          <w:lang w:val="en-GB"/>
        </w:rPr>
        <w:t>start and end date will be start and ending of a month</w:t>
      </w:r>
      <w:r w:rsidR="00B81D2D" w:rsidRPr="00960ECA">
        <w:rPr>
          <w:lang w:val="en-GB"/>
        </w:rPr>
        <w:t>.</w:t>
      </w:r>
      <w:r w:rsidRPr="00960ECA">
        <w:rPr>
          <w:lang w:val="en-GB"/>
        </w:rPr>
        <w:t xml:space="preserve"> But user will be able to search with any date. If both dates are used as search criteria, then it will be treated as fixed date range. If only start date will populated, then only those Sales Order will be searched that have that matching start date on Sales Order delivery window independent of end date. Similarly, for end date only those Sales Order will be searched that have matching end date on Sales Order delivery window. </w:t>
      </w:r>
    </w:p>
    <w:p w14:paraId="4B22A0A5" w14:textId="4DAB495E" w:rsidR="00B17821" w:rsidRDefault="00B17821" w:rsidP="004E3908">
      <w:pPr>
        <w:pStyle w:val="BodyText"/>
        <w:spacing w:before="240"/>
        <w:contextualSpacing/>
        <w:jc w:val="both"/>
        <w:rPr>
          <w:lang w:val="en-GB"/>
        </w:rPr>
      </w:pPr>
    </w:p>
    <w:p w14:paraId="247A96FE" w14:textId="5E86280F" w:rsidR="00B17821" w:rsidRDefault="00B17821" w:rsidP="004E3908">
      <w:pPr>
        <w:pStyle w:val="BodyText"/>
        <w:spacing w:before="240"/>
        <w:contextualSpacing/>
        <w:jc w:val="both"/>
        <w:rPr>
          <w:lang w:val="en-GB"/>
        </w:rPr>
      </w:pPr>
      <w:r>
        <w:rPr>
          <w:b/>
          <w:bCs/>
          <w:u w:val="single"/>
          <w:lang w:val="en-GB"/>
        </w:rPr>
        <w:t>Colour Tiles</w:t>
      </w:r>
      <w:r>
        <w:rPr>
          <w:b/>
          <w:bCs/>
          <w:lang w:val="en-GB"/>
        </w:rPr>
        <w:t xml:space="preserve">: </w:t>
      </w:r>
      <w:r>
        <w:rPr>
          <w:lang w:val="en-GB"/>
        </w:rPr>
        <w:t>Details of the colour tiles in Search section are mentioned below.</w:t>
      </w:r>
    </w:p>
    <w:p w14:paraId="6699AB8E" w14:textId="77777777" w:rsidR="00B17821" w:rsidRPr="00B17821" w:rsidRDefault="00B17821" w:rsidP="004E3908">
      <w:pPr>
        <w:pStyle w:val="BodyText"/>
        <w:spacing w:before="240"/>
        <w:contextualSpacing/>
        <w:jc w:val="both"/>
        <w:rPr>
          <w:lang w:val="en-GB"/>
        </w:rPr>
      </w:pPr>
    </w:p>
    <w:p w14:paraId="3F2A7BF5" w14:textId="22AB1764" w:rsidR="00B17821" w:rsidRDefault="00B17821" w:rsidP="00292E1F">
      <w:pPr>
        <w:pStyle w:val="BodyText"/>
        <w:spacing w:before="240"/>
        <w:ind w:left="1701"/>
        <w:contextualSpacing/>
        <w:jc w:val="both"/>
        <w:rPr>
          <w:lang w:val="en-GB"/>
        </w:rPr>
      </w:pPr>
      <w:r w:rsidRPr="00B17821">
        <w:rPr>
          <w:u w:val="single"/>
          <w:lang w:val="en-GB"/>
        </w:rPr>
        <w:t>No Carrier/FC Booking</w:t>
      </w:r>
      <w:r>
        <w:rPr>
          <w:lang w:val="en-GB"/>
        </w:rPr>
        <w:t xml:space="preserve"> - If user </w:t>
      </w:r>
      <w:r w:rsidR="0019595F">
        <w:rPr>
          <w:lang w:val="en-GB"/>
        </w:rPr>
        <w:t>selects</w:t>
      </w:r>
      <w:r>
        <w:rPr>
          <w:lang w:val="en-GB"/>
        </w:rPr>
        <w:t xml:space="preserve"> this tile the result tables will show Supplier POs where none of associated ASNs have either Carrier or FC booking</w:t>
      </w:r>
      <w:r w:rsidR="00071BFE">
        <w:rPr>
          <w:lang w:val="en-GB"/>
        </w:rPr>
        <w:t xml:space="preserve"> date</w:t>
      </w:r>
      <w:r w:rsidR="00223AEF">
        <w:rPr>
          <w:lang w:val="en-GB"/>
        </w:rPr>
        <w:t xml:space="preserve"> and the Supplier PO do not have any receipt</w:t>
      </w:r>
      <w:r>
        <w:rPr>
          <w:lang w:val="en-GB"/>
        </w:rPr>
        <w:t>.</w:t>
      </w:r>
    </w:p>
    <w:p w14:paraId="0A14BD46" w14:textId="77777777" w:rsidR="00B17821" w:rsidRDefault="00B17821" w:rsidP="00292E1F">
      <w:pPr>
        <w:pStyle w:val="BodyText"/>
        <w:spacing w:before="240"/>
        <w:ind w:left="1701"/>
        <w:contextualSpacing/>
        <w:jc w:val="both"/>
        <w:rPr>
          <w:lang w:val="en-GB"/>
        </w:rPr>
      </w:pPr>
    </w:p>
    <w:p w14:paraId="31F5B340" w14:textId="6103BD25" w:rsidR="00B17821" w:rsidRDefault="00B17821" w:rsidP="00292E1F">
      <w:pPr>
        <w:pStyle w:val="BodyText"/>
        <w:spacing w:before="240"/>
        <w:ind w:left="1701"/>
        <w:contextualSpacing/>
        <w:jc w:val="both"/>
        <w:rPr>
          <w:lang w:val="en-GB"/>
        </w:rPr>
      </w:pPr>
      <w:r w:rsidRPr="00B17821">
        <w:rPr>
          <w:u w:val="single"/>
          <w:lang w:val="en-GB"/>
        </w:rPr>
        <w:t>Carrier/FC Booking</w:t>
      </w:r>
      <w:r>
        <w:rPr>
          <w:lang w:val="en-GB"/>
        </w:rPr>
        <w:t xml:space="preserve"> - If user </w:t>
      </w:r>
      <w:r w:rsidR="005E2E70">
        <w:rPr>
          <w:lang w:val="en-GB"/>
        </w:rPr>
        <w:t>selects</w:t>
      </w:r>
      <w:r>
        <w:rPr>
          <w:lang w:val="en-GB"/>
        </w:rPr>
        <w:t xml:space="preserve"> this tile the result tables will show Supplier POs where </w:t>
      </w:r>
      <w:r w:rsidR="00D86433">
        <w:rPr>
          <w:lang w:val="en-GB"/>
        </w:rPr>
        <w:t>at least</w:t>
      </w:r>
      <w:r>
        <w:rPr>
          <w:lang w:val="en-GB"/>
        </w:rPr>
        <w:t xml:space="preserve"> one of associated ASNs have either Carrier or FC booking</w:t>
      </w:r>
      <w:r w:rsidR="00071BFE">
        <w:rPr>
          <w:lang w:val="en-GB"/>
        </w:rPr>
        <w:t xml:space="preserve"> date</w:t>
      </w:r>
      <w:r w:rsidR="00223AEF">
        <w:rPr>
          <w:lang w:val="en-GB"/>
        </w:rPr>
        <w:t xml:space="preserve"> and the Supplier PO do not have any receipt</w:t>
      </w:r>
      <w:r>
        <w:rPr>
          <w:lang w:val="en-GB"/>
        </w:rPr>
        <w:t>.</w:t>
      </w:r>
    </w:p>
    <w:p w14:paraId="131A3729" w14:textId="77777777" w:rsidR="00223AEF" w:rsidRDefault="00223AEF" w:rsidP="00B17821">
      <w:pPr>
        <w:pStyle w:val="BodyText"/>
        <w:spacing w:before="240"/>
        <w:contextualSpacing/>
        <w:jc w:val="both"/>
        <w:rPr>
          <w:lang w:val="en-GB"/>
        </w:rPr>
      </w:pPr>
    </w:p>
    <w:p w14:paraId="1457FA61" w14:textId="5DC7C9B3" w:rsidR="00B17821" w:rsidRDefault="00B17821" w:rsidP="00B17821">
      <w:pPr>
        <w:pStyle w:val="BodyText"/>
        <w:spacing w:before="240"/>
        <w:contextualSpacing/>
        <w:jc w:val="both"/>
        <w:rPr>
          <w:lang w:val="en-GB"/>
        </w:rPr>
      </w:pPr>
      <w:r>
        <w:rPr>
          <w:b/>
          <w:bCs/>
          <w:u w:val="single"/>
          <w:lang w:val="en-GB"/>
        </w:rPr>
        <w:t>Buttons</w:t>
      </w:r>
      <w:r>
        <w:rPr>
          <w:b/>
          <w:bCs/>
          <w:lang w:val="en-GB"/>
        </w:rPr>
        <w:t>:</w:t>
      </w:r>
      <w:r w:rsidRPr="00B17821">
        <w:rPr>
          <w:lang w:val="en-GB"/>
        </w:rPr>
        <w:t xml:space="preserve"> </w:t>
      </w:r>
      <w:r>
        <w:rPr>
          <w:lang w:val="en-GB"/>
        </w:rPr>
        <w:t xml:space="preserve">Details of the buttons in Search section are mentioned below. The same buttons are used in all dashboard’s search </w:t>
      </w:r>
      <w:r w:rsidR="005E2E70">
        <w:rPr>
          <w:lang w:val="en-GB"/>
        </w:rPr>
        <w:t>section,</w:t>
      </w:r>
      <w:r>
        <w:rPr>
          <w:lang w:val="en-GB"/>
        </w:rPr>
        <w:t xml:space="preserve"> and they will perform the same functions as mentioned below. Thus, details of these buttons are not repeated in each dashboard’s section in this document.</w:t>
      </w:r>
    </w:p>
    <w:p w14:paraId="5E1D20A1" w14:textId="4535E5DD" w:rsidR="00B17821" w:rsidRDefault="00B17821" w:rsidP="00B17821">
      <w:pPr>
        <w:pStyle w:val="BodyText"/>
        <w:spacing w:before="240"/>
        <w:contextualSpacing/>
        <w:jc w:val="both"/>
        <w:rPr>
          <w:lang w:val="en-GB"/>
        </w:rPr>
      </w:pPr>
    </w:p>
    <w:p w14:paraId="3FC0229B" w14:textId="545A0E04" w:rsidR="00B17821" w:rsidRDefault="00B17821" w:rsidP="00292E1F">
      <w:pPr>
        <w:pStyle w:val="BodyText"/>
        <w:spacing w:before="240"/>
        <w:ind w:left="1701"/>
        <w:contextualSpacing/>
        <w:jc w:val="both"/>
        <w:rPr>
          <w:lang w:val="en-GB"/>
        </w:rPr>
      </w:pPr>
      <w:r w:rsidRPr="00B17821">
        <w:rPr>
          <w:u w:val="single"/>
          <w:lang w:val="en-GB"/>
        </w:rPr>
        <w:t>Search</w:t>
      </w:r>
      <w:r>
        <w:rPr>
          <w:lang w:val="en-GB"/>
        </w:rPr>
        <w:t xml:space="preserve"> - When user will select this button the selection filters used by user will refresh the result tables in dashboard.</w:t>
      </w:r>
    </w:p>
    <w:p w14:paraId="0C121AAD" w14:textId="4F65E58E" w:rsidR="00B17821" w:rsidRDefault="00B17821" w:rsidP="00292E1F">
      <w:pPr>
        <w:pStyle w:val="BodyText"/>
        <w:spacing w:before="240"/>
        <w:ind w:left="1701"/>
        <w:contextualSpacing/>
        <w:jc w:val="both"/>
        <w:rPr>
          <w:lang w:val="en-GB"/>
        </w:rPr>
      </w:pPr>
    </w:p>
    <w:p w14:paraId="132448D6" w14:textId="4DA10820" w:rsidR="00B17821" w:rsidRDefault="00B17821" w:rsidP="00292E1F">
      <w:pPr>
        <w:pStyle w:val="BodyText"/>
        <w:spacing w:before="240"/>
        <w:ind w:left="1701"/>
        <w:contextualSpacing/>
        <w:jc w:val="both"/>
        <w:rPr>
          <w:lang w:val="en-GB"/>
        </w:rPr>
      </w:pPr>
      <w:r w:rsidRPr="00B17821">
        <w:rPr>
          <w:u w:val="single"/>
          <w:lang w:val="en-GB"/>
        </w:rPr>
        <w:t>Reset</w:t>
      </w:r>
      <w:r>
        <w:rPr>
          <w:lang w:val="en-GB"/>
        </w:rPr>
        <w:t xml:space="preserve"> – When user will select this button the selection filters used by user will be</w:t>
      </w:r>
      <w:r w:rsidR="00DD595E">
        <w:rPr>
          <w:lang w:val="en-GB"/>
        </w:rPr>
        <w:t xml:space="preserve"> </w:t>
      </w:r>
      <w:r>
        <w:rPr>
          <w:lang w:val="en-GB"/>
        </w:rPr>
        <w:t>cleared and user can do a fresh selection again without the hassle of removing already selected filters.</w:t>
      </w:r>
    </w:p>
    <w:p w14:paraId="183E7144" w14:textId="0E2D196F" w:rsidR="00B17821" w:rsidRDefault="00B17821" w:rsidP="00B17821">
      <w:pPr>
        <w:pStyle w:val="BodyText"/>
        <w:spacing w:before="240"/>
        <w:contextualSpacing/>
        <w:jc w:val="both"/>
        <w:rPr>
          <w:lang w:val="en-GB"/>
        </w:rPr>
      </w:pPr>
    </w:p>
    <w:p w14:paraId="0325ECFD" w14:textId="77777777" w:rsidR="00292E1F" w:rsidRDefault="00292E1F">
      <w:pPr>
        <w:rPr>
          <w:b/>
          <w:lang w:val="en-GB"/>
        </w:rPr>
      </w:pPr>
      <w:r>
        <w:rPr>
          <w:lang w:val="en-GB"/>
        </w:rPr>
        <w:br w:type="page"/>
      </w:r>
    </w:p>
    <w:p w14:paraId="6AFD40D7" w14:textId="2E5EBA83" w:rsidR="002A43A4" w:rsidRDefault="00B17821" w:rsidP="00292E1F">
      <w:pPr>
        <w:pStyle w:val="Heading8"/>
        <w:spacing w:before="240"/>
        <w:ind w:left="1418"/>
        <w:jc w:val="both"/>
        <w:rPr>
          <w:lang w:val="en-GB"/>
        </w:rPr>
      </w:pPr>
      <w:r>
        <w:rPr>
          <w:lang w:val="en-GB"/>
        </w:rPr>
        <w:lastRenderedPageBreak/>
        <w:t xml:space="preserve">Header and Detail Tables </w:t>
      </w:r>
    </w:p>
    <w:p w14:paraId="62199881" w14:textId="102E2F0D" w:rsidR="00292E1F" w:rsidRDefault="00292E1F" w:rsidP="00292E1F">
      <w:pPr>
        <w:pStyle w:val="BodyText"/>
        <w:spacing w:before="240"/>
        <w:ind w:left="1418"/>
        <w:contextualSpacing/>
        <w:jc w:val="both"/>
        <w:rPr>
          <w:lang w:val="en-GB"/>
        </w:rPr>
      </w:pPr>
      <w:ins w:id="349" w:author="Sergio Rodrigues" w:date="2022-02-23T17:02:00Z">
        <w:r>
          <w:rPr>
            <w:noProof/>
            <w:lang w:val="en-GB"/>
          </w:rPr>
          <w:drawing>
            <wp:inline distT="0" distB="0" distL="0" distR="0" wp14:anchorId="680E6B50" wp14:editId="13189E30">
              <wp:extent cx="5400000" cy="26342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00" cy="2634225"/>
                      </a:xfrm>
                      <a:prstGeom prst="rect">
                        <a:avLst/>
                      </a:prstGeom>
                      <a:noFill/>
                      <a:ln>
                        <a:noFill/>
                      </a:ln>
                    </pic:spPr>
                  </pic:pic>
                </a:graphicData>
              </a:graphic>
            </wp:inline>
          </w:drawing>
        </w:r>
      </w:ins>
    </w:p>
    <w:p w14:paraId="02371ECD" w14:textId="60F51137" w:rsidR="0019595F" w:rsidRDefault="00C30F28" w:rsidP="00292E1F">
      <w:pPr>
        <w:pStyle w:val="Caption"/>
        <w:ind w:left="1418"/>
        <w:jc w:val="center"/>
        <w:rPr>
          <w:ins w:id="350" w:author="Sergio Rodrigues" w:date="2022-05-27T09:55:00Z"/>
          <w:color w:val="auto"/>
          <w:lang w:val="en-GB"/>
        </w:rPr>
      </w:pPr>
      <w:ins w:id="351" w:author="Sergio Rodrigues" w:date="2022-05-27T16:02: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17</w:t>
      </w:r>
      <w:ins w:id="352" w:author="Sergio Rodrigues" w:date="2022-05-27T16:02:00Z">
        <w:r w:rsidRPr="002074C2">
          <w:rPr>
            <w:color w:val="auto"/>
            <w:lang w:val="en-GB"/>
          </w:rPr>
          <w:fldChar w:fldCharType="end"/>
        </w:r>
      </w:ins>
      <w:ins w:id="353" w:author="Sergio Rodrigues" w:date="2022-05-27T09:55:00Z">
        <w:r w:rsidR="0019595F" w:rsidRPr="000F4E5F">
          <w:rPr>
            <w:color w:val="auto"/>
            <w:lang w:val="en-GB"/>
          </w:rPr>
          <w:t xml:space="preserve">– </w:t>
        </w:r>
      </w:ins>
      <w:ins w:id="354" w:author="Sergio Rodrigues" w:date="2022-05-27T09:56:00Z">
        <w:r w:rsidR="0019595F" w:rsidRPr="00FD07F6">
          <w:rPr>
            <w:color w:val="auto"/>
            <w:lang w:val="en-GB"/>
          </w:rPr>
          <w:t>Pre-Receipt Units Variance Dashboard</w:t>
        </w:r>
        <w:r w:rsidR="0019595F">
          <w:rPr>
            <w:color w:val="auto"/>
            <w:lang w:val="en-GB"/>
          </w:rPr>
          <w:t xml:space="preserve"> </w:t>
        </w:r>
        <w:r w:rsidR="0019595F" w:rsidRPr="00221EE0">
          <w:rPr>
            <w:color w:val="auto"/>
            <w:lang w:val="en-GB"/>
          </w:rPr>
          <w:t>(Header &amp; Detail Section)</w:t>
        </w:r>
      </w:ins>
    </w:p>
    <w:p w14:paraId="4CF3FAF3" w14:textId="77777777" w:rsidR="007C0AB3" w:rsidRDefault="007C0AB3" w:rsidP="00292E1F">
      <w:pPr>
        <w:pStyle w:val="BodyText"/>
        <w:spacing w:before="240"/>
        <w:ind w:left="1418"/>
        <w:contextualSpacing/>
        <w:jc w:val="both"/>
        <w:rPr>
          <w:lang w:val="en-GB"/>
        </w:rPr>
      </w:pPr>
    </w:p>
    <w:p w14:paraId="4F078EBD" w14:textId="356AF1AC" w:rsidR="00DD595E" w:rsidRDefault="00BD5122" w:rsidP="00292E1F">
      <w:pPr>
        <w:pStyle w:val="BodyText"/>
        <w:spacing w:before="240"/>
        <w:ind w:left="1418"/>
        <w:contextualSpacing/>
        <w:jc w:val="both"/>
        <w:rPr>
          <w:lang w:val="en-GB"/>
        </w:rPr>
      </w:pPr>
      <w:r w:rsidRPr="00062D0F">
        <w:rPr>
          <w:b/>
          <w:bCs/>
          <w:u w:val="single"/>
          <w:lang w:val="en-GB"/>
        </w:rPr>
        <w:t>Header Table</w:t>
      </w:r>
      <w:r>
        <w:rPr>
          <w:lang w:val="en-GB"/>
        </w:rPr>
        <w:t xml:space="preserve"> –</w:t>
      </w:r>
      <w:r w:rsidR="001D4F1A">
        <w:rPr>
          <w:lang w:val="en-GB"/>
        </w:rPr>
        <w:t xml:space="preserve"> </w:t>
      </w:r>
      <w:r w:rsidR="00D11F8E">
        <w:rPr>
          <w:lang w:val="en-GB"/>
        </w:rPr>
        <w:t>Supplier PO/Sales Order Header</w:t>
      </w:r>
    </w:p>
    <w:p w14:paraId="2A9D96E7" w14:textId="1E0EA1C2" w:rsidR="00264554" w:rsidRDefault="00264554" w:rsidP="00292E1F">
      <w:pPr>
        <w:pStyle w:val="BodyText"/>
        <w:spacing w:before="240"/>
        <w:ind w:left="1418"/>
        <w:contextualSpacing/>
        <w:jc w:val="both"/>
        <w:rPr>
          <w:lang w:val="en-GB"/>
        </w:rPr>
      </w:pPr>
      <w:r>
        <w:rPr>
          <w:lang w:val="en-GB"/>
        </w:rPr>
        <w:t xml:space="preserve">Each Header table will have following actions in all </w:t>
      </w:r>
      <w:r w:rsidR="0019595F">
        <w:rPr>
          <w:lang w:val="en-GB"/>
        </w:rPr>
        <w:t>dashboards</w:t>
      </w:r>
      <w:r>
        <w:rPr>
          <w:lang w:val="en-GB"/>
        </w:rPr>
        <w:t xml:space="preserve"> and the functionality of these will remain consistent in all dashboards thus, </w:t>
      </w:r>
      <w:r w:rsidR="00F701D4">
        <w:rPr>
          <w:lang w:val="en-GB"/>
        </w:rPr>
        <w:t>their details will not be</w:t>
      </w:r>
      <w:r>
        <w:rPr>
          <w:lang w:val="en-GB"/>
        </w:rPr>
        <w:t xml:space="preserve"> repeated in each dashboard section of this document.</w:t>
      </w:r>
    </w:p>
    <w:p w14:paraId="269684D2" w14:textId="77777777" w:rsidR="00264554" w:rsidRDefault="00264554" w:rsidP="00264554">
      <w:pPr>
        <w:pStyle w:val="BodyText"/>
        <w:spacing w:before="240"/>
        <w:contextualSpacing/>
        <w:jc w:val="both"/>
        <w:rPr>
          <w:lang w:val="en-GB"/>
        </w:rPr>
      </w:pPr>
    </w:p>
    <w:p w14:paraId="4B195CE2" w14:textId="1FC12E9C" w:rsidR="00264554" w:rsidRDefault="00264554" w:rsidP="00264554">
      <w:pPr>
        <w:pStyle w:val="BodyText"/>
        <w:spacing w:before="240"/>
        <w:contextualSpacing/>
        <w:jc w:val="center"/>
        <w:rPr>
          <w:lang w:val="en-GB"/>
        </w:rPr>
      </w:pPr>
      <w:r>
        <w:rPr>
          <w:noProof/>
          <w:lang w:val="en-GB"/>
        </w:rPr>
        <w:drawing>
          <wp:inline distT="0" distB="0" distL="0" distR="0" wp14:anchorId="203784F5" wp14:editId="007CF1AF">
            <wp:extent cx="3244215" cy="4921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44215" cy="492125"/>
                    </a:xfrm>
                    <a:prstGeom prst="rect">
                      <a:avLst/>
                    </a:prstGeom>
                    <a:noFill/>
                    <a:ln>
                      <a:noFill/>
                    </a:ln>
                  </pic:spPr>
                </pic:pic>
              </a:graphicData>
            </a:graphic>
          </wp:inline>
        </w:drawing>
      </w:r>
    </w:p>
    <w:p w14:paraId="2B28697B" w14:textId="424DE301" w:rsidR="0019595F" w:rsidRPr="00221EE0" w:rsidRDefault="00C30F28" w:rsidP="0019595F">
      <w:pPr>
        <w:pStyle w:val="Caption"/>
        <w:ind w:left="1418"/>
        <w:jc w:val="center"/>
        <w:rPr>
          <w:ins w:id="355" w:author="Sergio Rodrigues" w:date="2022-05-27T09:47:00Z"/>
          <w:color w:val="auto"/>
          <w:lang w:val="en-GB"/>
        </w:rPr>
      </w:pPr>
      <w:ins w:id="356" w:author="Sergio Rodrigues" w:date="2022-05-27T16:02: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18</w:t>
      </w:r>
      <w:ins w:id="357" w:author="Sergio Rodrigues" w:date="2022-05-27T16:02:00Z">
        <w:r w:rsidRPr="002074C2">
          <w:rPr>
            <w:color w:val="auto"/>
            <w:lang w:val="en-GB"/>
          </w:rPr>
          <w:fldChar w:fldCharType="end"/>
        </w:r>
      </w:ins>
      <w:ins w:id="358" w:author="Sergio Rodrigues" w:date="2022-05-27T09:56:00Z">
        <w:r w:rsidR="0019595F" w:rsidRPr="000F4E5F">
          <w:rPr>
            <w:color w:val="auto"/>
            <w:lang w:val="en-GB"/>
          </w:rPr>
          <w:t xml:space="preserve">– </w:t>
        </w:r>
      </w:ins>
      <w:ins w:id="359" w:author="Sergio Rodrigues" w:date="2022-05-27T16:03:00Z">
        <w:r w:rsidRPr="00FD07F6">
          <w:rPr>
            <w:color w:val="auto"/>
            <w:lang w:val="en-GB"/>
          </w:rPr>
          <w:t>Pre-Receipt Units Variance Dashboard</w:t>
        </w:r>
        <w:r>
          <w:rPr>
            <w:color w:val="auto"/>
            <w:lang w:val="en-GB"/>
          </w:rPr>
          <w:t xml:space="preserve"> (</w:t>
        </w:r>
      </w:ins>
      <w:ins w:id="360" w:author="Sergio Rodrigues" w:date="2022-05-27T09:47:00Z">
        <w:r w:rsidR="0019595F">
          <w:rPr>
            <w:color w:val="auto"/>
            <w:lang w:val="en-GB"/>
          </w:rPr>
          <w:t>Header Table</w:t>
        </w:r>
      </w:ins>
      <w:ins w:id="361" w:author="Sergio Rodrigues" w:date="2022-05-27T16:03:00Z">
        <w:r>
          <w:rPr>
            <w:color w:val="auto"/>
            <w:lang w:val="en-GB"/>
          </w:rPr>
          <w:t>)</w:t>
        </w:r>
      </w:ins>
    </w:p>
    <w:p w14:paraId="5125C6C6" w14:textId="77777777" w:rsidR="00264554" w:rsidRDefault="00264554" w:rsidP="00292E1F">
      <w:pPr>
        <w:pStyle w:val="BodyText"/>
        <w:spacing w:before="240"/>
        <w:ind w:left="1418"/>
        <w:contextualSpacing/>
        <w:jc w:val="center"/>
        <w:rPr>
          <w:lang w:val="en-GB"/>
        </w:rPr>
      </w:pPr>
    </w:p>
    <w:p w14:paraId="6CE7B424" w14:textId="690F3F4E" w:rsidR="00264554" w:rsidRDefault="00264554" w:rsidP="00292E1F">
      <w:pPr>
        <w:pStyle w:val="BodyText"/>
        <w:numPr>
          <w:ilvl w:val="0"/>
          <w:numId w:val="42"/>
        </w:numPr>
        <w:spacing w:before="240"/>
        <w:ind w:left="1843"/>
        <w:contextualSpacing/>
        <w:jc w:val="both"/>
        <w:rPr>
          <w:ins w:id="362" w:author="Sergio Rodrigues" w:date="2022-05-09T12:12:00Z"/>
          <w:lang w:val="en-GB"/>
        </w:rPr>
      </w:pPr>
      <w:r w:rsidRPr="00EC4B34">
        <w:rPr>
          <w:b/>
          <w:bCs/>
          <w:u w:val="single"/>
          <w:lang w:val="en-GB"/>
        </w:rPr>
        <w:t>Action</w:t>
      </w:r>
      <w:r w:rsidR="00292E1F">
        <w:rPr>
          <w:lang w:val="en-GB"/>
        </w:rPr>
        <w:t xml:space="preserve"> – </w:t>
      </w:r>
      <w:r>
        <w:rPr>
          <w:lang w:val="en-GB"/>
        </w:rPr>
        <w:t>In this Action drop down user will see the actions they can take on this table. For e.g., in this dashboard the only action user can take is to export the dashboard data in an excel file. So, the Actions drop down will show ‘Export to Excel’ as shown in below screenshot.</w:t>
      </w:r>
    </w:p>
    <w:p w14:paraId="08FC8F59" w14:textId="77777777" w:rsidR="000966AE" w:rsidRDefault="000966AE" w:rsidP="005E2E70">
      <w:pPr>
        <w:pStyle w:val="BodyText"/>
        <w:spacing w:before="240"/>
        <w:ind w:left="1843"/>
        <w:contextualSpacing/>
        <w:jc w:val="both"/>
        <w:rPr>
          <w:lang w:val="en-GB"/>
        </w:rPr>
      </w:pPr>
    </w:p>
    <w:p w14:paraId="1D54B4C3" w14:textId="7682751F" w:rsidR="00264554" w:rsidRDefault="000966AE" w:rsidP="00292E1F">
      <w:pPr>
        <w:pStyle w:val="BodyText"/>
        <w:spacing w:before="240"/>
        <w:ind w:left="1418"/>
        <w:contextualSpacing/>
        <w:jc w:val="center"/>
        <w:rPr>
          <w:lang w:val="en-GB"/>
        </w:rPr>
      </w:pPr>
      <w:ins w:id="363" w:author="Sergio Rodrigues" w:date="2022-05-09T12:12:00Z">
        <w:r w:rsidRPr="000966AE">
          <w:rPr>
            <w:noProof/>
            <w:lang w:val="en-GB"/>
          </w:rPr>
          <w:drawing>
            <wp:inline distT="0" distB="0" distL="0" distR="0" wp14:anchorId="7B883B1E" wp14:editId="36797AE1">
              <wp:extent cx="3287210" cy="1655206"/>
              <wp:effectExtent l="0" t="0" r="889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37666" cy="1680612"/>
                      </a:xfrm>
                      <a:prstGeom prst="rect">
                        <a:avLst/>
                      </a:prstGeom>
                    </pic:spPr>
                  </pic:pic>
                </a:graphicData>
              </a:graphic>
            </wp:inline>
          </w:drawing>
        </w:r>
      </w:ins>
    </w:p>
    <w:p w14:paraId="46B98F35" w14:textId="18441A7E" w:rsidR="0019595F" w:rsidRPr="00221EE0" w:rsidRDefault="00F93838" w:rsidP="0019595F">
      <w:pPr>
        <w:pStyle w:val="Caption"/>
        <w:ind w:left="1418"/>
        <w:jc w:val="center"/>
        <w:rPr>
          <w:ins w:id="364" w:author="Sergio Rodrigues" w:date="2022-05-27T09:47:00Z"/>
          <w:color w:val="auto"/>
          <w:lang w:val="en-GB"/>
        </w:rPr>
      </w:pPr>
      <w:ins w:id="365" w:author="Sergio Rodrigues" w:date="2022-05-27T16:02: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19</w:t>
      </w:r>
      <w:ins w:id="366" w:author="Sergio Rodrigues" w:date="2022-05-27T16:02:00Z">
        <w:r w:rsidRPr="002074C2">
          <w:rPr>
            <w:color w:val="auto"/>
            <w:lang w:val="en-GB"/>
          </w:rPr>
          <w:fldChar w:fldCharType="end"/>
        </w:r>
      </w:ins>
      <w:ins w:id="367" w:author="Sergio Rodrigues" w:date="2022-05-27T09:56:00Z">
        <w:r w:rsidR="0019595F" w:rsidRPr="000F4E5F">
          <w:rPr>
            <w:color w:val="auto"/>
            <w:lang w:val="en-GB"/>
          </w:rPr>
          <w:t xml:space="preserve">– </w:t>
        </w:r>
      </w:ins>
      <w:ins w:id="368" w:author="Sergio Rodrigues" w:date="2022-05-27T16:03:00Z">
        <w:r w:rsidR="00C30F28" w:rsidRPr="00FD07F6">
          <w:rPr>
            <w:color w:val="auto"/>
            <w:lang w:val="en-GB"/>
          </w:rPr>
          <w:t>Pre-Receipt Units Variance Dashboard</w:t>
        </w:r>
        <w:r w:rsidR="00C30F28">
          <w:rPr>
            <w:color w:val="auto"/>
            <w:lang w:val="en-GB"/>
          </w:rPr>
          <w:t xml:space="preserve"> (</w:t>
        </w:r>
      </w:ins>
      <w:ins w:id="369" w:author="Sergio Rodrigues" w:date="2022-05-27T09:48:00Z">
        <w:r w:rsidR="0019595F">
          <w:rPr>
            <w:color w:val="auto"/>
            <w:lang w:val="en-GB"/>
          </w:rPr>
          <w:t>Menu Action</w:t>
        </w:r>
      </w:ins>
      <w:ins w:id="370" w:author="Sergio Rodrigues" w:date="2022-05-27T16:03:00Z">
        <w:r w:rsidR="00C30F28">
          <w:rPr>
            <w:color w:val="auto"/>
            <w:lang w:val="en-GB"/>
          </w:rPr>
          <w:t>)</w:t>
        </w:r>
      </w:ins>
    </w:p>
    <w:p w14:paraId="33570C1F" w14:textId="3F40B209" w:rsidR="000966AE" w:rsidRDefault="000966AE">
      <w:pPr>
        <w:rPr>
          <w:ins w:id="371" w:author="Sergio Rodrigues" w:date="2022-05-09T12:12:00Z"/>
          <w:lang w:val="en-GB"/>
        </w:rPr>
      </w:pPr>
      <w:ins w:id="372" w:author="Sergio Rodrigues" w:date="2022-05-09T12:12:00Z">
        <w:r>
          <w:rPr>
            <w:lang w:val="en-GB"/>
          </w:rPr>
          <w:br w:type="page"/>
        </w:r>
      </w:ins>
    </w:p>
    <w:p w14:paraId="2FFAC8BB" w14:textId="68F94F68" w:rsidR="00264554" w:rsidDel="000966AE" w:rsidRDefault="00264554" w:rsidP="00264554">
      <w:pPr>
        <w:pStyle w:val="BodyText"/>
        <w:spacing w:before="240"/>
        <w:ind w:left="1800"/>
        <w:contextualSpacing/>
        <w:rPr>
          <w:del w:id="373" w:author="Sergio Rodrigues" w:date="2022-05-09T12:12:00Z"/>
          <w:lang w:val="en-GB"/>
        </w:rPr>
      </w:pPr>
    </w:p>
    <w:p w14:paraId="2CD10C45" w14:textId="52359A5C" w:rsidR="00BB33CF" w:rsidRPr="009B7AC9" w:rsidRDefault="00264554" w:rsidP="009B7AC9">
      <w:pPr>
        <w:pStyle w:val="BodyText"/>
        <w:numPr>
          <w:ilvl w:val="0"/>
          <w:numId w:val="42"/>
        </w:numPr>
        <w:spacing w:before="240"/>
        <w:ind w:left="1843"/>
        <w:contextualSpacing/>
        <w:jc w:val="both"/>
        <w:rPr>
          <w:b/>
          <w:bCs/>
          <w:u w:val="single"/>
          <w:lang w:val="en-GB"/>
        </w:rPr>
      </w:pPr>
      <w:r w:rsidRPr="00EC4B34">
        <w:rPr>
          <w:b/>
          <w:bCs/>
          <w:u w:val="single"/>
          <w:lang w:val="en-GB"/>
        </w:rPr>
        <w:t>View</w:t>
      </w:r>
      <w:r w:rsidR="00292E1F" w:rsidRPr="009B7AC9">
        <w:rPr>
          <w:b/>
          <w:bCs/>
          <w:u w:val="single"/>
          <w:lang w:val="en-GB"/>
        </w:rPr>
        <w:t xml:space="preserve"> – </w:t>
      </w:r>
      <w:r w:rsidR="00BB33CF" w:rsidRPr="009B7AC9">
        <w:rPr>
          <w:u w:val="single"/>
          <w:lang w:val="en-GB"/>
        </w:rPr>
        <w:t>When user will click on View drop down, they will be presented with selection choice as shown in below screenshot-</w:t>
      </w:r>
    </w:p>
    <w:p w14:paraId="323C5C28" w14:textId="77777777" w:rsidR="00BB33CF" w:rsidRDefault="00BB33CF" w:rsidP="00EC4B34">
      <w:pPr>
        <w:pStyle w:val="BodyText"/>
        <w:spacing w:before="240"/>
        <w:ind w:left="1800"/>
        <w:contextualSpacing/>
        <w:rPr>
          <w:lang w:val="en-GB"/>
        </w:rPr>
      </w:pPr>
    </w:p>
    <w:p w14:paraId="02B35FC1" w14:textId="6D92EAE1" w:rsidR="00BB33CF" w:rsidRDefault="000966AE" w:rsidP="00BB33CF">
      <w:pPr>
        <w:pStyle w:val="BodyText"/>
        <w:spacing w:before="240"/>
        <w:ind w:left="1800"/>
        <w:contextualSpacing/>
        <w:jc w:val="center"/>
        <w:rPr>
          <w:b/>
          <w:bCs/>
          <w:u w:val="single"/>
          <w:lang w:val="en-GB"/>
        </w:rPr>
      </w:pPr>
      <w:ins w:id="374" w:author="Sergio Rodrigues" w:date="2022-05-09T12:13:00Z">
        <w:r w:rsidRPr="000966AE">
          <w:rPr>
            <w:b/>
            <w:bCs/>
            <w:noProof/>
            <w:u w:val="single"/>
            <w:lang w:val="en-GB"/>
          </w:rPr>
          <w:drawing>
            <wp:inline distT="0" distB="0" distL="0" distR="0" wp14:anchorId="54395ECE" wp14:editId="44E9C844">
              <wp:extent cx="3391383" cy="242017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13424" cy="2435908"/>
                      </a:xfrm>
                      <a:prstGeom prst="rect">
                        <a:avLst/>
                      </a:prstGeom>
                    </pic:spPr>
                  </pic:pic>
                </a:graphicData>
              </a:graphic>
            </wp:inline>
          </w:drawing>
        </w:r>
      </w:ins>
    </w:p>
    <w:p w14:paraId="3142D8E4" w14:textId="068A06D2" w:rsidR="0019595F" w:rsidRPr="00221EE0" w:rsidRDefault="00C30F28" w:rsidP="0019595F">
      <w:pPr>
        <w:pStyle w:val="Caption"/>
        <w:ind w:left="1418"/>
        <w:jc w:val="center"/>
        <w:rPr>
          <w:ins w:id="375" w:author="Sergio Rodrigues" w:date="2022-05-27T09:48:00Z"/>
          <w:color w:val="auto"/>
          <w:lang w:val="en-GB"/>
        </w:rPr>
      </w:pPr>
      <w:ins w:id="376" w:author="Sergio Rodrigues" w:date="2022-05-27T16:03: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20</w:t>
      </w:r>
      <w:ins w:id="377" w:author="Sergio Rodrigues" w:date="2022-05-27T16:03:00Z">
        <w:r w:rsidRPr="002074C2">
          <w:rPr>
            <w:color w:val="auto"/>
            <w:lang w:val="en-GB"/>
          </w:rPr>
          <w:fldChar w:fldCharType="end"/>
        </w:r>
        <w:r w:rsidRPr="002074C2">
          <w:rPr>
            <w:color w:val="auto"/>
            <w:lang w:val="en-GB"/>
          </w:rPr>
          <w:t xml:space="preserve"> </w:t>
        </w:r>
      </w:ins>
      <w:ins w:id="378" w:author="Sergio Rodrigues" w:date="2022-05-27T09:56:00Z">
        <w:r w:rsidR="0019595F" w:rsidRPr="000F4E5F">
          <w:rPr>
            <w:color w:val="auto"/>
            <w:lang w:val="en-GB"/>
          </w:rPr>
          <w:t xml:space="preserve">– </w:t>
        </w:r>
      </w:ins>
      <w:ins w:id="379" w:author="Sergio Rodrigues" w:date="2022-05-27T16:03:00Z">
        <w:r w:rsidRPr="00FD07F6">
          <w:rPr>
            <w:color w:val="auto"/>
            <w:lang w:val="en-GB"/>
          </w:rPr>
          <w:t>Pre-Receipt Units Variance Dashboard</w:t>
        </w:r>
        <w:r>
          <w:rPr>
            <w:color w:val="auto"/>
            <w:lang w:val="en-GB"/>
          </w:rPr>
          <w:t xml:space="preserve"> (</w:t>
        </w:r>
      </w:ins>
      <w:ins w:id="380" w:author="Sergio Rodrigues" w:date="2022-05-27T09:49:00Z">
        <w:r w:rsidR="0019595F">
          <w:rPr>
            <w:color w:val="auto"/>
            <w:lang w:val="en-GB"/>
          </w:rPr>
          <w:t>View</w:t>
        </w:r>
      </w:ins>
      <w:ins w:id="381" w:author="Sergio Rodrigues" w:date="2022-05-27T09:48:00Z">
        <w:r w:rsidR="0019595F">
          <w:rPr>
            <w:color w:val="auto"/>
            <w:lang w:val="en-GB"/>
          </w:rPr>
          <w:t xml:space="preserve"> </w:t>
        </w:r>
      </w:ins>
      <w:ins w:id="382" w:author="Sergio Rodrigues" w:date="2022-05-27T09:49:00Z">
        <w:r w:rsidR="0019595F">
          <w:rPr>
            <w:color w:val="auto"/>
            <w:lang w:val="en-GB"/>
          </w:rPr>
          <w:t>Menu</w:t>
        </w:r>
      </w:ins>
      <w:ins w:id="383" w:author="Sergio Rodrigues" w:date="2022-05-27T16:03:00Z">
        <w:r>
          <w:rPr>
            <w:color w:val="auto"/>
            <w:lang w:val="en-GB"/>
          </w:rPr>
          <w:t>)</w:t>
        </w:r>
      </w:ins>
    </w:p>
    <w:p w14:paraId="3E55C74C" w14:textId="77777777" w:rsidR="00BB33CF" w:rsidRDefault="00BB33CF" w:rsidP="009B7AC9">
      <w:pPr>
        <w:pStyle w:val="BodyText"/>
        <w:spacing w:before="240"/>
        <w:ind w:left="1701"/>
        <w:contextualSpacing/>
        <w:jc w:val="both"/>
        <w:rPr>
          <w:b/>
          <w:bCs/>
          <w:u w:val="single"/>
          <w:lang w:val="en-GB"/>
        </w:rPr>
      </w:pPr>
    </w:p>
    <w:p w14:paraId="0D1A79AB" w14:textId="2C14290D" w:rsidR="00DD7375" w:rsidRDefault="00BB33CF" w:rsidP="009B7AC9">
      <w:pPr>
        <w:pStyle w:val="BodyText"/>
        <w:numPr>
          <w:ilvl w:val="0"/>
          <w:numId w:val="43"/>
        </w:numPr>
        <w:spacing w:before="240"/>
        <w:ind w:left="2268"/>
        <w:contextualSpacing/>
        <w:jc w:val="both"/>
        <w:rPr>
          <w:lang w:val="en-GB"/>
        </w:rPr>
      </w:pPr>
      <w:r w:rsidRPr="00EC4B34">
        <w:rPr>
          <w:u w:val="single"/>
          <w:lang w:val="en-GB"/>
        </w:rPr>
        <w:t>Manage Columns</w:t>
      </w:r>
      <w:r>
        <w:rPr>
          <w:lang w:val="en-GB"/>
        </w:rPr>
        <w:t xml:space="preserve"> - </w:t>
      </w:r>
      <w:r w:rsidR="00264554">
        <w:rPr>
          <w:lang w:val="en-GB"/>
        </w:rPr>
        <w:t>By default, all columns will be shown to the user in the table. But if they want to remove certain columns or want to re-arrange them, they can use th</w:t>
      </w:r>
      <w:r>
        <w:rPr>
          <w:lang w:val="en-GB"/>
        </w:rPr>
        <w:t>is functionality.</w:t>
      </w:r>
      <w:r w:rsidR="00264554">
        <w:rPr>
          <w:lang w:val="en-GB"/>
        </w:rPr>
        <w:t xml:space="preserve"> When user click on </w:t>
      </w:r>
      <w:r>
        <w:rPr>
          <w:lang w:val="en-GB"/>
        </w:rPr>
        <w:t>Manage Columns</w:t>
      </w:r>
      <w:r w:rsidR="00264554">
        <w:rPr>
          <w:lang w:val="en-GB"/>
        </w:rPr>
        <w:t>, they will see list of all columns available on the table as shown in below screenshot. They could move the columns they do not want to see on left side</w:t>
      </w:r>
      <w:r w:rsidR="00AB488F">
        <w:rPr>
          <w:lang w:val="en-GB"/>
        </w:rPr>
        <w:t xml:space="preserve"> by clicking the cross on top of each column in right hand side table</w:t>
      </w:r>
      <w:r w:rsidR="00264554">
        <w:rPr>
          <w:lang w:val="en-GB"/>
        </w:rPr>
        <w:t xml:space="preserve">. In right hand side they could move the columns up and down to re-arrange </w:t>
      </w:r>
      <w:r>
        <w:rPr>
          <w:lang w:val="en-GB"/>
        </w:rPr>
        <w:t>them in desired sequence they want to see in the table</w:t>
      </w:r>
      <w:r w:rsidR="00DD7375">
        <w:rPr>
          <w:lang w:val="en-GB"/>
        </w:rPr>
        <w:t xml:space="preserve"> </w:t>
      </w:r>
      <w:r w:rsidR="00264554">
        <w:rPr>
          <w:lang w:val="en-GB"/>
        </w:rPr>
        <w:t xml:space="preserve">If they want to </w:t>
      </w:r>
      <w:r>
        <w:rPr>
          <w:lang w:val="en-GB"/>
        </w:rPr>
        <w:t xml:space="preserve">bring back the default </w:t>
      </w:r>
      <w:r w:rsidR="001F7816">
        <w:rPr>
          <w:lang w:val="en-GB"/>
        </w:rPr>
        <w:t>setting,</w:t>
      </w:r>
      <w:r w:rsidR="00DD7375">
        <w:rPr>
          <w:lang w:val="en-GB"/>
        </w:rPr>
        <w:t xml:space="preserve"> they</w:t>
      </w:r>
      <w:r>
        <w:rPr>
          <w:lang w:val="en-GB"/>
        </w:rPr>
        <w:t xml:space="preserve"> </w:t>
      </w:r>
      <w:r w:rsidR="00DD7375">
        <w:rPr>
          <w:lang w:val="en-GB"/>
        </w:rPr>
        <w:t>can click on ‘Reset to Defaults’.</w:t>
      </w:r>
      <w:r w:rsidR="00CD2F5F">
        <w:rPr>
          <w:lang w:val="en-GB"/>
        </w:rPr>
        <w:t xml:space="preserve"> The setup user will select through Manage Columns functionality will be applicable only for that dashboard/screen page in th</w:t>
      </w:r>
      <w:r w:rsidR="001D7CA6">
        <w:rPr>
          <w:lang w:val="en-GB"/>
        </w:rPr>
        <w:t>at instance</w:t>
      </w:r>
      <w:r w:rsidR="00CD2F5F">
        <w:rPr>
          <w:lang w:val="en-GB"/>
        </w:rPr>
        <w:t xml:space="preserve">. Once user will close the dashboard page the setup will be lost, next time user will open the dashboard page the user selection will no longer be applicable. </w:t>
      </w:r>
    </w:p>
    <w:p w14:paraId="17A642E3" w14:textId="77777777" w:rsidR="00DD7375" w:rsidRDefault="00DD7375" w:rsidP="00EC4B34">
      <w:pPr>
        <w:pStyle w:val="BodyText"/>
        <w:spacing w:before="240"/>
        <w:ind w:left="1800"/>
        <w:contextualSpacing/>
        <w:rPr>
          <w:lang w:val="en-GB"/>
        </w:rPr>
      </w:pPr>
    </w:p>
    <w:p w14:paraId="1BED025F" w14:textId="48765275" w:rsidR="00DD7375" w:rsidRDefault="00DD7375" w:rsidP="00960ECA">
      <w:pPr>
        <w:pStyle w:val="BodyText"/>
        <w:spacing w:before="240"/>
        <w:ind w:left="1701"/>
        <w:contextualSpacing/>
        <w:jc w:val="center"/>
        <w:rPr>
          <w:lang w:val="en-GB"/>
        </w:rPr>
      </w:pPr>
      <w:r>
        <w:rPr>
          <w:noProof/>
          <w:lang w:val="en-GB"/>
        </w:rPr>
        <w:drawing>
          <wp:inline distT="0" distB="0" distL="0" distR="0" wp14:anchorId="5A781551" wp14:editId="19A8CDCE">
            <wp:extent cx="5087958" cy="2862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94212" cy="2865989"/>
                    </a:xfrm>
                    <a:prstGeom prst="rect">
                      <a:avLst/>
                    </a:prstGeom>
                    <a:noFill/>
                    <a:ln>
                      <a:noFill/>
                    </a:ln>
                  </pic:spPr>
                </pic:pic>
              </a:graphicData>
            </a:graphic>
          </wp:inline>
        </w:drawing>
      </w:r>
    </w:p>
    <w:p w14:paraId="7EA538F0" w14:textId="1B6750E4" w:rsidR="0019595F" w:rsidRPr="00221EE0" w:rsidRDefault="00C30F28" w:rsidP="00960ECA">
      <w:pPr>
        <w:pStyle w:val="Caption"/>
        <w:ind w:left="1701"/>
        <w:jc w:val="center"/>
        <w:rPr>
          <w:ins w:id="384" w:author="Sergio Rodrigues" w:date="2022-05-27T09:49:00Z"/>
          <w:color w:val="auto"/>
          <w:lang w:val="en-GB"/>
        </w:rPr>
      </w:pPr>
      <w:ins w:id="385" w:author="Sergio Rodrigues" w:date="2022-05-27T16:03:00Z">
        <w:r w:rsidRPr="002074C2">
          <w:rPr>
            <w:color w:val="auto"/>
            <w:lang w:val="en-GB"/>
          </w:rPr>
          <w:t xml:space="preserve">Figure </w:t>
        </w:r>
        <w:r w:rsidRPr="002074C2">
          <w:rPr>
            <w:color w:val="auto"/>
            <w:lang w:val="en-GB"/>
          </w:rPr>
          <w:fldChar w:fldCharType="begin"/>
        </w:r>
        <w:r w:rsidRPr="002074C2">
          <w:rPr>
            <w:color w:val="auto"/>
            <w:lang w:val="en-GB"/>
          </w:rPr>
          <w:instrText xml:space="preserve"> SEQ Figure \* ARABIC </w:instrText>
        </w:r>
        <w:r w:rsidRPr="002074C2">
          <w:rPr>
            <w:color w:val="auto"/>
            <w:lang w:val="en-GB"/>
          </w:rPr>
          <w:fldChar w:fldCharType="separate"/>
        </w:r>
      </w:ins>
      <w:r w:rsidR="00320EA2">
        <w:rPr>
          <w:noProof/>
          <w:color w:val="auto"/>
          <w:lang w:val="en-GB"/>
        </w:rPr>
        <w:t>21</w:t>
      </w:r>
      <w:ins w:id="386" w:author="Sergio Rodrigues" w:date="2022-05-27T16:03:00Z">
        <w:r w:rsidRPr="002074C2">
          <w:rPr>
            <w:color w:val="auto"/>
            <w:lang w:val="en-GB"/>
          </w:rPr>
          <w:fldChar w:fldCharType="end"/>
        </w:r>
      </w:ins>
      <w:ins w:id="387" w:author="Sergio Rodrigues" w:date="2022-05-27T09:56:00Z">
        <w:r w:rsidR="0019595F" w:rsidRPr="000F4E5F">
          <w:rPr>
            <w:color w:val="auto"/>
            <w:lang w:val="en-GB"/>
          </w:rPr>
          <w:t xml:space="preserve">– </w:t>
        </w:r>
      </w:ins>
      <w:ins w:id="388" w:author="Sergio Rodrigues" w:date="2022-05-27T16:03:00Z">
        <w:r w:rsidRPr="00FD07F6">
          <w:rPr>
            <w:color w:val="auto"/>
            <w:lang w:val="en-GB"/>
          </w:rPr>
          <w:t>Pre-Receipt Units Variance Dashboard</w:t>
        </w:r>
        <w:r>
          <w:rPr>
            <w:color w:val="auto"/>
            <w:lang w:val="en-GB"/>
          </w:rPr>
          <w:t xml:space="preserve"> (</w:t>
        </w:r>
      </w:ins>
      <w:ins w:id="389" w:author="Sergio Rodrigues" w:date="2022-05-27T09:50:00Z">
        <w:r w:rsidR="0019595F">
          <w:rPr>
            <w:color w:val="auto"/>
            <w:lang w:val="en-GB"/>
          </w:rPr>
          <w:t>Manage column Menu</w:t>
        </w:r>
      </w:ins>
      <w:ins w:id="390" w:author="Sergio Rodrigues" w:date="2022-05-27T16:03:00Z">
        <w:r>
          <w:rPr>
            <w:color w:val="auto"/>
            <w:lang w:val="en-GB"/>
          </w:rPr>
          <w:t>)</w:t>
        </w:r>
      </w:ins>
    </w:p>
    <w:p w14:paraId="4C87239B" w14:textId="77777777" w:rsidR="00542769" w:rsidRDefault="00542769" w:rsidP="00EC4B34">
      <w:pPr>
        <w:pStyle w:val="BodyText"/>
        <w:spacing w:before="240"/>
        <w:ind w:left="1800"/>
        <w:contextualSpacing/>
        <w:rPr>
          <w:lang w:val="en-GB"/>
        </w:rPr>
      </w:pPr>
    </w:p>
    <w:p w14:paraId="4C44BF5B" w14:textId="55628BF2" w:rsidR="00264554" w:rsidRPr="009B7AC9" w:rsidRDefault="001F7816" w:rsidP="009B7AC9">
      <w:pPr>
        <w:pStyle w:val="BodyText"/>
        <w:numPr>
          <w:ilvl w:val="0"/>
          <w:numId w:val="43"/>
        </w:numPr>
        <w:spacing w:before="240"/>
        <w:ind w:left="2268"/>
        <w:contextualSpacing/>
        <w:jc w:val="both"/>
        <w:rPr>
          <w:u w:val="single"/>
          <w:lang w:val="en-GB"/>
        </w:rPr>
      </w:pPr>
      <w:r w:rsidRPr="00EC4B34">
        <w:rPr>
          <w:u w:val="single"/>
          <w:lang w:val="en-GB"/>
        </w:rPr>
        <w:t>Detach</w:t>
      </w:r>
      <w:r w:rsidR="009A5857" w:rsidRPr="009B7AC9">
        <w:rPr>
          <w:u w:val="single"/>
          <w:lang w:val="en-GB"/>
        </w:rPr>
        <w:t xml:space="preserve"> – This function will allow user to open the table in enlarged view as shown in below screenshot.</w:t>
      </w:r>
    </w:p>
    <w:p w14:paraId="2C00054E" w14:textId="031878E4" w:rsidR="009A5857" w:rsidRDefault="009A5857" w:rsidP="009A5857">
      <w:pPr>
        <w:pStyle w:val="BodyText"/>
        <w:spacing w:before="240"/>
        <w:ind w:left="2160"/>
        <w:contextualSpacing/>
        <w:jc w:val="both"/>
        <w:rPr>
          <w:lang w:val="en-GB"/>
        </w:rPr>
      </w:pPr>
    </w:p>
    <w:p w14:paraId="5CE27614" w14:textId="242674C4" w:rsidR="009A5857" w:rsidRDefault="009A5857" w:rsidP="00292E1F">
      <w:pPr>
        <w:pStyle w:val="BodyText"/>
        <w:spacing w:before="240"/>
        <w:ind w:left="1701"/>
        <w:contextualSpacing/>
        <w:rPr>
          <w:lang w:val="en-GB"/>
        </w:rPr>
      </w:pPr>
      <w:r>
        <w:rPr>
          <w:noProof/>
          <w:lang w:val="en-GB"/>
        </w:rPr>
        <w:drawing>
          <wp:inline distT="0" distB="0" distL="0" distR="0" wp14:anchorId="1B6E2CFD" wp14:editId="5D3F7151">
            <wp:extent cx="5400000" cy="31703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00" cy="3170339"/>
                    </a:xfrm>
                    <a:prstGeom prst="rect">
                      <a:avLst/>
                    </a:prstGeom>
                    <a:noFill/>
                    <a:ln>
                      <a:noFill/>
                    </a:ln>
                  </pic:spPr>
                </pic:pic>
              </a:graphicData>
            </a:graphic>
          </wp:inline>
        </w:drawing>
      </w:r>
    </w:p>
    <w:p w14:paraId="725A3999" w14:textId="70A72C60" w:rsidR="007C0AB3" w:rsidRPr="00960ECA" w:rsidRDefault="00C30F28" w:rsidP="00960ECA">
      <w:pPr>
        <w:pStyle w:val="Caption"/>
        <w:ind w:left="1701"/>
        <w:jc w:val="center"/>
        <w:rPr>
          <w:color w:val="auto"/>
          <w:lang w:val="en-GB"/>
        </w:rPr>
      </w:pPr>
      <w:ins w:id="391" w:author="Sergio Rodrigues" w:date="2022-05-27T16:04:00Z">
        <w:r w:rsidRPr="00960ECA">
          <w:rPr>
            <w:color w:val="auto"/>
            <w:lang w:val="en-GB"/>
          </w:rPr>
          <w:t xml:space="preserve">Figure </w:t>
        </w:r>
        <w:r w:rsidRPr="00960ECA">
          <w:rPr>
            <w:color w:val="auto"/>
            <w:lang w:val="en-GB"/>
          </w:rPr>
          <w:fldChar w:fldCharType="begin"/>
        </w:r>
        <w:r w:rsidRPr="00960ECA">
          <w:rPr>
            <w:color w:val="auto"/>
            <w:lang w:val="en-GB"/>
          </w:rPr>
          <w:instrText xml:space="preserve"> SEQ Figure \* ARABIC </w:instrText>
        </w:r>
        <w:r w:rsidRPr="00960ECA">
          <w:rPr>
            <w:color w:val="auto"/>
            <w:lang w:val="en-GB"/>
          </w:rPr>
          <w:fldChar w:fldCharType="separate"/>
        </w:r>
      </w:ins>
      <w:r w:rsidR="00320EA2">
        <w:rPr>
          <w:noProof/>
          <w:color w:val="auto"/>
          <w:lang w:val="en-GB"/>
        </w:rPr>
        <w:t>22</w:t>
      </w:r>
      <w:ins w:id="392" w:author="Sergio Rodrigues" w:date="2022-05-27T16:04:00Z">
        <w:r w:rsidRPr="00960ECA">
          <w:rPr>
            <w:color w:val="auto"/>
            <w:lang w:val="en-GB"/>
          </w:rPr>
          <w:fldChar w:fldCharType="end"/>
        </w:r>
        <w:r w:rsidRPr="00960ECA">
          <w:rPr>
            <w:color w:val="auto"/>
            <w:lang w:val="en-GB"/>
          </w:rPr>
          <w:t xml:space="preserve"> </w:t>
        </w:r>
      </w:ins>
      <w:ins w:id="393" w:author="Sergio Rodrigues" w:date="2022-05-27T09:57:00Z">
        <w:r w:rsidR="0019595F" w:rsidRPr="00960ECA">
          <w:rPr>
            <w:color w:val="auto"/>
            <w:lang w:val="en-GB"/>
          </w:rPr>
          <w:t xml:space="preserve">– </w:t>
        </w:r>
      </w:ins>
      <w:ins w:id="394" w:author="Sergio Rodrigues" w:date="2022-05-27T16:04:00Z">
        <w:r w:rsidRPr="00FD07F6">
          <w:rPr>
            <w:color w:val="auto"/>
            <w:lang w:val="en-GB"/>
          </w:rPr>
          <w:t>Pre-Receipt Units Variance Dashboard</w:t>
        </w:r>
        <w:r>
          <w:rPr>
            <w:color w:val="auto"/>
            <w:lang w:val="en-GB"/>
          </w:rPr>
          <w:t xml:space="preserve"> (</w:t>
        </w:r>
      </w:ins>
      <w:ins w:id="395" w:author="Sergio Rodrigues" w:date="2022-05-27T09:57:00Z">
        <w:r w:rsidR="0019595F" w:rsidRPr="00960ECA">
          <w:rPr>
            <w:color w:val="auto"/>
            <w:lang w:val="en-GB"/>
          </w:rPr>
          <w:t>Detached table</w:t>
        </w:r>
      </w:ins>
      <w:ins w:id="396" w:author="Sergio Rodrigues" w:date="2022-05-27T16:04:00Z">
        <w:r>
          <w:rPr>
            <w:color w:val="auto"/>
            <w:lang w:val="en-GB"/>
          </w:rPr>
          <w:t>)</w:t>
        </w:r>
      </w:ins>
    </w:p>
    <w:p w14:paraId="1BBCB50C" w14:textId="735CF5FD" w:rsidR="007C0AB3" w:rsidRDefault="007C0AB3" w:rsidP="00EC4B34">
      <w:pPr>
        <w:pStyle w:val="BodyText"/>
        <w:spacing w:before="240"/>
        <w:ind w:left="0"/>
        <w:contextualSpacing/>
        <w:rPr>
          <w:lang w:val="en-GB"/>
        </w:rPr>
      </w:pPr>
    </w:p>
    <w:p w14:paraId="5055E604" w14:textId="1F7971C1" w:rsidR="007C0AB3" w:rsidRDefault="007C0AB3" w:rsidP="009A5857">
      <w:pPr>
        <w:pStyle w:val="BodyText"/>
        <w:spacing w:before="240"/>
        <w:ind w:left="2160"/>
        <w:contextualSpacing/>
        <w:rPr>
          <w:lang w:val="en-GB"/>
        </w:rPr>
      </w:pPr>
    </w:p>
    <w:p w14:paraId="66972522" w14:textId="760E7781" w:rsidR="007C0AB3" w:rsidRDefault="007C0AB3" w:rsidP="00292E1F">
      <w:pPr>
        <w:pStyle w:val="BodyText"/>
        <w:numPr>
          <w:ilvl w:val="0"/>
          <w:numId w:val="43"/>
        </w:numPr>
        <w:spacing w:before="240"/>
        <w:ind w:left="2268"/>
        <w:contextualSpacing/>
        <w:rPr>
          <w:lang w:val="en-GB"/>
        </w:rPr>
      </w:pPr>
      <w:r w:rsidRPr="00EC4B34">
        <w:rPr>
          <w:u w:val="single"/>
          <w:lang w:val="en-GB"/>
        </w:rPr>
        <w:t>Sort</w:t>
      </w:r>
      <w:r>
        <w:rPr>
          <w:lang w:val="en-GB"/>
        </w:rPr>
        <w:t xml:space="preserve"> – The </w:t>
      </w:r>
      <w:r w:rsidR="0019595F" w:rsidRPr="0019595F">
        <w:rPr>
          <w:i/>
          <w:iCs/>
          <w:lang w:val="en-GB"/>
        </w:rPr>
        <w:t>S</w:t>
      </w:r>
      <w:r w:rsidRPr="0019595F">
        <w:rPr>
          <w:i/>
          <w:iCs/>
          <w:lang w:val="en-GB"/>
        </w:rPr>
        <w:t>ort</w:t>
      </w:r>
      <w:r>
        <w:rPr>
          <w:lang w:val="en-GB"/>
        </w:rPr>
        <w:t xml:space="preserve"> functionality will allow user to decide on how they can sort the data in the table. Below screenshot display the sort pop-up where user can select</w:t>
      </w:r>
      <w:r w:rsidR="00DD595E">
        <w:rPr>
          <w:lang w:val="en-GB"/>
        </w:rPr>
        <w:t xml:space="preserve"> </w:t>
      </w:r>
      <w:r>
        <w:rPr>
          <w:lang w:val="en-GB"/>
        </w:rPr>
        <w:t xml:space="preserve">columns and then decide how they want to sort </w:t>
      </w:r>
      <w:r w:rsidR="002B624A">
        <w:rPr>
          <w:lang w:val="en-GB"/>
        </w:rPr>
        <w:t>them.</w:t>
      </w:r>
    </w:p>
    <w:p w14:paraId="646294C7" w14:textId="77777777" w:rsidR="007C0AB3" w:rsidRDefault="007C0AB3" w:rsidP="00EC4B34">
      <w:pPr>
        <w:pStyle w:val="BodyText"/>
        <w:spacing w:before="240"/>
        <w:ind w:left="2160"/>
        <w:contextualSpacing/>
        <w:rPr>
          <w:lang w:val="en-GB"/>
        </w:rPr>
      </w:pPr>
    </w:p>
    <w:p w14:paraId="110DB9A1" w14:textId="1B70FBD7" w:rsidR="007C0AB3" w:rsidRDefault="000966AE" w:rsidP="0019595F">
      <w:pPr>
        <w:pStyle w:val="BodyText"/>
        <w:spacing w:before="240"/>
        <w:ind w:left="1701"/>
        <w:contextualSpacing/>
        <w:jc w:val="center"/>
        <w:rPr>
          <w:lang w:val="en-GB"/>
        </w:rPr>
      </w:pPr>
      <w:ins w:id="397" w:author="Sergio Rodrigues" w:date="2022-05-09T12:14:00Z">
        <w:r w:rsidRPr="000966AE">
          <w:rPr>
            <w:noProof/>
            <w:lang w:val="en-GB"/>
          </w:rPr>
          <w:drawing>
            <wp:inline distT="0" distB="0" distL="0" distR="0" wp14:anchorId="75AA2534" wp14:editId="11E1B3FE">
              <wp:extent cx="3069203" cy="290020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79082" cy="2909540"/>
                      </a:xfrm>
                      <a:prstGeom prst="rect">
                        <a:avLst/>
                      </a:prstGeom>
                    </pic:spPr>
                  </pic:pic>
                </a:graphicData>
              </a:graphic>
            </wp:inline>
          </w:drawing>
        </w:r>
      </w:ins>
    </w:p>
    <w:p w14:paraId="4E640EB9" w14:textId="7A4DF344" w:rsidR="0019595F" w:rsidRPr="00960ECA" w:rsidRDefault="00C30F28" w:rsidP="00960ECA">
      <w:pPr>
        <w:pStyle w:val="Caption"/>
        <w:ind w:left="1701"/>
        <w:jc w:val="center"/>
        <w:rPr>
          <w:ins w:id="398" w:author="Sergio Rodrigues" w:date="2022-05-27T09:59:00Z"/>
          <w:color w:val="auto"/>
          <w:lang w:val="en-GB"/>
        </w:rPr>
      </w:pPr>
      <w:ins w:id="399" w:author="Sergio Rodrigues" w:date="2022-05-27T16:04:00Z">
        <w:r w:rsidRPr="00960ECA">
          <w:rPr>
            <w:color w:val="auto"/>
            <w:lang w:val="en-GB"/>
          </w:rPr>
          <w:t xml:space="preserve">Figure </w:t>
        </w:r>
        <w:r w:rsidRPr="00960ECA">
          <w:rPr>
            <w:color w:val="auto"/>
            <w:lang w:val="en-GB"/>
          </w:rPr>
          <w:fldChar w:fldCharType="begin"/>
        </w:r>
        <w:r w:rsidRPr="00960ECA">
          <w:rPr>
            <w:color w:val="auto"/>
            <w:lang w:val="en-GB"/>
          </w:rPr>
          <w:instrText xml:space="preserve"> SEQ Figure \* ARABIC </w:instrText>
        </w:r>
        <w:r w:rsidRPr="00960ECA">
          <w:rPr>
            <w:color w:val="auto"/>
            <w:lang w:val="en-GB"/>
          </w:rPr>
          <w:fldChar w:fldCharType="separate"/>
        </w:r>
      </w:ins>
      <w:r w:rsidR="00320EA2">
        <w:rPr>
          <w:noProof/>
          <w:color w:val="auto"/>
          <w:lang w:val="en-GB"/>
        </w:rPr>
        <w:t>23</w:t>
      </w:r>
      <w:ins w:id="400" w:author="Sergio Rodrigues" w:date="2022-05-27T16:04:00Z">
        <w:r w:rsidRPr="00960ECA">
          <w:rPr>
            <w:color w:val="auto"/>
            <w:lang w:val="en-GB"/>
          </w:rPr>
          <w:fldChar w:fldCharType="end"/>
        </w:r>
      </w:ins>
      <w:ins w:id="401" w:author="Sergio Rodrigues" w:date="2022-05-27T09:59:00Z">
        <w:r w:rsidR="0019595F" w:rsidRPr="00960ECA">
          <w:rPr>
            <w:color w:val="auto"/>
            <w:lang w:val="en-GB"/>
          </w:rPr>
          <w:t xml:space="preserve">– </w:t>
        </w:r>
      </w:ins>
      <w:ins w:id="402" w:author="Sergio Rodrigues" w:date="2022-05-27T16:04:00Z">
        <w:r w:rsidRPr="00FD07F6">
          <w:rPr>
            <w:color w:val="auto"/>
            <w:lang w:val="en-GB"/>
          </w:rPr>
          <w:t>Pre-Receipt Units Variance Dashboard</w:t>
        </w:r>
        <w:r>
          <w:rPr>
            <w:color w:val="auto"/>
            <w:lang w:val="en-GB"/>
          </w:rPr>
          <w:t xml:space="preserve"> (</w:t>
        </w:r>
      </w:ins>
      <w:ins w:id="403" w:author="Sergio Rodrigues" w:date="2022-05-27T09:59:00Z">
        <w:r w:rsidR="0019595F" w:rsidRPr="00960ECA">
          <w:rPr>
            <w:color w:val="auto"/>
            <w:lang w:val="en-GB"/>
          </w:rPr>
          <w:t>Sort functionality</w:t>
        </w:r>
      </w:ins>
      <w:ins w:id="404" w:author="Sergio Rodrigues" w:date="2022-05-27T16:04:00Z">
        <w:r>
          <w:rPr>
            <w:color w:val="auto"/>
            <w:lang w:val="en-GB"/>
          </w:rPr>
          <w:t>)</w:t>
        </w:r>
      </w:ins>
    </w:p>
    <w:p w14:paraId="052463A4" w14:textId="77777777" w:rsidR="001F7816" w:rsidRDefault="001F7816" w:rsidP="00BD5122">
      <w:pPr>
        <w:pStyle w:val="BodyText"/>
        <w:spacing w:before="240"/>
        <w:contextualSpacing/>
        <w:jc w:val="both"/>
        <w:rPr>
          <w:lang w:val="en-GB"/>
        </w:rPr>
      </w:pPr>
    </w:p>
    <w:p w14:paraId="1AA68F2A" w14:textId="77777777" w:rsidR="007C0AB3" w:rsidRDefault="007C0AB3" w:rsidP="00BD5122">
      <w:pPr>
        <w:pStyle w:val="BodyText"/>
        <w:spacing w:before="240"/>
        <w:contextualSpacing/>
        <w:jc w:val="both"/>
        <w:rPr>
          <w:lang w:val="en-GB"/>
        </w:rPr>
      </w:pPr>
    </w:p>
    <w:p w14:paraId="6CD70FA6" w14:textId="6F5F4955" w:rsidR="007C0AB3" w:rsidRDefault="00220956" w:rsidP="00292E1F">
      <w:pPr>
        <w:pStyle w:val="BodyText"/>
        <w:numPr>
          <w:ilvl w:val="0"/>
          <w:numId w:val="42"/>
        </w:numPr>
        <w:spacing w:before="240"/>
        <w:ind w:left="1843"/>
        <w:contextualSpacing/>
        <w:jc w:val="both"/>
        <w:rPr>
          <w:lang w:val="en-GB"/>
        </w:rPr>
      </w:pPr>
      <w:r w:rsidRPr="00EC4B34">
        <w:rPr>
          <w:u w:val="single"/>
          <w:lang w:val="en-GB"/>
        </w:rPr>
        <w:t>Export to excel</w:t>
      </w:r>
      <w:r>
        <w:rPr>
          <w:lang w:val="en-GB"/>
        </w:rPr>
        <w:t xml:space="preserve"> – This function will export the data from the dashboard into an excel. The sample export file for each dashboard </w:t>
      </w:r>
      <w:r w:rsidR="002B624A">
        <w:rPr>
          <w:lang w:val="en-GB"/>
        </w:rPr>
        <w:t>is</w:t>
      </w:r>
      <w:r>
        <w:rPr>
          <w:lang w:val="en-GB"/>
        </w:rPr>
        <w:t xml:space="preserve"> attached in the Appendix section- Section 6 of this document.</w:t>
      </w:r>
    </w:p>
    <w:p w14:paraId="7BFD3A0F" w14:textId="5FCE9EA7" w:rsidR="00BD5122" w:rsidRPr="00BD5122" w:rsidRDefault="00BD5122" w:rsidP="00292E1F">
      <w:pPr>
        <w:pStyle w:val="BodyText"/>
        <w:spacing w:before="240"/>
        <w:ind w:left="1843"/>
        <w:contextualSpacing/>
        <w:jc w:val="both"/>
        <w:rPr>
          <w:lang w:val="en-GB"/>
        </w:rPr>
      </w:pPr>
      <w:r w:rsidRPr="00BD5122">
        <w:rPr>
          <w:lang w:val="en-GB"/>
        </w:rPr>
        <w:t xml:space="preserve">The header table will display all the Supplier POs that are in variance of </w:t>
      </w:r>
      <w:r>
        <w:rPr>
          <w:lang w:val="en-GB"/>
        </w:rPr>
        <w:t xml:space="preserve">overall </w:t>
      </w:r>
      <w:r w:rsidRPr="00BD5122">
        <w:rPr>
          <w:lang w:val="en-GB"/>
        </w:rPr>
        <w:t xml:space="preserve">units compared to the units on associated Sales Orders. </w:t>
      </w:r>
    </w:p>
    <w:p w14:paraId="3165E9DC" w14:textId="77777777" w:rsidR="00292E1F" w:rsidRDefault="00292E1F" w:rsidP="00292E1F">
      <w:pPr>
        <w:pStyle w:val="BodyText"/>
        <w:spacing w:before="240"/>
        <w:ind w:left="1418"/>
        <w:contextualSpacing/>
        <w:jc w:val="both"/>
        <w:rPr>
          <w:lang w:val="en-GB"/>
        </w:rPr>
      </w:pPr>
    </w:p>
    <w:p w14:paraId="200E8E8E" w14:textId="52B6EF76" w:rsidR="00093420" w:rsidRPr="006A73A0" w:rsidRDefault="004E3908" w:rsidP="00292E1F">
      <w:pPr>
        <w:pStyle w:val="BodyText"/>
        <w:spacing w:before="240"/>
        <w:ind w:left="1843"/>
        <w:contextualSpacing/>
        <w:jc w:val="both"/>
        <w:rPr>
          <w:lang w:val="en-GB"/>
        </w:rPr>
      </w:pPr>
      <w:r w:rsidRPr="006A73A0">
        <w:rPr>
          <w:lang w:val="en-GB"/>
        </w:rPr>
        <w:t xml:space="preserve">Available fields in the Header </w:t>
      </w:r>
      <w:r w:rsidR="00B17821">
        <w:rPr>
          <w:lang w:val="en-GB"/>
        </w:rPr>
        <w:t>Table</w:t>
      </w:r>
      <w:r w:rsidR="00BD5122">
        <w:rPr>
          <w:lang w:val="en-GB"/>
        </w:rPr>
        <w:t xml:space="preserve"> are</w:t>
      </w:r>
      <w:r w:rsidRPr="006A73A0">
        <w:rPr>
          <w:lang w:val="en-GB"/>
        </w:rPr>
        <w:t>:</w:t>
      </w:r>
      <w:r w:rsidR="00D11F8E">
        <w:rPr>
          <w:lang w:val="en-GB"/>
        </w:rPr>
        <w:t xml:space="preserve"> </w:t>
      </w:r>
    </w:p>
    <w:tbl>
      <w:tblPr>
        <w:tblW w:w="3979" w:type="pct"/>
        <w:jc w:val="right"/>
        <w:tblLook w:val="04A0" w:firstRow="1" w:lastRow="0" w:firstColumn="1" w:lastColumn="0" w:noHBand="0" w:noVBand="1"/>
      </w:tblPr>
      <w:tblGrid>
        <w:gridCol w:w="2402"/>
        <w:gridCol w:w="2834"/>
        <w:gridCol w:w="3056"/>
      </w:tblGrid>
      <w:tr w:rsidR="00B17821" w:rsidRPr="006A73A0" w14:paraId="48382C3D" w14:textId="77777777" w:rsidTr="00EC2603">
        <w:trPr>
          <w:trHeight w:val="315"/>
          <w:tblHeader/>
          <w:jc w:val="right"/>
        </w:trPr>
        <w:tc>
          <w:tcPr>
            <w:tcW w:w="1448" w:type="pct"/>
            <w:tcBorders>
              <w:top w:val="nil"/>
              <w:left w:val="single" w:sz="8" w:space="0" w:color="000000"/>
              <w:bottom w:val="single" w:sz="8" w:space="0" w:color="000000"/>
              <w:right w:val="single" w:sz="8" w:space="0" w:color="000000"/>
            </w:tcBorders>
            <w:shd w:val="clear" w:color="auto" w:fill="A6A6A6"/>
            <w:vAlign w:val="center"/>
            <w:hideMark/>
          </w:tcPr>
          <w:p w14:paraId="697F9721" w14:textId="77777777" w:rsidR="00B17821" w:rsidRPr="006A73A0" w:rsidRDefault="00B17821" w:rsidP="00093420">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09" w:type="pct"/>
            <w:tcBorders>
              <w:top w:val="nil"/>
              <w:left w:val="nil"/>
              <w:bottom w:val="single" w:sz="8" w:space="0" w:color="000000"/>
              <w:right w:val="single" w:sz="8" w:space="0" w:color="000000"/>
            </w:tcBorders>
            <w:shd w:val="clear" w:color="auto" w:fill="A6A6A6"/>
            <w:vAlign w:val="center"/>
            <w:hideMark/>
          </w:tcPr>
          <w:p w14:paraId="5ED5BA02" w14:textId="77777777" w:rsidR="00B17821" w:rsidRPr="006A73A0" w:rsidRDefault="00B17821" w:rsidP="00093420">
            <w:pPr>
              <w:rPr>
                <w:rFonts w:ascii="Calibri" w:hAnsi="Calibri"/>
                <w:b/>
                <w:bCs/>
                <w:sz w:val="16"/>
                <w:szCs w:val="16"/>
                <w:lang w:val="en-GB" w:eastAsia="en-US"/>
              </w:rPr>
            </w:pPr>
            <w:r w:rsidRPr="006A73A0">
              <w:rPr>
                <w:rFonts w:ascii="Calibri" w:hAnsi="Calibri"/>
                <w:b/>
                <w:bCs/>
                <w:sz w:val="16"/>
                <w:szCs w:val="16"/>
                <w:lang w:val="en-GB" w:eastAsia="en-US"/>
              </w:rPr>
              <w:t>Description</w:t>
            </w:r>
          </w:p>
        </w:tc>
        <w:tc>
          <w:tcPr>
            <w:tcW w:w="1843" w:type="pct"/>
            <w:tcBorders>
              <w:top w:val="nil"/>
              <w:left w:val="nil"/>
              <w:bottom w:val="single" w:sz="8" w:space="0" w:color="000000"/>
              <w:right w:val="single" w:sz="8" w:space="0" w:color="000000"/>
            </w:tcBorders>
            <w:shd w:val="clear" w:color="auto" w:fill="A6A6A6"/>
            <w:vAlign w:val="center"/>
            <w:hideMark/>
          </w:tcPr>
          <w:p w14:paraId="57BB51A6" w14:textId="77777777" w:rsidR="00B17821" w:rsidRPr="006A73A0" w:rsidRDefault="00B17821" w:rsidP="00093420">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7C0AB3" w:rsidRPr="006C6123" w14:paraId="20799EFE" w14:textId="77777777" w:rsidTr="00EC2603">
        <w:trPr>
          <w:trHeight w:val="315"/>
          <w:jc w:val="right"/>
        </w:trPr>
        <w:tc>
          <w:tcPr>
            <w:tcW w:w="1448" w:type="pct"/>
            <w:tcBorders>
              <w:top w:val="nil"/>
              <w:left w:val="single" w:sz="8" w:space="0" w:color="000000"/>
              <w:bottom w:val="single" w:sz="8" w:space="0" w:color="000000"/>
              <w:right w:val="single" w:sz="8" w:space="0" w:color="000000"/>
            </w:tcBorders>
            <w:shd w:val="clear" w:color="auto" w:fill="auto"/>
            <w:vAlign w:val="center"/>
          </w:tcPr>
          <w:p w14:paraId="16AB7CE2" w14:textId="6A629703"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Supplier PO</w:t>
            </w:r>
          </w:p>
        </w:tc>
        <w:tc>
          <w:tcPr>
            <w:tcW w:w="1709" w:type="pct"/>
            <w:tcBorders>
              <w:top w:val="nil"/>
              <w:left w:val="nil"/>
              <w:bottom w:val="single" w:sz="8" w:space="0" w:color="000000"/>
              <w:right w:val="single" w:sz="8" w:space="0" w:color="000000"/>
            </w:tcBorders>
            <w:shd w:val="clear" w:color="auto" w:fill="auto"/>
            <w:vAlign w:val="center"/>
          </w:tcPr>
          <w:p w14:paraId="4BE2A7EB" w14:textId="63483F88"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PO raised by the Commercial team to the supplier.</w:t>
            </w:r>
          </w:p>
        </w:tc>
        <w:tc>
          <w:tcPr>
            <w:tcW w:w="1843" w:type="pct"/>
            <w:tcBorders>
              <w:top w:val="nil"/>
              <w:left w:val="nil"/>
              <w:bottom w:val="single" w:sz="8" w:space="0" w:color="000000"/>
              <w:right w:val="single" w:sz="8" w:space="0" w:color="000000"/>
            </w:tcBorders>
            <w:shd w:val="clear" w:color="auto" w:fill="auto"/>
            <w:vAlign w:val="center"/>
          </w:tcPr>
          <w:p w14:paraId="5150B697" w14:textId="65BA1E65"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br/>
            </w:r>
          </w:p>
        </w:tc>
      </w:tr>
      <w:tr w:rsidR="007C0AB3" w:rsidRPr="006C6123" w14:paraId="1A5211AB" w14:textId="77777777" w:rsidTr="00EC2603">
        <w:trPr>
          <w:trHeight w:val="315"/>
          <w:jc w:val="right"/>
        </w:trPr>
        <w:tc>
          <w:tcPr>
            <w:tcW w:w="1448" w:type="pct"/>
            <w:tcBorders>
              <w:top w:val="nil"/>
              <w:left w:val="single" w:sz="8" w:space="0" w:color="000000"/>
              <w:bottom w:val="single" w:sz="8" w:space="0" w:color="000000"/>
              <w:right w:val="single" w:sz="8" w:space="0" w:color="000000"/>
            </w:tcBorders>
            <w:shd w:val="clear" w:color="auto" w:fill="auto"/>
            <w:vAlign w:val="center"/>
          </w:tcPr>
          <w:p w14:paraId="4A18E151" w14:textId="302CE84D"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Order Row Code</w:t>
            </w:r>
          </w:p>
        </w:tc>
        <w:tc>
          <w:tcPr>
            <w:tcW w:w="1709" w:type="pct"/>
            <w:tcBorders>
              <w:top w:val="nil"/>
              <w:left w:val="nil"/>
              <w:bottom w:val="single" w:sz="8" w:space="0" w:color="000000"/>
              <w:right w:val="single" w:sz="8" w:space="0" w:color="000000"/>
            </w:tcBorders>
            <w:shd w:val="clear" w:color="auto" w:fill="auto"/>
            <w:vAlign w:val="center"/>
          </w:tcPr>
          <w:p w14:paraId="3788CB20" w14:textId="45D8A31F"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A unique identifier associated with the Supplier PO and the corresponding Sales Orders.</w:t>
            </w:r>
          </w:p>
        </w:tc>
        <w:tc>
          <w:tcPr>
            <w:tcW w:w="1843" w:type="pct"/>
            <w:tcBorders>
              <w:top w:val="nil"/>
              <w:left w:val="nil"/>
              <w:bottom w:val="single" w:sz="8" w:space="0" w:color="000000"/>
              <w:right w:val="single" w:sz="8" w:space="0" w:color="000000"/>
            </w:tcBorders>
            <w:shd w:val="clear" w:color="auto" w:fill="auto"/>
            <w:vAlign w:val="center"/>
          </w:tcPr>
          <w:p w14:paraId="15E55748" w14:textId="22F6AB3D"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Order row code in Wholesale Portal will be the key identifier to establish the relationship between Supplier POs and respective Sales Orders.</w:t>
            </w:r>
          </w:p>
        </w:tc>
      </w:tr>
      <w:tr w:rsidR="007C0AB3" w:rsidRPr="006C6123" w14:paraId="654DE4D2" w14:textId="77777777" w:rsidTr="00EC2603">
        <w:trPr>
          <w:trHeight w:val="315"/>
          <w:jc w:val="right"/>
        </w:trPr>
        <w:tc>
          <w:tcPr>
            <w:tcW w:w="1448" w:type="pct"/>
            <w:tcBorders>
              <w:top w:val="nil"/>
              <w:left w:val="single" w:sz="8" w:space="0" w:color="000000"/>
              <w:bottom w:val="single" w:sz="8" w:space="0" w:color="000000"/>
              <w:right w:val="single" w:sz="8" w:space="0" w:color="000000"/>
            </w:tcBorders>
            <w:shd w:val="clear" w:color="auto" w:fill="auto"/>
            <w:vAlign w:val="center"/>
          </w:tcPr>
          <w:p w14:paraId="63B0153F" w14:textId="6C1407DE"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First Destination</w:t>
            </w:r>
          </w:p>
        </w:tc>
        <w:tc>
          <w:tcPr>
            <w:tcW w:w="1709" w:type="pct"/>
            <w:tcBorders>
              <w:top w:val="nil"/>
              <w:left w:val="nil"/>
              <w:bottom w:val="single" w:sz="8" w:space="0" w:color="000000"/>
              <w:right w:val="single" w:sz="8" w:space="0" w:color="000000"/>
            </w:tcBorders>
            <w:shd w:val="clear" w:color="auto" w:fill="auto"/>
            <w:vAlign w:val="center"/>
          </w:tcPr>
          <w:p w14:paraId="752BF77D" w14:textId="3053D019"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An ASOS virtual warehouse</w:t>
            </w:r>
            <w:r w:rsidR="00DD595E">
              <w:rPr>
                <w:rFonts w:ascii="Calibri" w:hAnsi="Calibri"/>
                <w:color w:val="000000"/>
                <w:lang w:val="en-GB" w:eastAsia="en-US"/>
              </w:rPr>
              <w:t xml:space="preserve"> </w:t>
            </w:r>
          </w:p>
        </w:tc>
        <w:tc>
          <w:tcPr>
            <w:tcW w:w="1843" w:type="pct"/>
            <w:tcBorders>
              <w:top w:val="nil"/>
              <w:left w:val="nil"/>
              <w:bottom w:val="single" w:sz="8" w:space="0" w:color="000000"/>
              <w:right w:val="single" w:sz="8" w:space="0" w:color="000000"/>
            </w:tcBorders>
            <w:shd w:val="clear" w:color="auto" w:fill="auto"/>
            <w:vAlign w:val="center"/>
          </w:tcPr>
          <w:p w14:paraId="32C25BF0" w14:textId="3477ACB5"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This field will show the ASOS warehouse where Supplier PO will be receipted.</w:t>
            </w:r>
          </w:p>
        </w:tc>
      </w:tr>
      <w:tr w:rsidR="007C0AB3" w:rsidRPr="006C6123" w14:paraId="271C4351" w14:textId="77777777" w:rsidTr="00EC2603">
        <w:trPr>
          <w:trHeight w:val="315"/>
          <w:jc w:val="right"/>
        </w:trPr>
        <w:tc>
          <w:tcPr>
            <w:tcW w:w="1448" w:type="pct"/>
            <w:tcBorders>
              <w:top w:val="nil"/>
              <w:left w:val="single" w:sz="8" w:space="0" w:color="000000"/>
              <w:bottom w:val="single" w:sz="8" w:space="0" w:color="000000"/>
              <w:right w:val="single" w:sz="8" w:space="0" w:color="000000"/>
            </w:tcBorders>
            <w:shd w:val="clear" w:color="auto" w:fill="auto"/>
            <w:vAlign w:val="center"/>
          </w:tcPr>
          <w:p w14:paraId="467A86BA" w14:textId="6E29736B"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Final Destination</w:t>
            </w:r>
          </w:p>
        </w:tc>
        <w:tc>
          <w:tcPr>
            <w:tcW w:w="1709" w:type="pct"/>
            <w:tcBorders>
              <w:top w:val="nil"/>
              <w:left w:val="nil"/>
              <w:bottom w:val="single" w:sz="8" w:space="0" w:color="000000"/>
              <w:right w:val="single" w:sz="8" w:space="0" w:color="000000"/>
            </w:tcBorders>
            <w:shd w:val="clear" w:color="auto" w:fill="auto"/>
            <w:vAlign w:val="center"/>
          </w:tcPr>
          <w:p w14:paraId="658F6768" w14:textId="17D931AE"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An ASOS virtual warehouse</w:t>
            </w:r>
            <w:r w:rsidR="00DD595E">
              <w:rPr>
                <w:rFonts w:ascii="Calibri" w:hAnsi="Calibri"/>
                <w:color w:val="000000"/>
                <w:lang w:val="en-GB" w:eastAsia="en-US"/>
              </w:rPr>
              <w:t xml:space="preserve"> </w:t>
            </w:r>
          </w:p>
        </w:tc>
        <w:tc>
          <w:tcPr>
            <w:tcW w:w="1843" w:type="pct"/>
            <w:tcBorders>
              <w:top w:val="nil"/>
              <w:left w:val="nil"/>
              <w:bottom w:val="single" w:sz="8" w:space="0" w:color="000000"/>
              <w:right w:val="single" w:sz="8" w:space="0" w:color="000000"/>
            </w:tcBorders>
            <w:shd w:val="clear" w:color="auto" w:fill="auto"/>
            <w:vAlign w:val="center"/>
          </w:tcPr>
          <w:p w14:paraId="26A11A77" w14:textId="77777777"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This field will show the ASOS warehouse from where Sales Orders will be sourced.</w:t>
            </w:r>
          </w:p>
          <w:p w14:paraId="0D811190" w14:textId="77777777" w:rsidR="007C0AB3" w:rsidRPr="006C6123" w:rsidRDefault="007C0AB3" w:rsidP="007C0AB3">
            <w:pPr>
              <w:rPr>
                <w:rFonts w:ascii="Calibri" w:hAnsi="Calibri"/>
                <w:color w:val="000000"/>
                <w:lang w:val="en-GB" w:eastAsia="en-US"/>
              </w:rPr>
            </w:pPr>
          </w:p>
          <w:p w14:paraId="2B8B7BFC" w14:textId="77777777" w:rsidR="007C0AB3" w:rsidRPr="006C6123" w:rsidRDefault="007C0AB3" w:rsidP="00572530">
            <w:pPr>
              <w:pStyle w:val="ListParagraph"/>
              <w:numPr>
                <w:ilvl w:val="0"/>
                <w:numId w:val="26"/>
              </w:numPr>
              <w:rPr>
                <w:rFonts w:ascii="Calibri" w:hAnsi="Calibri"/>
                <w:color w:val="000000"/>
                <w:lang w:val="en-GB" w:eastAsia="en-US"/>
              </w:rPr>
            </w:pPr>
            <w:r w:rsidRPr="006C6123">
              <w:rPr>
                <w:rFonts w:ascii="Calibri" w:hAnsi="Calibri"/>
                <w:color w:val="000000"/>
                <w:lang w:val="en-GB" w:eastAsia="en-US"/>
              </w:rPr>
              <w:t>If the supplier PO will be direct, then first and final warehouse will be same.</w:t>
            </w:r>
          </w:p>
          <w:p w14:paraId="21202EA4" w14:textId="77777777" w:rsidR="007C0AB3" w:rsidRPr="006C6123" w:rsidRDefault="007C0AB3" w:rsidP="00572530">
            <w:pPr>
              <w:pStyle w:val="ListParagraph"/>
              <w:numPr>
                <w:ilvl w:val="0"/>
                <w:numId w:val="26"/>
              </w:numPr>
              <w:rPr>
                <w:rFonts w:ascii="Calibri" w:hAnsi="Calibri"/>
                <w:color w:val="000000"/>
                <w:lang w:val="en-GB" w:eastAsia="en-US"/>
              </w:rPr>
            </w:pPr>
            <w:r w:rsidRPr="006C6123">
              <w:rPr>
                <w:rFonts w:ascii="Calibri" w:hAnsi="Calibri"/>
                <w:color w:val="000000"/>
                <w:lang w:val="en-GB" w:eastAsia="en-US"/>
              </w:rPr>
              <w:t>If the supplier PO will be split, then first and final destination warehouse will be different. Once the Supplier PO will be receipted on First destination it will be send to final destination as allocations.</w:t>
            </w:r>
          </w:p>
          <w:p w14:paraId="497EF8D1" w14:textId="77777777" w:rsidR="007C0AB3" w:rsidRPr="006C6123" w:rsidRDefault="007C0AB3" w:rsidP="007C0AB3">
            <w:pPr>
              <w:rPr>
                <w:rFonts w:ascii="Calibri" w:hAnsi="Calibri"/>
                <w:color w:val="000000"/>
                <w:lang w:val="en-GB" w:eastAsia="en-US"/>
              </w:rPr>
            </w:pPr>
          </w:p>
        </w:tc>
      </w:tr>
      <w:tr w:rsidR="007C0AB3" w:rsidRPr="006C6123" w14:paraId="280514F3" w14:textId="77777777" w:rsidTr="00EC2603">
        <w:trPr>
          <w:trHeight w:val="315"/>
          <w:jc w:val="right"/>
        </w:trPr>
        <w:tc>
          <w:tcPr>
            <w:tcW w:w="1448" w:type="pct"/>
            <w:tcBorders>
              <w:top w:val="nil"/>
              <w:left w:val="single" w:sz="8" w:space="0" w:color="000000"/>
              <w:bottom w:val="single" w:sz="8" w:space="0" w:color="000000"/>
              <w:right w:val="single" w:sz="8" w:space="0" w:color="000000"/>
            </w:tcBorders>
            <w:shd w:val="clear" w:color="auto" w:fill="auto"/>
            <w:vAlign w:val="center"/>
          </w:tcPr>
          <w:p w14:paraId="59CA390A" w14:textId="6AAA16FA"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First Destination Delivery Date</w:t>
            </w:r>
          </w:p>
        </w:tc>
        <w:tc>
          <w:tcPr>
            <w:tcW w:w="1709" w:type="pct"/>
            <w:tcBorders>
              <w:top w:val="nil"/>
              <w:left w:val="nil"/>
              <w:bottom w:val="single" w:sz="8" w:space="0" w:color="000000"/>
              <w:right w:val="single" w:sz="8" w:space="0" w:color="000000"/>
            </w:tcBorders>
            <w:shd w:val="clear" w:color="auto" w:fill="auto"/>
            <w:vAlign w:val="center"/>
          </w:tcPr>
          <w:p w14:paraId="3DFB1AC3" w14:textId="1A406703"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Supplier PO delivery date</w:t>
            </w:r>
          </w:p>
        </w:tc>
        <w:tc>
          <w:tcPr>
            <w:tcW w:w="1843" w:type="pct"/>
            <w:tcBorders>
              <w:top w:val="nil"/>
              <w:left w:val="nil"/>
              <w:bottom w:val="single" w:sz="8" w:space="0" w:color="000000"/>
              <w:right w:val="single" w:sz="8" w:space="0" w:color="000000"/>
            </w:tcBorders>
            <w:shd w:val="clear" w:color="auto" w:fill="auto"/>
            <w:vAlign w:val="center"/>
          </w:tcPr>
          <w:p w14:paraId="33BCB109" w14:textId="77777777"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 This date will show the delivery date of Supplier PO into ASOS warehouse.</w:t>
            </w:r>
          </w:p>
          <w:p w14:paraId="653E746B" w14:textId="77777777" w:rsidR="007C0AB3" w:rsidRPr="006C6123" w:rsidRDefault="007C0AB3" w:rsidP="007C0AB3">
            <w:pPr>
              <w:rPr>
                <w:rFonts w:ascii="Calibri" w:hAnsi="Calibri"/>
                <w:color w:val="000000"/>
                <w:lang w:val="en-GB" w:eastAsia="en-US"/>
              </w:rPr>
            </w:pPr>
          </w:p>
        </w:tc>
      </w:tr>
      <w:tr w:rsidR="007C0AB3" w:rsidRPr="006C6123" w14:paraId="35C40CF9" w14:textId="77777777" w:rsidTr="00EC2603">
        <w:trPr>
          <w:trHeight w:val="315"/>
          <w:jc w:val="right"/>
        </w:trPr>
        <w:tc>
          <w:tcPr>
            <w:tcW w:w="1448" w:type="pct"/>
            <w:tcBorders>
              <w:top w:val="nil"/>
              <w:left w:val="single" w:sz="8" w:space="0" w:color="000000"/>
              <w:bottom w:val="single" w:sz="8" w:space="0" w:color="000000"/>
              <w:right w:val="single" w:sz="8" w:space="0" w:color="000000"/>
            </w:tcBorders>
            <w:shd w:val="clear" w:color="auto" w:fill="auto"/>
            <w:vAlign w:val="center"/>
          </w:tcPr>
          <w:p w14:paraId="0DF965DF" w14:textId="2768FE4F"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Final Destination Delivery Date</w:t>
            </w:r>
          </w:p>
        </w:tc>
        <w:tc>
          <w:tcPr>
            <w:tcW w:w="1709" w:type="pct"/>
            <w:tcBorders>
              <w:top w:val="nil"/>
              <w:left w:val="nil"/>
              <w:bottom w:val="single" w:sz="8" w:space="0" w:color="000000"/>
              <w:right w:val="single" w:sz="8" w:space="0" w:color="000000"/>
            </w:tcBorders>
            <w:shd w:val="clear" w:color="auto" w:fill="auto"/>
            <w:vAlign w:val="center"/>
          </w:tcPr>
          <w:p w14:paraId="33C5D243" w14:textId="0BB5FB5A"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Supplier PO delivery date or allocations delivery date into source ASOS warehouse.</w:t>
            </w:r>
          </w:p>
        </w:tc>
        <w:tc>
          <w:tcPr>
            <w:tcW w:w="1843" w:type="pct"/>
            <w:tcBorders>
              <w:top w:val="nil"/>
              <w:left w:val="nil"/>
              <w:bottom w:val="single" w:sz="8" w:space="0" w:color="000000"/>
              <w:right w:val="single" w:sz="8" w:space="0" w:color="000000"/>
            </w:tcBorders>
            <w:shd w:val="clear" w:color="auto" w:fill="auto"/>
            <w:vAlign w:val="center"/>
          </w:tcPr>
          <w:p w14:paraId="1376E616" w14:textId="77777777"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This field will show the delivery date of Supplier PO/allocations for the source warehouse from where Sales Orders will be sourced.</w:t>
            </w:r>
          </w:p>
          <w:p w14:paraId="53658839" w14:textId="3BDBD7E5" w:rsidR="007C0AB3" w:rsidRPr="006C6123" w:rsidRDefault="007C0AB3" w:rsidP="00572530">
            <w:pPr>
              <w:pStyle w:val="ListParagraph"/>
              <w:numPr>
                <w:ilvl w:val="0"/>
                <w:numId w:val="26"/>
              </w:numPr>
              <w:rPr>
                <w:rFonts w:ascii="Calibri" w:hAnsi="Calibri"/>
                <w:color w:val="000000"/>
                <w:lang w:val="en-GB" w:eastAsia="en-US"/>
              </w:rPr>
            </w:pPr>
            <w:r w:rsidRPr="006C6123">
              <w:rPr>
                <w:rFonts w:ascii="Calibri" w:hAnsi="Calibri"/>
                <w:color w:val="000000"/>
                <w:lang w:val="en-GB" w:eastAsia="en-US"/>
              </w:rPr>
              <w:t xml:space="preserve"> If the supplier PO will be direct, then first and final destination delivery date will be same.</w:t>
            </w:r>
          </w:p>
          <w:p w14:paraId="7927E651" w14:textId="162D1DAF" w:rsidR="007C0AB3" w:rsidRPr="006C6123" w:rsidRDefault="007C0AB3" w:rsidP="00572530">
            <w:pPr>
              <w:pStyle w:val="ListParagraph"/>
              <w:numPr>
                <w:ilvl w:val="0"/>
                <w:numId w:val="26"/>
              </w:numPr>
              <w:rPr>
                <w:rFonts w:ascii="Calibri" w:hAnsi="Calibri"/>
                <w:color w:val="000000"/>
                <w:lang w:val="en-GB" w:eastAsia="en-US"/>
              </w:rPr>
            </w:pPr>
            <w:r w:rsidRPr="006C6123">
              <w:rPr>
                <w:rFonts w:ascii="Calibri" w:hAnsi="Calibri"/>
                <w:color w:val="000000"/>
                <w:lang w:val="en-GB" w:eastAsia="en-US"/>
              </w:rPr>
              <w:t xml:space="preserve">If the supplier PO will be split, then first and final destination delivery date will be different. </w:t>
            </w:r>
          </w:p>
          <w:p w14:paraId="47201B4C" w14:textId="77777777" w:rsidR="007C0AB3" w:rsidRPr="006C6123" w:rsidRDefault="007C0AB3" w:rsidP="007C0AB3">
            <w:pPr>
              <w:rPr>
                <w:rFonts w:ascii="Calibri" w:hAnsi="Calibri"/>
                <w:color w:val="000000"/>
                <w:lang w:val="en-GB" w:eastAsia="en-US"/>
              </w:rPr>
            </w:pPr>
          </w:p>
        </w:tc>
      </w:tr>
      <w:tr w:rsidR="007C0AB3" w:rsidRPr="006C6123" w14:paraId="0F402829" w14:textId="77777777" w:rsidTr="00EC2603">
        <w:trPr>
          <w:trHeight w:val="315"/>
          <w:jc w:val="right"/>
        </w:trPr>
        <w:tc>
          <w:tcPr>
            <w:tcW w:w="1448" w:type="pct"/>
            <w:tcBorders>
              <w:top w:val="nil"/>
              <w:left w:val="single" w:sz="8" w:space="0" w:color="000000"/>
              <w:bottom w:val="single" w:sz="8" w:space="0" w:color="000000"/>
              <w:right w:val="single" w:sz="8" w:space="0" w:color="000000"/>
            </w:tcBorders>
            <w:shd w:val="clear" w:color="auto" w:fill="auto"/>
            <w:vAlign w:val="center"/>
          </w:tcPr>
          <w:p w14:paraId="15935BD3" w14:textId="495D2873"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lastRenderedPageBreak/>
              <w:t>Final Destination PO Units</w:t>
            </w:r>
          </w:p>
        </w:tc>
        <w:tc>
          <w:tcPr>
            <w:tcW w:w="1709" w:type="pct"/>
            <w:tcBorders>
              <w:top w:val="nil"/>
              <w:left w:val="nil"/>
              <w:bottom w:val="single" w:sz="8" w:space="0" w:color="000000"/>
              <w:right w:val="single" w:sz="8" w:space="0" w:color="000000"/>
            </w:tcBorders>
            <w:shd w:val="clear" w:color="auto" w:fill="auto"/>
            <w:vAlign w:val="center"/>
          </w:tcPr>
          <w:p w14:paraId="51365956" w14:textId="25A96521"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Sum of all SKUs on Supplier PO</w:t>
            </w:r>
          </w:p>
        </w:tc>
        <w:tc>
          <w:tcPr>
            <w:tcW w:w="1843" w:type="pct"/>
            <w:tcBorders>
              <w:top w:val="nil"/>
              <w:left w:val="nil"/>
              <w:bottom w:val="single" w:sz="8" w:space="0" w:color="000000"/>
              <w:right w:val="single" w:sz="8" w:space="0" w:color="000000"/>
            </w:tcBorders>
            <w:shd w:val="clear" w:color="auto" w:fill="auto"/>
            <w:vAlign w:val="center"/>
          </w:tcPr>
          <w:p w14:paraId="2D0E0E1D" w14:textId="43EFA980"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These PO units will be a summed-up value of all SKUs present as commitment on Supplier PO.</w:t>
            </w:r>
          </w:p>
        </w:tc>
      </w:tr>
      <w:tr w:rsidR="007C0AB3" w:rsidRPr="006C6123" w14:paraId="204F30F1" w14:textId="77777777" w:rsidTr="00EC2603">
        <w:trPr>
          <w:trHeight w:val="315"/>
          <w:jc w:val="right"/>
        </w:trPr>
        <w:tc>
          <w:tcPr>
            <w:tcW w:w="1448" w:type="pct"/>
            <w:tcBorders>
              <w:top w:val="nil"/>
              <w:left w:val="single" w:sz="8" w:space="0" w:color="000000"/>
              <w:bottom w:val="single" w:sz="8" w:space="0" w:color="000000"/>
              <w:right w:val="single" w:sz="8" w:space="0" w:color="000000"/>
            </w:tcBorders>
            <w:shd w:val="clear" w:color="auto" w:fill="auto"/>
            <w:vAlign w:val="center"/>
          </w:tcPr>
          <w:p w14:paraId="0B2B2568" w14:textId="7A6469F5"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Total Sales Order Cancelled Units</w:t>
            </w:r>
          </w:p>
        </w:tc>
        <w:tc>
          <w:tcPr>
            <w:tcW w:w="1709" w:type="pct"/>
            <w:tcBorders>
              <w:top w:val="nil"/>
              <w:left w:val="nil"/>
              <w:bottom w:val="single" w:sz="8" w:space="0" w:color="000000"/>
              <w:right w:val="single" w:sz="8" w:space="0" w:color="000000"/>
            </w:tcBorders>
            <w:shd w:val="clear" w:color="auto" w:fill="auto"/>
            <w:vAlign w:val="center"/>
          </w:tcPr>
          <w:p w14:paraId="1146B1DE" w14:textId="603496ED"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Sum of all SKUS from all Sales Orders that are cancelled and are linked with Supplier PO.</w:t>
            </w:r>
          </w:p>
        </w:tc>
        <w:tc>
          <w:tcPr>
            <w:tcW w:w="1843" w:type="pct"/>
            <w:tcBorders>
              <w:top w:val="nil"/>
              <w:left w:val="nil"/>
              <w:bottom w:val="single" w:sz="8" w:space="0" w:color="000000"/>
              <w:right w:val="single" w:sz="8" w:space="0" w:color="000000"/>
            </w:tcBorders>
            <w:shd w:val="clear" w:color="auto" w:fill="auto"/>
            <w:vAlign w:val="center"/>
          </w:tcPr>
          <w:p w14:paraId="60225622" w14:textId="77777777" w:rsidR="007C0AB3" w:rsidRPr="006C6123" w:rsidRDefault="007C0AB3" w:rsidP="007C0AB3">
            <w:pPr>
              <w:rPr>
                <w:rFonts w:ascii="Calibri" w:hAnsi="Calibri"/>
                <w:color w:val="000000"/>
                <w:lang w:val="en-GB" w:eastAsia="en-US"/>
              </w:rPr>
            </w:pPr>
          </w:p>
        </w:tc>
      </w:tr>
      <w:tr w:rsidR="007C0AB3" w:rsidRPr="006C6123" w14:paraId="40B441B8" w14:textId="77777777" w:rsidTr="00EC2603">
        <w:trPr>
          <w:trHeight w:val="315"/>
          <w:jc w:val="right"/>
        </w:trPr>
        <w:tc>
          <w:tcPr>
            <w:tcW w:w="1448" w:type="pct"/>
            <w:tcBorders>
              <w:top w:val="nil"/>
              <w:left w:val="single" w:sz="8" w:space="0" w:color="000000"/>
              <w:bottom w:val="single" w:sz="8" w:space="0" w:color="000000"/>
              <w:right w:val="single" w:sz="8" w:space="0" w:color="000000"/>
            </w:tcBorders>
            <w:shd w:val="clear" w:color="auto" w:fill="auto"/>
            <w:vAlign w:val="center"/>
          </w:tcPr>
          <w:p w14:paraId="500601CB" w14:textId="1EA7AE9B"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Total Sales Order Units</w:t>
            </w:r>
          </w:p>
        </w:tc>
        <w:tc>
          <w:tcPr>
            <w:tcW w:w="1709" w:type="pct"/>
            <w:tcBorders>
              <w:top w:val="nil"/>
              <w:left w:val="nil"/>
              <w:bottom w:val="single" w:sz="8" w:space="0" w:color="000000"/>
              <w:right w:val="single" w:sz="8" w:space="0" w:color="000000"/>
            </w:tcBorders>
            <w:shd w:val="clear" w:color="auto" w:fill="auto"/>
            <w:vAlign w:val="center"/>
          </w:tcPr>
          <w:p w14:paraId="117FB3AC" w14:textId="22E7BB37"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Sum of all SKUs from all Sales Orders that are linked with supplier PO and are not cancelled.</w:t>
            </w:r>
          </w:p>
        </w:tc>
        <w:tc>
          <w:tcPr>
            <w:tcW w:w="1843" w:type="pct"/>
            <w:tcBorders>
              <w:top w:val="nil"/>
              <w:left w:val="nil"/>
              <w:bottom w:val="single" w:sz="8" w:space="0" w:color="000000"/>
              <w:right w:val="single" w:sz="8" w:space="0" w:color="000000"/>
            </w:tcBorders>
            <w:shd w:val="clear" w:color="auto" w:fill="auto"/>
            <w:vAlign w:val="center"/>
          </w:tcPr>
          <w:p w14:paraId="6B1C88AD" w14:textId="77777777" w:rsidR="007C0AB3" w:rsidRPr="006C6123" w:rsidRDefault="007C0AB3" w:rsidP="007C0AB3">
            <w:pPr>
              <w:rPr>
                <w:rFonts w:ascii="Calibri" w:hAnsi="Calibri"/>
                <w:color w:val="000000"/>
                <w:lang w:val="en-GB" w:eastAsia="en-US"/>
              </w:rPr>
            </w:pPr>
          </w:p>
        </w:tc>
      </w:tr>
      <w:tr w:rsidR="007C0AB3" w:rsidRPr="006C6123" w14:paraId="3182FEE5" w14:textId="77777777" w:rsidTr="00EC2603">
        <w:trPr>
          <w:trHeight w:val="315"/>
          <w:jc w:val="right"/>
        </w:trPr>
        <w:tc>
          <w:tcPr>
            <w:tcW w:w="1448" w:type="pct"/>
            <w:tcBorders>
              <w:top w:val="nil"/>
              <w:left w:val="single" w:sz="8" w:space="0" w:color="000000"/>
              <w:bottom w:val="single" w:sz="8" w:space="0" w:color="000000"/>
              <w:right w:val="single" w:sz="8" w:space="0" w:color="000000"/>
            </w:tcBorders>
            <w:shd w:val="clear" w:color="auto" w:fill="auto"/>
            <w:vAlign w:val="center"/>
          </w:tcPr>
          <w:p w14:paraId="00BEBECE" w14:textId="36D0074A"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 xml:space="preserve">Total PO Units Variance </w:t>
            </w:r>
          </w:p>
        </w:tc>
        <w:tc>
          <w:tcPr>
            <w:tcW w:w="1709" w:type="pct"/>
            <w:tcBorders>
              <w:top w:val="nil"/>
              <w:left w:val="nil"/>
              <w:bottom w:val="single" w:sz="8" w:space="0" w:color="000000"/>
              <w:right w:val="nil"/>
            </w:tcBorders>
            <w:shd w:val="clear" w:color="auto" w:fill="auto"/>
            <w:vAlign w:val="center"/>
          </w:tcPr>
          <w:p w14:paraId="30AA93D1" w14:textId="58515828"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This field will display the variance between total units of SKUs between Supplier PO and Sales Orders.</w:t>
            </w:r>
          </w:p>
        </w:tc>
        <w:tc>
          <w:tcPr>
            <w:tcW w:w="1843" w:type="pct"/>
            <w:tcBorders>
              <w:top w:val="nil"/>
              <w:left w:val="single" w:sz="8" w:space="0" w:color="000000"/>
              <w:bottom w:val="single" w:sz="8" w:space="0" w:color="000000"/>
              <w:right w:val="single" w:sz="8" w:space="0" w:color="000000"/>
            </w:tcBorders>
            <w:shd w:val="clear" w:color="auto" w:fill="auto"/>
            <w:vAlign w:val="center"/>
          </w:tcPr>
          <w:p w14:paraId="1D5AA10D" w14:textId="3C239A46"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 xml:space="preserve">The Calculation for variance % will </w:t>
            </w:r>
            <w:r w:rsidR="002B624A" w:rsidRPr="006C6123">
              <w:rPr>
                <w:rFonts w:ascii="Calibri" w:hAnsi="Calibri"/>
                <w:color w:val="000000"/>
                <w:lang w:val="en-GB" w:eastAsia="en-US"/>
              </w:rPr>
              <w:t>be:</w:t>
            </w:r>
          </w:p>
          <w:p w14:paraId="4CDBC42C" w14:textId="62E3CD5D"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((Final Destination PO Units</w:t>
            </w:r>
            <w:r w:rsidR="001D00C6">
              <w:rPr>
                <w:rFonts w:ascii="Calibri" w:hAnsi="Calibri"/>
                <w:color w:val="000000"/>
                <w:lang w:val="en-GB" w:eastAsia="en-US"/>
              </w:rPr>
              <w:t xml:space="preserve"> - </w:t>
            </w:r>
            <w:r w:rsidR="001D00C6" w:rsidRPr="006C6123">
              <w:rPr>
                <w:rFonts w:ascii="Calibri" w:hAnsi="Calibri"/>
                <w:color w:val="000000"/>
                <w:lang w:val="en-GB" w:eastAsia="en-US"/>
              </w:rPr>
              <w:t>Total Sales Order Units</w:t>
            </w:r>
            <w:r w:rsidRPr="006C6123">
              <w:rPr>
                <w:rFonts w:ascii="Calibri" w:hAnsi="Calibri"/>
                <w:color w:val="000000"/>
                <w:lang w:val="en-GB" w:eastAsia="en-US"/>
              </w:rPr>
              <w:t>)/ Total Sales Order Units)</w:t>
            </w:r>
            <w:r w:rsidR="0056685F">
              <w:rPr>
                <w:rFonts w:ascii="Calibri" w:hAnsi="Calibri"/>
                <w:color w:val="000000"/>
                <w:lang w:val="en-GB" w:eastAsia="en-US"/>
              </w:rPr>
              <w:t xml:space="preserve"> </w:t>
            </w:r>
            <w:r w:rsidRPr="006C6123">
              <w:rPr>
                <w:rFonts w:ascii="Calibri" w:hAnsi="Calibri"/>
                <w:color w:val="000000"/>
                <w:lang w:val="en-GB" w:eastAsia="en-US"/>
              </w:rPr>
              <w:t>*</w:t>
            </w:r>
            <w:r w:rsidR="0056685F">
              <w:rPr>
                <w:rFonts w:ascii="Calibri" w:hAnsi="Calibri"/>
                <w:color w:val="000000"/>
                <w:lang w:val="en-GB" w:eastAsia="en-US"/>
              </w:rPr>
              <w:t xml:space="preserve"> </w:t>
            </w:r>
            <w:r w:rsidRPr="006C6123">
              <w:rPr>
                <w:rFonts w:ascii="Calibri" w:hAnsi="Calibri"/>
                <w:color w:val="000000"/>
                <w:lang w:val="en-GB" w:eastAsia="en-US"/>
              </w:rPr>
              <w:t>100</w:t>
            </w:r>
          </w:p>
          <w:p w14:paraId="3794178D" w14:textId="77777777" w:rsidR="007C0AB3" w:rsidRDefault="007C0AB3" w:rsidP="007C0AB3">
            <w:pPr>
              <w:rPr>
                <w:ins w:id="405" w:author="Reetu Muneem" w:date="2022-02-09T12:25:00Z"/>
                <w:rFonts w:ascii="Calibri" w:hAnsi="Calibri"/>
                <w:color w:val="000000"/>
                <w:lang w:val="en-GB" w:eastAsia="en-US"/>
              </w:rPr>
            </w:pPr>
            <w:r w:rsidRPr="000F60B7">
              <w:rPr>
                <w:rFonts w:ascii="Calibri" w:hAnsi="Calibri"/>
                <w:color w:val="000000"/>
                <w:lang w:val="en-GB" w:eastAsia="en-US"/>
              </w:rPr>
              <w:t xml:space="preserve">Depending on the above calculation variance value can be </w:t>
            </w:r>
            <w:r w:rsidR="001D00C6">
              <w:rPr>
                <w:rFonts w:ascii="Calibri" w:hAnsi="Calibri"/>
                <w:color w:val="000000"/>
                <w:lang w:val="en-GB" w:eastAsia="en-US"/>
              </w:rPr>
              <w:t>negative</w:t>
            </w:r>
            <w:r w:rsidRPr="000F60B7">
              <w:rPr>
                <w:rFonts w:ascii="Calibri" w:hAnsi="Calibri"/>
                <w:color w:val="000000"/>
                <w:lang w:val="en-GB" w:eastAsia="en-US"/>
              </w:rPr>
              <w:t xml:space="preserve"> (if Supplier PO didn’t fulfil Sales Orders Units) or </w:t>
            </w:r>
            <w:r w:rsidR="001D00C6">
              <w:rPr>
                <w:rFonts w:ascii="Calibri" w:hAnsi="Calibri"/>
                <w:color w:val="000000"/>
                <w:lang w:val="en-GB" w:eastAsia="en-US"/>
              </w:rPr>
              <w:t>positive</w:t>
            </w:r>
            <w:r w:rsidRPr="000F60B7">
              <w:rPr>
                <w:rFonts w:ascii="Calibri" w:hAnsi="Calibri"/>
                <w:color w:val="000000"/>
                <w:lang w:val="en-GB" w:eastAsia="en-US"/>
              </w:rPr>
              <w:t xml:space="preserve"> (if Supplier PO is raised with inflated units).</w:t>
            </w:r>
          </w:p>
          <w:p w14:paraId="04EDCAA0" w14:textId="305280B5" w:rsidR="00BC4978" w:rsidRPr="006C6123" w:rsidRDefault="00BC4978" w:rsidP="007C0AB3">
            <w:pPr>
              <w:rPr>
                <w:rFonts w:ascii="Calibri" w:hAnsi="Calibri"/>
                <w:color w:val="000000"/>
                <w:lang w:val="en-GB" w:eastAsia="en-US"/>
              </w:rPr>
            </w:pPr>
            <w:ins w:id="406" w:author="Reetu Muneem" w:date="2022-02-09T12:25:00Z">
              <w:r>
                <w:rPr>
                  <w:rFonts w:ascii="Calibri" w:hAnsi="Calibri"/>
                  <w:color w:val="000000"/>
                  <w:lang w:val="en-GB" w:eastAsia="en-US"/>
                </w:rPr>
                <w:t>Variance will always be a whole number either rounded up or down depending on decimal calculation.</w:t>
              </w:r>
            </w:ins>
          </w:p>
        </w:tc>
      </w:tr>
    </w:tbl>
    <w:p w14:paraId="1553683C" w14:textId="13EAA834" w:rsidR="0038691E" w:rsidRPr="007052A5" w:rsidRDefault="0038691E" w:rsidP="0038691E">
      <w:pPr>
        <w:pStyle w:val="Caption"/>
        <w:ind w:left="2127"/>
        <w:jc w:val="center"/>
        <w:rPr>
          <w:ins w:id="407" w:author="Sergio Rodrigues" w:date="2022-05-27T17:08:00Z"/>
          <w:color w:val="auto"/>
          <w:lang w:val="en-GB"/>
        </w:rPr>
      </w:pPr>
      <w:ins w:id="408" w:author="Sergio Rodrigues" w:date="2022-05-27T17:08: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6</w:t>
      </w:r>
      <w:ins w:id="409" w:author="Sergio Rodrigues" w:date="2022-05-27T17:08:00Z">
        <w:r w:rsidRPr="000F4E5F">
          <w:rPr>
            <w:color w:val="auto"/>
            <w:lang w:val="en-GB"/>
          </w:rPr>
          <w:fldChar w:fldCharType="end"/>
        </w:r>
        <w:r w:rsidRPr="000F4E5F">
          <w:rPr>
            <w:color w:val="auto"/>
            <w:lang w:val="en-GB"/>
          </w:rPr>
          <w:t xml:space="preserve"> - </w:t>
        </w:r>
        <w:r w:rsidRPr="00960ECA">
          <w:rPr>
            <w:noProof/>
            <w:color w:val="auto"/>
            <w:lang w:val="en-GB"/>
          </w:rPr>
          <w:t>Pre-Receipt Units Variance Dashboard</w:t>
        </w:r>
        <w:r w:rsidRPr="006A73A0">
          <w:rPr>
            <w:lang w:val="en-GB"/>
          </w:rPr>
          <w:t xml:space="preserve"> </w:t>
        </w:r>
        <w:r>
          <w:rPr>
            <w:lang w:val="en-GB"/>
          </w:rPr>
          <w:t>(</w:t>
        </w:r>
        <w:r w:rsidRPr="006A73A0">
          <w:rPr>
            <w:lang w:val="en-GB"/>
          </w:rPr>
          <w:t xml:space="preserve">Header </w:t>
        </w:r>
        <w:r>
          <w:rPr>
            <w:lang w:val="en-GB"/>
          </w:rPr>
          <w:t>Table)</w:t>
        </w:r>
      </w:ins>
    </w:p>
    <w:p w14:paraId="1E01551C" w14:textId="77777777" w:rsidR="001D4F1A" w:rsidRDefault="001D4F1A" w:rsidP="00E878BC">
      <w:pPr>
        <w:pStyle w:val="BodyText"/>
        <w:ind w:left="0"/>
        <w:rPr>
          <w:u w:val="single"/>
          <w:lang w:val="en-GB"/>
        </w:rPr>
      </w:pPr>
    </w:p>
    <w:p w14:paraId="130418D4" w14:textId="1CA89449" w:rsidR="0056685F" w:rsidRDefault="0056685F">
      <w:pPr>
        <w:rPr>
          <w:ins w:id="410" w:author="Sergio Rodrigues" w:date="2022-05-27T10:00:00Z"/>
          <w:lang w:val="en-GB"/>
        </w:rPr>
      </w:pPr>
      <w:ins w:id="411" w:author="Sergio Rodrigues" w:date="2022-05-27T10:00:00Z">
        <w:r>
          <w:rPr>
            <w:lang w:val="en-GB"/>
          </w:rPr>
          <w:br w:type="page"/>
        </w:r>
      </w:ins>
    </w:p>
    <w:p w14:paraId="0A4D733D" w14:textId="77777777" w:rsidR="007C0AB3" w:rsidRDefault="007C0AB3" w:rsidP="00E878BC">
      <w:pPr>
        <w:pStyle w:val="BodyText"/>
        <w:ind w:left="0"/>
        <w:rPr>
          <w:lang w:val="en-GB"/>
        </w:rPr>
      </w:pPr>
    </w:p>
    <w:p w14:paraId="6660FC64" w14:textId="50855E40" w:rsidR="00255224" w:rsidRDefault="001D4F1A" w:rsidP="00DD595E">
      <w:pPr>
        <w:pStyle w:val="BodyText"/>
        <w:ind w:left="1418"/>
        <w:rPr>
          <w:lang w:val="en-GB"/>
        </w:rPr>
      </w:pPr>
      <w:r w:rsidRPr="00062D0F">
        <w:rPr>
          <w:b/>
          <w:bCs/>
          <w:u w:val="single"/>
          <w:lang w:val="en-GB"/>
        </w:rPr>
        <w:t>Detail Table</w:t>
      </w:r>
      <w:r>
        <w:rPr>
          <w:lang w:val="en-GB"/>
        </w:rPr>
        <w:t xml:space="preserve"> – </w:t>
      </w:r>
      <w:r w:rsidR="00D11F8E">
        <w:rPr>
          <w:lang w:val="en-GB"/>
        </w:rPr>
        <w:t xml:space="preserve">Sales Order Details </w:t>
      </w:r>
    </w:p>
    <w:p w14:paraId="6515F1EE" w14:textId="25441B07" w:rsidR="00D11F8E" w:rsidRPr="001D4F1A" w:rsidRDefault="00D11F8E" w:rsidP="00DD595E">
      <w:pPr>
        <w:pStyle w:val="BodyText"/>
        <w:spacing w:before="240"/>
        <w:ind w:left="1418"/>
        <w:contextualSpacing/>
        <w:jc w:val="both"/>
        <w:rPr>
          <w:lang w:val="en-GB"/>
        </w:rPr>
      </w:pPr>
      <w:r w:rsidRPr="00BD5122">
        <w:rPr>
          <w:lang w:val="en-GB"/>
        </w:rPr>
        <w:t xml:space="preserve">The </w:t>
      </w:r>
      <w:r>
        <w:rPr>
          <w:lang w:val="en-GB"/>
        </w:rPr>
        <w:t>detail</w:t>
      </w:r>
      <w:r w:rsidRPr="00BD5122">
        <w:rPr>
          <w:lang w:val="en-GB"/>
        </w:rPr>
        <w:t xml:space="preserve"> table will display all the </w:t>
      </w:r>
      <w:r>
        <w:rPr>
          <w:lang w:val="en-GB"/>
        </w:rPr>
        <w:t>Sales Orders that are linked with the Supplier PO user has selected in the Header table.</w:t>
      </w:r>
    </w:p>
    <w:p w14:paraId="7531C57B" w14:textId="15EF162C" w:rsidR="00D11F8E" w:rsidRDefault="00D11F8E" w:rsidP="00DD595E">
      <w:pPr>
        <w:pStyle w:val="BodyText"/>
        <w:ind w:left="1418"/>
        <w:rPr>
          <w:lang w:val="en-GB"/>
        </w:rPr>
      </w:pPr>
    </w:p>
    <w:p w14:paraId="78C9401D" w14:textId="7645382F" w:rsidR="001D4F1A" w:rsidRPr="006A73A0" w:rsidRDefault="001D4F1A" w:rsidP="00DD595E">
      <w:pPr>
        <w:pStyle w:val="BodyText"/>
        <w:spacing w:before="240"/>
        <w:ind w:left="1418"/>
        <w:contextualSpacing/>
        <w:jc w:val="both"/>
        <w:rPr>
          <w:lang w:val="en-GB"/>
        </w:rPr>
      </w:pPr>
      <w:r w:rsidRPr="006A73A0">
        <w:rPr>
          <w:lang w:val="en-GB"/>
        </w:rPr>
        <w:t xml:space="preserve">Available fields in the </w:t>
      </w:r>
      <w:r>
        <w:rPr>
          <w:lang w:val="en-GB"/>
        </w:rPr>
        <w:t>Detail</w:t>
      </w:r>
      <w:r w:rsidRPr="006A73A0">
        <w:rPr>
          <w:lang w:val="en-GB"/>
        </w:rPr>
        <w:t xml:space="preserve"> </w:t>
      </w:r>
      <w:r>
        <w:rPr>
          <w:lang w:val="en-GB"/>
        </w:rPr>
        <w:t>Table are</w:t>
      </w:r>
      <w:r w:rsidRPr="006A73A0">
        <w:rPr>
          <w:lang w:val="en-GB"/>
        </w:rPr>
        <w:t>:</w:t>
      </w:r>
      <w:r w:rsidR="00D11F8E" w:rsidRPr="00EC4B34">
        <w:rPr>
          <w:lang w:val="en-GB"/>
        </w:rPr>
        <w:t xml:space="preserve"> </w:t>
      </w:r>
    </w:p>
    <w:tbl>
      <w:tblPr>
        <w:tblW w:w="3906" w:type="pct"/>
        <w:jc w:val="right"/>
        <w:tblLook w:val="04A0" w:firstRow="1" w:lastRow="0" w:firstColumn="1" w:lastColumn="0" w:noHBand="0" w:noVBand="1"/>
      </w:tblPr>
      <w:tblGrid>
        <w:gridCol w:w="2424"/>
        <w:gridCol w:w="2802"/>
        <w:gridCol w:w="2914"/>
      </w:tblGrid>
      <w:tr w:rsidR="001D4F1A" w:rsidRPr="006A73A0" w14:paraId="0C6C8B95" w14:textId="77777777" w:rsidTr="001C0F76">
        <w:trPr>
          <w:trHeight w:val="315"/>
          <w:tblHeader/>
          <w:jc w:val="right"/>
        </w:trPr>
        <w:tc>
          <w:tcPr>
            <w:tcW w:w="1489" w:type="pct"/>
            <w:tcBorders>
              <w:top w:val="nil"/>
              <w:left w:val="single" w:sz="8" w:space="0" w:color="000000"/>
              <w:bottom w:val="single" w:sz="8" w:space="0" w:color="000000"/>
              <w:right w:val="single" w:sz="8" w:space="0" w:color="000000"/>
            </w:tcBorders>
            <w:shd w:val="clear" w:color="auto" w:fill="A6A6A6"/>
            <w:vAlign w:val="center"/>
            <w:hideMark/>
          </w:tcPr>
          <w:p w14:paraId="5BAD8DCC" w14:textId="77777777" w:rsidR="001D4F1A" w:rsidRPr="006A73A0" w:rsidRDefault="001D4F1A" w:rsidP="001C0F76">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21" w:type="pct"/>
            <w:tcBorders>
              <w:top w:val="nil"/>
              <w:left w:val="nil"/>
              <w:bottom w:val="single" w:sz="8" w:space="0" w:color="000000"/>
              <w:right w:val="single" w:sz="8" w:space="0" w:color="000000"/>
            </w:tcBorders>
            <w:shd w:val="clear" w:color="auto" w:fill="A6A6A6"/>
            <w:vAlign w:val="center"/>
            <w:hideMark/>
          </w:tcPr>
          <w:p w14:paraId="2C25AF4A" w14:textId="77777777" w:rsidR="001D4F1A" w:rsidRPr="006A73A0" w:rsidRDefault="001D4F1A" w:rsidP="001C0F76">
            <w:pPr>
              <w:rPr>
                <w:rFonts w:ascii="Calibri" w:hAnsi="Calibri"/>
                <w:b/>
                <w:bCs/>
                <w:sz w:val="16"/>
                <w:szCs w:val="16"/>
                <w:lang w:val="en-GB" w:eastAsia="en-US"/>
              </w:rPr>
            </w:pPr>
            <w:r w:rsidRPr="006A73A0">
              <w:rPr>
                <w:rFonts w:ascii="Calibri" w:hAnsi="Calibri"/>
                <w:b/>
                <w:bCs/>
                <w:sz w:val="16"/>
                <w:szCs w:val="16"/>
                <w:lang w:val="en-GB" w:eastAsia="en-US"/>
              </w:rPr>
              <w:t>Description</w:t>
            </w:r>
          </w:p>
        </w:tc>
        <w:tc>
          <w:tcPr>
            <w:tcW w:w="1790" w:type="pct"/>
            <w:tcBorders>
              <w:top w:val="nil"/>
              <w:left w:val="nil"/>
              <w:bottom w:val="single" w:sz="8" w:space="0" w:color="000000"/>
              <w:right w:val="single" w:sz="8" w:space="0" w:color="000000"/>
            </w:tcBorders>
            <w:shd w:val="clear" w:color="auto" w:fill="A6A6A6"/>
            <w:vAlign w:val="center"/>
            <w:hideMark/>
          </w:tcPr>
          <w:p w14:paraId="3CC27E1A" w14:textId="77777777" w:rsidR="001D4F1A" w:rsidRPr="006A73A0" w:rsidRDefault="001D4F1A" w:rsidP="001C0F76">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7C0AB3" w:rsidRPr="006A73A0" w14:paraId="3A9DFD93"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D8CCF23" w14:textId="44F07F64"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Sales Order No.</w:t>
            </w:r>
          </w:p>
        </w:tc>
        <w:tc>
          <w:tcPr>
            <w:tcW w:w="1721" w:type="pct"/>
            <w:tcBorders>
              <w:top w:val="nil"/>
              <w:left w:val="nil"/>
              <w:bottom w:val="single" w:sz="8" w:space="0" w:color="000000"/>
              <w:right w:val="single" w:sz="8" w:space="0" w:color="000000"/>
            </w:tcBorders>
            <w:shd w:val="clear" w:color="auto" w:fill="auto"/>
            <w:vAlign w:val="center"/>
          </w:tcPr>
          <w:p w14:paraId="5DF33839" w14:textId="5953F160"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 xml:space="preserve">Unique reference in Wholesale Portal assigned to each Sales Orders. </w:t>
            </w:r>
          </w:p>
        </w:tc>
        <w:tc>
          <w:tcPr>
            <w:tcW w:w="1790" w:type="pct"/>
            <w:tcBorders>
              <w:top w:val="nil"/>
              <w:left w:val="nil"/>
              <w:bottom w:val="single" w:sz="8" w:space="0" w:color="000000"/>
              <w:right w:val="single" w:sz="8" w:space="0" w:color="000000"/>
            </w:tcBorders>
            <w:shd w:val="clear" w:color="auto" w:fill="auto"/>
            <w:vAlign w:val="center"/>
          </w:tcPr>
          <w:p w14:paraId="045FC5BF" w14:textId="77777777"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This reference will be generated in Wholesale Portal and would be sent over to ORMS.</w:t>
            </w:r>
          </w:p>
          <w:p w14:paraId="56C0B99F" w14:textId="6ED92B09"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 xml:space="preserve">This Sales Order No. will appear as </w:t>
            </w:r>
            <w:r w:rsidR="0056685F" w:rsidRPr="006C6123">
              <w:rPr>
                <w:rFonts w:ascii="Calibri" w:hAnsi="Calibri"/>
                <w:color w:val="000000"/>
                <w:lang w:val="en-GB" w:eastAsia="en-US"/>
              </w:rPr>
              <w:t>link,</w:t>
            </w:r>
            <w:r w:rsidRPr="006C6123">
              <w:rPr>
                <w:rFonts w:ascii="Calibri" w:hAnsi="Calibri"/>
                <w:color w:val="000000"/>
                <w:lang w:val="en-GB" w:eastAsia="en-US"/>
              </w:rPr>
              <w:t xml:space="preserve"> and it will open Edit Sales Order screen described later in this document.</w:t>
            </w:r>
            <w:r w:rsidRPr="006C6123">
              <w:rPr>
                <w:rFonts w:ascii="Calibri" w:hAnsi="Calibri"/>
                <w:color w:val="000000"/>
                <w:lang w:val="en-GB" w:eastAsia="en-US"/>
              </w:rPr>
              <w:br/>
            </w:r>
          </w:p>
        </w:tc>
      </w:tr>
      <w:tr w:rsidR="007C0AB3" w:rsidRPr="006A73A0" w14:paraId="368827D3"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1A89BBA" w14:textId="3AEB1C5A"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Option Id</w:t>
            </w:r>
          </w:p>
        </w:tc>
        <w:tc>
          <w:tcPr>
            <w:tcW w:w="1721" w:type="pct"/>
            <w:tcBorders>
              <w:top w:val="nil"/>
              <w:left w:val="nil"/>
              <w:bottom w:val="single" w:sz="8" w:space="0" w:color="000000"/>
              <w:right w:val="single" w:sz="8" w:space="0" w:color="000000"/>
            </w:tcBorders>
            <w:shd w:val="clear" w:color="auto" w:fill="auto"/>
            <w:vAlign w:val="center"/>
          </w:tcPr>
          <w:p w14:paraId="0C6AD769" w14:textId="68AB896D"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The parent item on the Sales Order</w:t>
            </w:r>
          </w:p>
        </w:tc>
        <w:tc>
          <w:tcPr>
            <w:tcW w:w="1790" w:type="pct"/>
            <w:tcBorders>
              <w:top w:val="nil"/>
              <w:left w:val="nil"/>
              <w:bottom w:val="single" w:sz="8" w:space="0" w:color="000000"/>
              <w:right w:val="single" w:sz="8" w:space="0" w:color="000000"/>
            </w:tcBorders>
            <w:shd w:val="clear" w:color="auto" w:fill="auto"/>
            <w:vAlign w:val="center"/>
          </w:tcPr>
          <w:p w14:paraId="79D68A64" w14:textId="77777777" w:rsidR="007C0AB3" w:rsidRPr="006C6123" w:rsidRDefault="007C0AB3" w:rsidP="007C0AB3">
            <w:pPr>
              <w:rPr>
                <w:rFonts w:ascii="Calibri" w:hAnsi="Calibri"/>
                <w:color w:val="000000"/>
                <w:lang w:val="en-GB" w:eastAsia="en-US"/>
              </w:rPr>
            </w:pPr>
          </w:p>
        </w:tc>
      </w:tr>
      <w:tr w:rsidR="008B305C" w:rsidRPr="006A73A0" w14:paraId="21CDB476"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91A5B8B" w14:textId="659C40FC" w:rsidR="008B305C" w:rsidRPr="006C6123" w:rsidRDefault="008B305C" w:rsidP="007C0AB3">
            <w:pPr>
              <w:rPr>
                <w:rFonts w:ascii="Calibri" w:hAnsi="Calibri"/>
                <w:color w:val="000000"/>
                <w:lang w:val="en-GB" w:eastAsia="en-US"/>
              </w:rPr>
            </w:pPr>
            <w:r>
              <w:rPr>
                <w:rFonts w:ascii="Calibri" w:hAnsi="Calibri"/>
                <w:color w:val="000000"/>
                <w:lang w:val="en-GB" w:eastAsia="en-US"/>
              </w:rPr>
              <w:t>Option Description</w:t>
            </w:r>
          </w:p>
        </w:tc>
        <w:tc>
          <w:tcPr>
            <w:tcW w:w="1721" w:type="pct"/>
            <w:tcBorders>
              <w:top w:val="nil"/>
              <w:left w:val="nil"/>
              <w:bottom w:val="single" w:sz="8" w:space="0" w:color="000000"/>
              <w:right w:val="single" w:sz="8" w:space="0" w:color="000000"/>
            </w:tcBorders>
            <w:shd w:val="clear" w:color="auto" w:fill="auto"/>
            <w:vAlign w:val="center"/>
          </w:tcPr>
          <w:p w14:paraId="6336DC21" w14:textId="14B1AD6D" w:rsidR="008B305C" w:rsidRPr="006C6123" w:rsidRDefault="00E120D4" w:rsidP="007C0AB3">
            <w:pPr>
              <w:rPr>
                <w:rFonts w:ascii="Calibri" w:hAnsi="Calibri"/>
                <w:color w:val="000000"/>
                <w:lang w:val="en-GB" w:eastAsia="en-US"/>
              </w:rPr>
            </w:pPr>
            <w:r>
              <w:rPr>
                <w:rFonts w:ascii="Calibri" w:hAnsi="Calibri"/>
                <w:color w:val="000000"/>
                <w:lang w:val="en-GB" w:eastAsia="en-US"/>
              </w:rPr>
              <w:t>Description of the option</w:t>
            </w:r>
          </w:p>
        </w:tc>
        <w:tc>
          <w:tcPr>
            <w:tcW w:w="1790" w:type="pct"/>
            <w:tcBorders>
              <w:top w:val="nil"/>
              <w:left w:val="nil"/>
              <w:bottom w:val="single" w:sz="8" w:space="0" w:color="000000"/>
              <w:right w:val="single" w:sz="8" w:space="0" w:color="000000"/>
            </w:tcBorders>
            <w:shd w:val="clear" w:color="auto" w:fill="auto"/>
            <w:vAlign w:val="center"/>
          </w:tcPr>
          <w:p w14:paraId="4AA7C8C3" w14:textId="77777777" w:rsidR="008B305C" w:rsidRPr="006C6123" w:rsidRDefault="008B305C" w:rsidP="007C0AB3">
            <w:pPr>
              <w:rPr>
                <w:rFonts w:ascii="Calibri" w:hAnsi="Calibri"/>
                <w:color w:val="000000"/>
                <w:lang w:val="en-GB" w:eastAsia="en-US"/>
              </w:rPr>
            </w:pPr>
          </w:p>
        </w:tc>
      </w:tr>
      <w:tr w:rsidR="007C0AB3" w:rsidRPr="006A73A0" w14:paraId="6E633FED"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C2B5BD7" w14:textId="17C4078C"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Partner Location</w:t>
            </w:r>
          </w:p>
        </w:tc>
        <w:tc>
          <w:tcPr>
            <w:tcW w:w="1721" w:type="pct"/>
            <w:tcBorders>
              <w:top w:val="nil"/>
              <w:left w:val="nil"/>
              <w:bottom w:val="single" w:sz="8" w:space="0" w:color="000000"/>
              <w:right w:val="single" w:sz="8" w:space="0" w:color="000000"/>
            </w:tcBorders>
            <w:shd w:val="clear" w:color="auto" w:fill="auto"/>
            <w:vAlign w:val="center"/>
          </w:tcPr>
          <w:p w14:paraId="166F22F8" w14:textId="01CE8330"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Wholesale Partner location</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409D5218" w14:textId="77777777" w:rsidR="007C0AB3" w:rsidRPr="006C6123" w:rsidRDefault="007C0AB3" w:rsidP="007C0AB3">
            <w:pPr>
              <w:rPr>
                <w:rFonts w:ascii="Calibri" w:hAnsi="Calibri"/>
                <w:color w:val="000000"/>
                <w:lang w:val="en-GB" w:eastAsia="en-US"/>
              </w:rPr>
            </w:pPr>
          </w:p>
        </w:tc>
      </w:tr>
      <w:tr w:rsidR="007C0AB3" w:rsidRPr="006A73A0" w14:paraId="05803FB7"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F02BCEA" w14:textId="11D9A2EF"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Partner</w:t>
            </w:r>
          </w:p>
        </w:tc>
        <w:tc>
          <w:tcPr>
            <w:tcW w:w="1721" w:type="pct"/>
            <w:tcBorders>
              <w:top w:val="nil"/>
              <w:left w:val="nil"/>
              <w:bottom w:val="single" w:sz="8" w:space="0" w:color="000000"/>
              <w:right w:val="single" w:sz="8" w:space="0" w:color="000000"/>
            </w:tcBorders>
            <w:shd w:val="clear" w:color="auto" w:fill="auto"/>
            <w:vAlign w:val="center"/>
          </w:tcPr>
          <w:p w14:paraId="67161FEB" w14:textId="27774908"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Wholesale Partner</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3EDE753B" w14:textId="77777777" w:rsidR="007C0AB3" w:rsidRPr="006C6123" w:rsidRDefault="007C0AB3" w:rsidP="007C0AB3">
            <w:pPr>
              <w:rPr>
                <w:rFonts w:ascii="Calibri" w:hAnsi="Calibri"/>
                <w:color w:val="000000"/>
                <w:lang w:val="en-GB" w:eastAsia="en-US"/>
              </w:rPr>
            </w:pPr>
          </w:p>
          <w:p w14:paraId="56D35C14" w14:textId="77777777" w:rsidR="007C0AB3" w:rsidRPr="006C6123" w:rsidRDefault="007C0AB3" w:rsidP="007C0AB3">
            <w:pPr>
              <w:rPr>
                <w:rFonts w:ascii="Calibri" w:hAnsi="Calibri"/>
                <w:color w:val="000000"/>
                <w:lang w:val="en-GB" w:eastAsia="en-US"/>
              </w:rPr>
            </w:pPr>
          </w:p>
        </w:tc>
      </w:tr>
      <w:tr w:rsidR="007C0AB3" w:rsidRPr="006A73A0" w14:paraId="529C103C"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CDCB0C7" w14:textId="5992E4AD"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Sales Order Current D</w:t>
            </w:r>
            <w:r w:rsidR="00195229">
              <w:rPr>
                <w:rFonts w:ascii="Calibri" w:hAnsi="Calibri"/>
                <w:color w:val="000000"/>
                <w:lang w:val="en-GB" w:eastAsia="en-US"/>
              </w:rPr>
              <w:t>e</w:t>
            </w:r>
            <w:r w:rsidRPr="006C6123">
              <w:rPr>
                <w:rFonts w:ascii="Calibri" w:hAnsi="Calibri"/>
                <w:color w:val="000000"/>
                <w:lang w:val="en-GB" w:eastAsia="en-US"/>
              </w:rPr>
              <w:t>spatch Month</w:t>
            </w:r>
          </w:p>
        </w:tc>
        <w:tc>
          <w:tcPr>
            <w:tcW w:w="1721" w:type="pct"/>
            <w:tcBorders>
              <w:top w:val="nil"/>
              <w:left w:val="nil"/>
              <w:bottom w:val="single" w:sz="8" w:space="0" w:color="000000"/>
              <w:right w:val="single" w:sz="8" w:space="0" w:color="000000"/>
            </w:tcBorders>
            <w:shd w:val="clear" w:color="auto" w:fill="auto"/>
            <w:vAlign w:val="center"/>
          </w:tcPr>
          <w:p w14:paraId="49768DF8" w14:textId="735B93A4"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The existing d</w:t>
            </w:r>
            <w:r w:rsidR="00195229">
              <w:rPr>
                <w:rFonts w:ascii="Calibri" w:hAnsi="Calibri"/>
                <w:color w:val="000000"/>
                <w:lang w:val="en-GB" w:eastAsia="en-US"/>
              </w:rPr>
              <w:t>e</w:t>
            </w:r>
            <w:r w:rsidRPr="006C6123">
              <w:rPr>
                <w:rFonts w:ascii="Calibri" w:hAnsi="Calibri"/>
                <w:color w:val="000000"/>
                <w:lang w:val="en-GB" w:eastAsia="en-US"/>
              </w:rPr>
              <w:t>spatch month of the Sales Order.</w:t>
            </w:r>
          </w:p>
        </w:tc>
        <w:tc>
          <w:tcPr>
            <w:tcW w:w="1790" w:type="pct"/>
            <w:tcBorders>
              <w:top w:val="nil"/>
              <w:left w:val="nil"/>
              <w:bottom w:val="single" w:sz="8" w:space="0" w:color="000000"/>
              <w:right w:val="single" w:sz="8" w:space="0" w:color="000000"/>
            </w:tcBorders>
            <w:shd w:val="clear" w:color="auto" w:fill="auto"/>
            <w:vAlign w:val="center"/>
          </w:tcPr>
          <w:p w14:paraId="320F09FC" w14:textId="77777777"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 </w:t>
            </w:r>
          </w:p>
          <w:p w14:paraId="64314E77" w14:textId="77777777" w:rsidR="007C0AB3" w:rsidRPr="006C6123" w:rsidRDefault="007C0AB3" w:rsidP="007C0AB3">
            <w:pPr>
              <w:rPr>
                <w:rFonts w:ascii="Calibri" w:hAnsi="Calibri"/>
                <w:color w:val="000000"/>
                <w:lang w:val="en-GB" w:eastAsia="en-US"/>
              </w:rPr>
            </w:pPr>
          </w:p>
        </w:tc>
      </w:tr>
      <w:tr w:rsidR="007C0AB3" w:rsidRPr="006A73A0" w14:paraId="19800B11"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DCA0F3E" w14:textId="6375BF8A"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Sales Order Units (Original)</w:t>
            </w:r>
          </w:p>
        </w:tc>
        <w:tc>
          <w:tcPr>
            <w:tcW w:w="1721" w:type="pct"/>
            <w:tcBorders>
              <w:top w:val="nil"/>
              <w:left w:val="nil"/>
              <w:bottom w:val="single" w:sz="8" w:space="0" w:color="000000"/>
              <w:right w:val="single" w:sz="8" w:space="0" w:color="000000"/>
            </w:tcBorders>
            <w:shd w:val="clear" w:color="auto" w:fill="auto"/>
            <w:vAlign w:val="center"/>
          </w:tcPr>
          <w:p w14:paraId="7BB7BF98" w14:textId="4513E915"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Sum of all SKUs on the Sales Order when it was first sent from WTSO to Wholesale Portal.</w:t>
            </w:r>
          </w:p>
        </w:tc>
        <w:tc>
          <w:tcPr>
            <w:tcW w:w="1790" w:type="pct"/>
            <w:tcBorders>
              <w:top w:val="nil"/>
              <w:left w:val="nil"/>
              <w:bottom w:val="single" w:sz="8" w:space="0" w:color="000000"/>
              <w:right w:val="single" w:sz="8" w:space="0" w:color="000000"/>
            </w:tcBorders>
            <w:shd w:val="clear" w:color="auto" w:fill="auto"/>
            <w:vAlign w:val="center"/>
          </w:tcPr>
          <w:p w14:paraId="26E77BAB" w14:textId="4EE60144"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This original unit’s column will never change in value in Wholesale Portal, as it will captured only for the first time when Sales Order was first sent to Wholesale Portal from WTSO.</w:t>
            </w:r>
          </w:p>
        </w:tc>
      </w:tr>
      <w:tr w:rsidR="007C0AB3" w:rsidRPr="006A73A0" w14:paraId="57810D61"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0354AA3" w14:textId="2D5B18A2"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Sales Order Units (Current)</w:t>
            </w:r>
          </w:p>
        </w:tc>
        <w:tc>
          <w:tcPr>
            <w:tcW w:w="1721" w:type="pct"/>
            <w:tcBorders>
              <w:top w:val="nil"/>
              <w:left w:val="nil"/>
              <w:bottom w:val="single" w:sz="8" w:space="0" w:color="000000"/>
              <w:right w:val="single" w:sz="8" w:space="0" w:color="000000"/>
            </w:tcBorders>
            <w:shd w:val="clear" w:color="auto" w:fill="auto"/>
            <w:vAlign w:val="center"/>
          </w:tcPr>
          <w:p w14:paraId="777D49A5" w14:textId="5D43623E"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Sum of all SKUs on the sales orders.</w:t>
            </w:r>
          </w:p>
        </w:tc>
        <w:tc>
          <w:tcPr>
            <w:tcW w:w="1790" w:type="pct"/>
            <w:tcBorders>
              <w:top w:val="nil"/>
              <w:left w:val="nil"/>
              <w:bottom w:val="single" w:sz="8" w:space="0" w:color="000000"/>
              <w:right w:val="single" w:sz="8" w:space="0" w:color="000000"/>
            </w:tcBorders>
            <w:shd w:val="clear" w:color="auto" w:fill="auto"/>
            <w:vAlign w:val="center"/>
          </w:tcPr>
          <w:p w14:paraId="1C7F3781" w14:textId="582CD6F5"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I</w:t>
            </w:r>
            <w:r>
              <w:rPr>
                <w:rFonts w:ascii="Calibri" w:hAnsi="Calibri"/>
                <w:color w:val="000000"/>
                <w:lang w:val="en-GB" w:eastAsia="en-US"/>
              </w:rPr>
              <w:t>f</w:t>
            </w:r>
            <w:r w:rsidRPr="006C6123">
              <w:rPr>
                <w:rFonts w:ascii="Calibri" w:hAnsi="Calibri"/>
                <w:color w:val="000000"/>
                <w:lang w:val="en-GB" w:eastAsia="en-US"/>
              </w:rPr>
              <w:t xml:space="preserve"> the Sales Order </w:t>
            </w:r>
            <w:r>
              <w:rPr>
                <w:rFonts w:ascii="Calibri" w:hAnsi="Calibri"/>
                <w:color w:val="000000"/>
                <w:lang w:val="en-GB" w:eastAsia="en-US"/>
              </w:rPr>
              <w:t xml:space="preserve">units </w:t>
            </w:r>
            <w:r w:rsidRPr="006C6123">
              <w:rPr>
                <w:rFonts w:ascii="Calibri" w:hAnsi="Calibri"/>
                <w:color w:val="000000"/>
                <w:lang w:val="en-GB" w:eastAsia="en-US"/>
              </w:rPr>
              <w:t>w</w:t>
            </w:r>
            <w:r>
              <w:rPr>
                <w:rFonts w:ascii="Calibri" w:hAnsi="Calibri"/>
                <w:color w:val="000000"/>
                <w:lang w:val="en-GB" w:eastAsia="en-US"/>
              </w:rPr>
              <w:t>ere</w:t>
            </w:r>
            <w:r w:rsidRPr="006C6123">
              <w:rPr>
                <w:rFonts w:ascii="Calibri" w:hAnsi="Calibri"/>
                <w:color w:val="000000"/>
                <w:lang w:val="en-GB" w:eastAsia="en-US"/>
              </w:rPr>
              <w:t xml:space="preserve"> never updated after it was first sent from WTSO then both Original and Current unit column will show the same value.</w:t>
            </w:r>
          </w:p>
        </w:tc>
      </w:tr>
    </w:tbl>
    <w:p w14:paraId="2FD2D830" w14:textId="56847E83" w:rsidR="0038691E" w:rsidRPr="007052A5" w:rsidRDefault="0038691E" w:rsidP="0038691E">
      <w:pPr>
        <w:pStyle w:val="Caption"/>
        <w:ind w:left="2127"/>
        <w:jc w:val="center"/>
        <w:rPr>
          <w:ins w:id="412" w:author="Sergio Rodrigues" w:date="2022-05-27T17:09:00Z"/>
          <w:color w:val="auto"/>
          <w:lang w:val="en-GB"/>
        </w:rPr>
      </w:pPr>
      <w:ins w:id="413" w:author="Sergio Rodrigues" w:date="2022-05-27T17:09: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7</w:t>
      </w:r>
      <w:ins w:id="414" w:author="Sergio Rodrigues" w:date="2022-05-27T17:09:00Z">
        <w:r w:rsidRPr="000F4E5F">
          <w:rPr>
            <w:color w:val="auto"/>
            <w:lang w:val="en-GB"/>
          </w:rPr>
          <w:fldChar w:fldCharType="end"/>
        </w:r>
        <w:r w:rsidRPr="000F4E5F">
          <w:rPr>
            <w:color w:val="auto"/>
            <w:lang w:val="en-GB"/>
          </w:rPr>
          <w:t xml:space="preserve"> - </w:t>
        </w:r>
        <w:r w:rsidRPr="00960ECA">
          <w:rPr>
            <w:noProof/>
            <w:color w:val="auto"/>
            <w:lang w:val="en-GB"/>
          </w:rPr>
          <w:t>Pre-Receipt Units Variance Dashboard</w:t>
        </w:r>
        <w:r w:rsidRPr="006A73A0">
          <w:rPr>
            <w:lang w:val="en-GB"/>
          </w:rPr>
          <w:t xml:space="preserve"> </w:t>
        </w:r>
        <w:r>
          <w:rPr>
            <w:lang w:val="en-GB"/>
          </w:rPr>
          <w:t>(Detail</w:t>
        </w:r>
        <w:r w:rsidRPr="006A73A0">
          <w:rPr>
            <w:lang w:val="en-GB"/>
          </w:rPr>
          <w:t xml:space="preserve"> </w:t>
        </w:r>
        <w:r>
          <w:rPr>
            <w:lang w:val="en-GB"/>
          </w:rPr>
          <w:t>Table)</w:t>
        </w:r>
      </w:ins>
    </w:p>
    <w:p w14:paraId="00EF8366" w14:textId="77777777" w:rsidR="0056685F" w:rsidRDefault="0056685F">
      <w:pPr>
        <w:rPr>
          <w:lang w:val="en-GB"/>
        </w:rPr>
      </w:pPr>
    </w:p>
    <w:p w14:paraId="557D20EB" w14:textId="782D67AE" w:rsidR="005E2443" w:rsidRDefault="005E2443">
      <w:pPr>
        <w:rPr>
          <w:b/>
          <w:lang w:val="en-GB"/>
        </w:rPr>
      </w:pPr>
      <w:del w:id="415" w:author="Sergio Rodrigues" w:date="2022-05-09T12:15:00Z">
        <w:r w:rsidDel="000966AE">
          <w:rPr>
            <w:lang w:val="en-GB"/>
          </w:rPr>
          <w:br w:type="page"/>
        </w:r>
      </w:del>
    </w:p>
    <w:p w14:paraId="0A76FEEE" w14:textId="2688499F" w:rsidR="00F70EE4" w:rsidRDefault="0038162F" w:rsidP="00FD07F6">
      <w:pPr>
        <w:pStyle w:val="Heading8"/>
        <w:spacing w:before="240"/>
        <w:jc w:val="both"/>
        <w:rPr>
          <w:lang w:val="en-GB"/>
        </w:rPr>
      </w:pPr>
      <w:r>
        <w:rPr>
          <w:lang w:val="en-GB"/>
        </w:rPr>
        <w:lastRenderedPageBreak/>
        <w:t>Contextual Pane</w:t>
      </w:r>
      <w:r w:rsidR="00062D0F">
        <w:rPr>
          <w:lang w:val="en-GB"/>
        </w:rPr>
        <w:t xml:space="preserve"> </w:t>
      </w:r>
    </w:p>
    <w:p w14:paraId="4329E092" w14:textId="304B044C" w:rsidR="00F70EE4" w:rsidRDefault="005E2443" w:rsidP="00960ECA">
      <w:pPr>
        <w:pStyle w:val="BodyText"/>
        <w:spacing w:before="240"/>
        <w:contextualSpacing/>
        <w:jc w:val="center"/>
        <w:rPr>
          <w:lang w:val="en-GB"/>
        </w:rPr>
      </w:pPr>
      <w:ins w:id="416" w:author="Sergio Rodrigues" w:date="2022-02-23T17:15:00Z">
        <w:r>
          <w:rPr>
            <w:noProof/>
            <w:lang w:val="en-GB"/>
          </w:rPr>
          <w:drawing>
            <wp:inline distT="0" distB="0" distL="0" distR="0" wp14:anchorId="4EAC36F9" wp14:editId="2D4B16A1">
              <wp:extent cx="5400000" cy="2836734"/>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000" cy="2836734"/>
                      </a:xfrm>
                      <a:prstGeom prst="rect">
                        <a:avLst/>
                      </a:prstGeom>
                      <a:noFill/>
                      <a:ln>
                        <a:noFill/>
                      </a:ln>
                    </pic:spPr>
                  </pic:pic>
                </a:graphicData>
              </a:graphic>
            </wp:inline>
          </w:drawing>
        </w:r>
      </w:ins>
    </w:p>
    <w:p w14:paraId="5437B00C" w14:textId="488910D0" w:rsidR="0056685F" w:rsidRPr="00960ECA" w:rsidRDefault="0056685F" w:rsidP="00960ECA">
      <w:pPr>
        <w:pStyle w:val="Caption"/>
        <w:ind w:left="1418"/>
        <w:jc w:val="center"/>
        <w:rPr>
          <w:ins w:id="417" w:author="Sergio Rodrigues" w:date="2022-05-27T09:59:00Z"/>
          <w:color w:val="auto"/>
          <w:lang w:val="en-GB"/>
        </w:rPr>
      </w:pPr>
      <w:ins w:id="418" w:author="Sergio Rodrigues" w:date="2022-05-27T09:59:00Z">
        <w:r w:rsidRPr="00960ECA">
          <w:rPr>
            <w:color w:val="auto"/>
            <w:lang w:val="en-GB"/>
          </w:rPr>
          <w:t xml:space="preserve">Figure </w:t>
        </w:r>
        <w:r w:rsidRPr="00960ECA">
          <w:rPr>
            <w:color w:val="auto"/>
            <w:lang w:val="en-GB"/>
          </w:rPr>
          <w:fldChar w:fldCharType="begin"/>
        </w:r>
        <w:r w:rsidRPr="00960ECA">
          <w:rPr>
            <w:color w:val="auto"/>
            <w:lang w:val="en-GB"/>
          </w:rPr>
          <w:instrText xml:space="preserve"> SEQ Figure \* ARABIC </w:instrText>
        </w:r>
        <w:r w:rsidRPr="00960ECA">
          <w:rPr>
            <w:color w:val="auto"/>
            <w:lang w:val="en-GB"/>
          </w:rPr>
          <w:fldChar w:fldCharType="separate"/>
        </w:r>
      </w:ins>
      <w:r w:rsidR="00320EA2">
        <w:rPr>
          <w:noProof/>
          <w:color w:val="auto"/>
          <w:lang w:val="en-GB"/>
        </w:rPr>
        <w:t>24</w:t>
      </w:r>
      <w:ins w:id="419" w:author="Sergio Rodrigues" w:date="2022-05-27T09:59:00Z">
        <w:r w:rsidRPr="00960ECA">
          <w:rPr>
            <w:color w:val="auto"/>
            <w:lang w:val="en-GB"/>
          </w:rPr>
          <w:fldChar w:fldCharType="end"/>
        </w:r>
        <w:r w:rsidRPr="00960ECA">
          <w:rPr>
            <w:color w:val="auto"/>
            <w:lang w:val="en-GB"/>
          </w:rPr>
          <w:t xml:space="preserve"> – </w:t>
        </w:r>
      </w:ins>
      <w:ins w:id="420" w:author="Sergio Rodrigues" w:date="2022-05-27T10:01:00Z">
        <w:r w:rsidRPr="00960ECA">
          <w:rPr>
            <w:color w:val="auto"/>
            <w:lang w:val="en-GB"/>
          </w:rPr>
          <w:t>Pre-Receipt Units Variance Dashboard (Contextual Pane)</w:t>
        </w:r>
      </w:ins>
    </w:p>
    <w:p w14:paraId="396EEE97" w14:textId="13F9945C" w:rsidR="00062D0F" w:rsidRDefault="00062D0F" w:rsidP="00062D0F">
      <w:pPr>
        <w:pStyle w:val="BodyText"/>
        <w:spacing w:before="240"/>
        <w:ind w:left="0"/>
        <w:contextualSpacing/>
        <w:jc w:val="both"/>
        <w:rPr>
          <w:lang w:val="en-GB"/>
        </w:rPr>
      </w:pPr>
    </w:p>
    <w:p w14:paraId="68BD4F5B" w14:textId="77777777" w:rsidR="0056685F" w:rsidRDefault="0056685F" w:rsidP="00062D0F">
      <w:pPr>
        <w:pStyle w:val="BodyText"/>
        <w:spacing w:before="240"/>
        <w:ind w:left="0"/>
        <w:contextualSpacing/>
        <w:jc w:val="both"/>
        <w:rPr>
          <w:lang w:val="en-GB"/>
        </w:rPr>
      </w:pPr>
    </w:p>
    <w:p w14:paraId="5133B1F1" w14:textId="77777777" w:rsidR="000966AE" w:rsidRDefault="001D4F1A" w:rsidP="001D4F1A">
      <w:pPr>
        <w:pStyle w:val="BodyText"/>
        <w:spacing w:before="240"/>
        <w:contextualSpacing/>
        <w:jc w:val="both"/>
        <w:rPr>
          <w:ins w:id="421" w:author="Sergio Rodrigues" w:date="2022-05-09T12:16:00Z"/>
          <w:lang w:val="en-GB"/>
        </w:rPr>
      </w:pPr>
      <w:r w:rsidRPr="00BD5122">
        <w:rPr>
          <w:lang w:val="en-GB"/>
        </w:rPr>
        <w:t xml:space="preserve">The </w:t>
      </w:r>
      <w:r w:rsidR="00062D0F">
        <w:rPr>
          <w:lang w:val="en-GB"/>
        </w:rPr>
        <w:t>side bar will be hidden by default, it will only show when user will select a Sales Order line in detail table and click on</w:t>
      </w:r>
      <w:r w:rsidR="00DD595E">
        <w:rPr>
          <w:lang w:val="en-GB"/>
        </w:rPr>
        <w:t xml:space="preserve"> </w:t>
      </w:r>
      <w:r w:rsidR="00062D0F">
        <w:rPr>
          <w:lang w:val="en-GB"/>
        </w:rPr>
        <w:t>below icon on right hand top corner of the dashboard.</w:t>
      </w:r>
      <w:r w:rsidR="00B07FB7">
        <w:rPr>
          <w:lang w:val="en-GB"/>
        </w:rPr>
        <w:t xml:space="preserve"> The brand size information in the side bar would be specific to the Sales Order selected by the user in detail table.</w:t>
      </w:r>
    </w:p>
    <w:p w14:paraId="341B53B8" w14:textId="2BC25922" w:rsidR="00062D0F" w:rsidRDefault="00B07FB7" w:rsidP="001D4F1A">
      <w:pPr>
        <w:pStyle w:val="BodyText"/>
        <w:spacing w:before="240"/>
        <w:contextualSpacing/>
        <w:jc w:val="both"/>
        <w:rPr>
          <w:lang w:val="en-GB"/>
        </w:rPr>
      </w:pPr>
      <w:r>
        <w:rPr>
          <w:lang w:val="en-GB"/>
        </w:rPr>
        <w:t xml:space="preserve">If the user </w:t>
      </w:r>
      <w:r w:rsidR="0056685F">
        <w:rPr>
          <w:lang w:val="en-GB"/>
        </w:rPr>
        <w:t>selects</w:t>
      </w:r>
      <w:r>
        <w:rPr>
          <w:lang w:val="en-GB"/>
        </w:rPr>
        <w:t xml:space="preserve"> another Sales Order the side bar will refresh and will show detail of the current selected sales Order. Please refer to Figure 4.4 for reference.</w:t>
      </w:r>
    </w:p>
    <w:p w14:paraId="4E678A3B" w14:textId="77777777" w:rsidR="005E2443" w:rsidRDefault="005E2443" w:rsidP="001D4F1A">
      <w:pPr>
        <w:pStyle w:val="BodyText"/>
        <w:spacing w:before="240"/>
        <w:contextualSpacing/>
        <w:jc w:val="both"/>
        <w:rPr>
          <w:lang w:val="en-GB"/>
        </w:rPr>
      </w:pPr>
    </w:p>
    <w:p w14:paraId="1E2F4536" w14:textId="22F0FB5A" w:rsidR="001D4F1A" w:rsidRDefault="00062D0F" w:rsidP="00062D0F">
      <w:pPr>
        <w:pStyle w:val="BodyText"/>
        <w:spacing w:before="240"/>
        <w:contextualSpacing/>
        <w:jc w:val="center"/>
        <w:rPr>
          <w:ins w:id="422" w:author="Sergio Rodrigues" w:date="2022-05-27T10:02:00Z"/>
          <w:lang w:val="en-GB"/>
        </w:rPr>
      </w:pPr>
      <w:r>
        <w:rPr>
          <w:noProof/>
          <w:lang w:val="en-GB"/>
        </w:rPr>
        <w:drawing>
          <wp:inline distT="0" distB="0" distL="0" distR="0" wp14:anchorId="3F77D79D" wp14:editId="0BCFCB1E">
            <wp:extent cx="953547" cy="7523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9">
                      <a:extLst>
                        <a:ext uri="{28A0092B-C50C-407E-A947-70E740481C1C}">
                          <a14:useLocalDpi xmlns:a14="http://schemas.microsoft.com/office/drawing/2010/main" val="0"/>
                        </a:ext>
                      </a:extLst>
                    </a:blip>
                    <a:srcRect l="23658" t="15854" b="14308"/>
                    <a:stretch/>
                  </pic:blipFill>
                  <pic:spPr bwMode="auto">
                    <a:xfrm>
                      <a:off x="0" y="0"/>
                      <a:ext cx="962967" cy="759787"/>
                    </a:xfrm>
                    <a:prstGeom prst="rect">
                      <a:avLst/>
                    </a:prstGeom>
                    <a:noFill/>
                    <a:ln>
                      <a:noFill/>
                    </a:ln>
                    <a:extLst>
                      <a:ext uri="{53640926-AAD7-44D8-BBD7-CCE9431645EC}">
                        <a14:shadowObscured xmlns:a14="http://schemas.microsoft.com/office/drawing/2010/main"/>
                      </a:ext>
                    </a:extLst>
                  </pic:spPr>
                </pic:pic>
              </a:graphicData>
            </a:graphic>
          </wp:inline>
        </w:drawing>
      </w:r>
    </w:p>
    <w:p w14:paraId="11E783BD" w14:textId="52E78CD3" w:rsidR="0056685F" w:rsidRPr="0056685F" w:rsidRDefault="0056685F" w:rsidP="00960ECA">
      <w:pPr>
        <w:pStyle w:val="BodyText"/>
        <w:spacing w:after="240"/>
        <w:ind w:left="1418"/>
        <w:contextualSpacing/>
        <w:jc w:val="center"/>
        <w:rPr>
          <w:i/>
          <w:iCs/>
          <w:sz w:val="18"/>
          <w:szCs w:val="18"/>
          <w:lang w:val="en-GB"/>
        </w:rPr>
      </w:pPr>
      <w:ins w:id="423" w:author="Sergio Rodrigues" w:date="2022-05-27T10:02:00Z">
        <w:r w:rsidRPr="0056685F">
          <w:rPr>
            <w:i/>
            <w:iCs/>
            <w:sz w:val="18"/>
            <w:szCs w:val="18"/>
            <w:lang w:val="en-GB"/>
          </w:rPr>
          <w:t xml:space="preserve">Figure </w:t>
        </w:r>
        <w:r w:rsidRPr="0056685F">
          <w:rPr>
            <w:i/>
            <w:iCs/>
            <w:sz w:val="18"/>
            <w:szCs w:val="18"/>
            <w:lang w:val="en-GB"/>
          </w:rPr>
          <w:fldChar w:fldCharType="begin"/>
        </w:r>
        <w:r w:rsidRPr="0056685F">
          <w:rPr>
            <w:i/>
            <w:iCs/>
            <w:sz w:val="18"/>
            <w:szCs w:val="18"/>
            <w:lang w:val="en-GB"/>
          </w:rPr>
          <w:instrText xml:space="preserve"> SEQ Figure \* ARABIC </w:instrText>
        </w:r>
        <w:r w:rsidRPr="0056685F">
          <w:rPr>
            <w:i/>
            <w:iCs/>
            <w:sz w:val="18"/>
            <w:szCs w:val="18"/>
            <w:lang w:val="en-GB"/>
          </w:rPr>
          <w:fldChar w:fldCharType="separate"/>
        </w:r>
      </w:ins>
      <w:r w:rsidR="00320EA2">
        <w:rPr>
          <w:i/>
          <w:iCs/>
          <w:noProof/>
          <w:sz w:val="18"/>
          <w:szCs w:val="18"/>
          <w:lang w:val="en-GB"/>
        </w:rPr>
        <w:t>25</w:t>
      </w:r>
      <w:ins w:id="424" w:author="Sergio Rodrigues" w:date="2022-05-27T10:02:00Z">
        <w:r w:rsidRPr="0056685F">
          <w:rPr>
            <w:i/>
            <w:iCs/>
            <w:sz w:val="18"/>
            <w:szCs w:val="18"/>
            <w:lang w:val="en-GB"/>
          </w:rPr>
          <w:fldChar w:fldCharType="end"/>
        </w:r>
        <w:r w:rsidRPr="0056685F">
          <w:rPr>
            <w:i/>
            <w:iCs/>
            <w:sz w:val="18"/>
            <w:szCs w:val="18"/>
            <w:lang w:val="en-GB"/>
          </w:rPr>
          <w:t xml:space="preserve"> –</w:t>
        </w:r>
      </w:ins>
      <w:ins w:id="425" w:author="Sergio Rodrigues" w:date="2022-05-27T16:05:00Z">
        <w:r w:rsidR="00C30F28" w:rsidRPr="00C30F28">
          <w:rPr>
            <w:sz w:val="18"/>
            <w:szCs w:val="18"/>
            <w:lang w:val="en-GB"/>
          </w:rPr>
          <w:t xml:space="preserve"> </w:t>
        </w:r>
        <w:r w:rsidR="00C30F28" w:rsidRPr="00960ECA">
          <w:rPr>
            <w:sz w:val="18"/>
            <w:szCs w:val="18"/>
            <w:lang w:val="en-GB"/>
          </w:rPr>
          <w:t>Pre-Receipt Units Variance Dashboard</w:t>
        </w:r>
      </w:ins>
      <w:ins w:id="426" w:author="Sergio Rodrigues" w:date="2022-05-27T10:02:00Z">
        <w:r w:rsidRPr="0056685F">
          <w:rPr>
            <w:i/>
            <w:iCs/>
            <w:sz w:val="18"/>
            <w:szCs w:val="18"/>
            <w:lang w:val="en-GB"/>
          </w:rPr>
          <w:t xml:space="preserve"> </w:t>
        </w:r>
      </w:ins>
      <w:ins w:id="427" w:author="Sergio Rodrigues" w:date="2022-05-27T16:05:00Z">
        <w:r w:rsidR="00C30F28">
          <w:rPr>
            <w:i/>
            <w:iCs/>
            <w:sz w:val="18"/>
            <w:szCs w:val="18"/>
            <w:lang w:val="en-GB"/>
          </w:rPr>
          <w:t>(</w:t>
        </w:r>
      </w:ins>
      <w:ins w:id="428" w:author="Sergio Rodrigues" w:date="2022-05-27T10:02:00Z">
        <w:r w:rsidRPr="0056685F">
          <w:rPr>
            <w:i/>
            <w:iCs/>
            <w:sz w:val="18"/>
            <w:szCs w:val="18"/>
            <w:lang w:val="en-GB"/>
          </w:rPr>
          <w:t>Additional Information button</w:t>
        </w:r>
      </w:ins>
      <w:ins w:id="429" w:author="Sergio Rodrigues" w:date="2022-05-27T16:05:00Z">
        <w:r w:rsidR="00C30F28">
          <w:rPr>
            <w:i/>
            <w:iCs/>
            <w:sz w:val="18"/>
            <w:szCs w:val="18"/>
            <w:lang w:val="en-GB"/>
          </w:rPr>
          <w:t>)</w:t>
        </w:r>
      </w:ins>
    </w:p>
    <w:p w14:paraId="17DB8E1C" w14:textId="1E6B8783" w:rsidR="005E2443" w:rsidRDefault="005E2443" w:rsidP="009B7AC9">
      <w:pPr>
        <w:pStyle w:val="BodyText"/>
        <w:spacing w:before="240"/>
        <w:contextualSpacing/>
        <w:rPr>
          <w:ins w:id="430" w:author="Sergio Rodrigues" w:date="2022-05-27T10:02:00Z"/>
          <w:lang w:val="en-GB"/>
        </w:rPr>
      </w:pPr>
    </w:p>
    <w:p w14:paraId="1E3A63AA" w14:textId="77777777" w:rsidR="0056685F" w:rsidRPr="001D4F1A" w:rsidRDefault="0056685F" w:rsidP="009B7AC9">
      <w:pPr>
        <w:pStyle w:val="BodyText"/>
        <w:spacing w:before="240"/>
        <w:contextualSpacing/>
        <w:rPr>
          <w:lang w:val="en-GB"/>
        </w:rPr>
      </w:pPr>
    </w:p>
    <w:p w14:paraId="6EA24A6D" w14:textId="09C7DE76" w:rsidR="00062D0F" w:rsidRDefault="00062D0F" w:rsidP="0067264E">
      <w:pPr>
        <w:pStyle w:val="BodyText"/>
        <w:rPr>
          <w:lang w:val="en-GB"/>
        </w:rPr>
      </w:pPr>
      <w:r w:rsidRPr="006A73A0">
        <w:rPr>
          <w:lang w:val="en-GB"/>
        </w:rPr>
        <w:t xml:space="preserve">Available fields in the </w:t>
      </w:r>
      <w:r>
        <w:rPr>
          <w:lang w:val="en-GB"/>
        </w:rPr>
        <w:t>Side Bar</w:t>
      </w:r>
      <w:r w:rsidRPr="006A73A0">
        <w:rPr>
          <w:lang w:val="en-GB"/>
        </w:rPr>
        <w:t xml:space="preserve"> </w:t>
      </w:r>
      <w:r>
        <w:rPr>
          <w:lang w:val="en-GB"/>
        </w:rPr>
        <w:t>Table are</w:t>
      </w:r>
      <w:r w:rsidRPr="006A73A0">
        <w:rPr>
          <w:lang w:val="en-GB"/>
        </w:rPr>
        <w:t>:</w:t>
      </w:r>
    </w:p>
    <w:tbl>
      <w:tblPr>
        <w:tblW w:w="3906" w:type="pct"/>
        <w:jc w:val="right"/>
        <w:tblLook w:val="04A0" w:firstRow="1" w:lastRow="0" w:firstColumn="1" w:lastColumn="0" w:noHBand="0" w:noVBand="1"/>
      </w:tblPr>
      <w:tblGrid>
        <w:gridCol w:w="2424"/>
        <w:gridCol w:w="2802"/>
        <w:gridCol w:w="2914"/>
      </w:tblGrid>
      <w:tr w:rsidR="00062D0F" w:rsidRPr="006A73A0" w14:paraId="1CBB232A" w14:textId="77777777" w:rsidTr="001C0F76">
        <w:trPr>
          <w:trHeight w:val="315"/>
          <w:tblHeader/>
          <w:jc w:val="right"/>
        </w:trPr>
        <w:tc>
          <w:tcPr>
            <w:tcW w:w="1489" w:type="pct"/>
            <w:tcBorders>
              <w:top w:val="nil"/>
              <w:left w:val="single" w:sz="8" w:space="0" w:color="000000"/>
              <w:bottom w:val="single" w:sz="8" w:space="0" w:color="000000"/>
              <w:right w:val="single" w:sz="8" w:space="0" w:color="000000"/>
            </w:tcBorders>
            <w:shd w:val="clear" w:color="auto" w:fill="A6A6A6"/>
            <w:vAlign w:val="center"/>
            <w:hideMark/>
          </w:tcPr>
          <w:p w14:paraId="69262787" w14:textId="77777777" w:rsidR="00062D0F" w:rsidRPr="006A73A0" w:rsidRDefault="00062D0F" w:rsidP="001C0F76">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21" w:type="pct"/>
            <w:tcBorders>
              <w:top w:val="nil"/>
              <w:left w:val="nil"/>
              <w:bottom w:val="single" w:sz="8" w:space="0" w:color="000000"/>
              <w:right w:val="single" w:sz="8" w:space="0" w:color="000000"/>
            </w:tcBorders>
            <w:shd w:val="clear" w:color="auto" w:fill="A6A6A6"/>
            <w:vAlign w:val="center"/>
            <w:hideMark/>
          </w:tcPr>
          <w:p w14:paraId="77C74426" w14:textId="77777777" w:rsidR="00062D0F" w:rsidRPr="006A73A0" w:rsidRDefault="00062D0F" w:rsidP="001C0F76">
            <w:pPr>
              <w:rPr>
                <w:rFonts w:ascii="Calibri" w:hAnsi="Calibri"/>
                <w:b/>
                <w:bCs/>
                <w:sz w:val="16"/>
                <w:szCs w:val="16"/>
                <w:lang w:val="en-GB" w:eastAsia="en-US"/>
              </w:rPr>
            </w:pPr>
            <w:r w:rsidRPr="006A73A0">
              <w:rPr>
                <w:rFonts w:ascii="Calibri" w:hAnsi="Calibri"/>
                <w:b/>
                <w:bCs/>
                <w:sz w:val="16"/>
                <w:szCs w:val="16"/>
                <w:lang w:val="en-GB" w:eastAsia="en-US"/>
              </w:rPr>
              <w:t>Description</w:t>
            </w:r>
          </w:p>
        </w:tc>
        <w:tc>
          <w:tcPr>
            <w:tcW w:w="1790" w:type="pct"/>
            <w:tcBorders>
              <w:top w:val="nil"/>
              <w:left w:val="nil"/>
              <w:bottom w:val="single" w:sz="8" w:space="0" w:color="000000"/>
              <w:right w:val="single" w:sz="8" w:space="0" w:color="000000"/>
            </w:tcBorders>
            <w:shd w:val="clear" w:color="auto" w:fill="A6A6A6"/>
            <w:vAlign w:val="center"/>
            <w:hideMark/>
          </w:tcPr>
          <w:p w14:paraId="328E6B67" w14:textId="77777777" w:rsidR="00062D0F" w:rsidRPr="006A73A0" w:rsidRDefault="00062D0F" w:rsidP="001C0F76">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7C0AB3" w:rsidRPr="006A73A0" w14:paraId="6C999395"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A4176D0" w14:textId="79B9F98B"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Option Id</w:t>
            </w:r>
          </w:p>
        </w:tc>
        <w:tc>
          <w:tcPr>
            <w:tcW w:w="1721" w:type="pct"/>
            <w:tcBorders>
              <w:top w:val="nil"/>
              <w:left w:val="nil"/>
              <w:bottom w:val="single" w:sz="8" w:space="0" w:color="000000"/>
              <w:right w:val="single" w:sz="8" w:space="0" w:color="000000"/>
            </w:tcBorders>
            <w:shd w:val="clear" w:color="auto" w:fill="auto"/>
            <w:vAlign w:val="center"/>
          </w:tcPr>
          <w:p w14:paraId="6C77E918" w14:textId="6EA73517"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The parent item on the Sales Order</w:t>
            </w:r>
          </w:p>
        </w:tc>
        <w:tc>
          <w:tcPr>
            <w:tcW w:w="1790" w:type="pct"/>
            <w:tcBorders>
              <w:top w:val="nil"/>
              <w:left w:val="nil"/>
              <w:bottom w:val="single" w:sz="8" w:space="0" w:color="000000"/>
              <w:right w:val="single" w:sz="8" w:space="0" w:color="000000"/>
            </w:tcBorders>
            <w:shd w:val="clear" w:color="auto" w:fill="auto"/>
            <w:vAlign w:val="center"/>
          </w:tcPr>
          <w:p w14:paraId="4F362E43" w14:textId="77777777" w:rsidR="007C0AB3" w:rsidRPr="006C6123" w:rsidRDefault="007C0AB3" w:rsidP="007C0AB3">
            <w:pPr>
              <w:rPr>
                <w:rFonts w:ascii="Calibri" w:hAnsi="Calibri"/>
                <w:color w:val="000000"/>
                <w:lang w:val="en-GB" w:eastAsia="en-US"/>
              </w:rPr>
            </w:pPr>
          </w:p>
        </w:tc>
      </w:tr>
      <w:tr w:rsidR="007C0AB3" w:rsidRPr="006A73A0" w14:paraId="5E0ACA8B"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97465E9" w14:textId="1FACAD44"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Brand Size</w:t>
            </w:r>
          </w:p>
        </w:tc>
        <w:tc>
          <w:tcPr>
            <w:tcW w:w="1721" w:type="pct"/>
            <w:tcBorders>
              <w:top w:val="nil"/>
              <w:left w:val="nil"/>
              <w:bottom w:val="single" w:sz="8" w:space="0" w:color="000000"/>
              <w:right w:val="single" w:sz="8" w:space="0" w:color="000000"/>
            </w:tcBorders>
            <w:shd w:val="clear" w:color="auto" w:fill="auto"/>
            <w:vAlign w:val="center"/>
          </w:tcPr>
          <w:p w14:paraId="217653B1" w14:textId="6443F6B0"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The brand size of the respective SKU on the Sales Order</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5375820B" w14:textId="77777777" w:rsidR="007C0AB3" w:rsidRPr="006C6123" w:rsidRDefault="007C0AB3" w:rsidP="007C0AB3">
            <w:pPr>
              <w:rPr>
                <w:rFonts w:ascii="Calibri" w:hAnsi="Calibri"/>
                <w:color w:val="000000"/>
                <w:lang w:val="en-GB" w:eastAsia="en-US"/>
              </w:rPr>
            </w:pPr>
          </w:p>
        </w:tc>
      </w:tr>
      <w:tr w:rsidR="007C0AB3" w:rsidRPr="006A73A0" w14:paraId="11DFBFC7"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31CD6CB" w14:textId="48973C35"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PO Units</w:t>
            </w:r>
          </w:p>
        </w:tc>
        <w:tc>
          <w:tcPr>
            <w:tcW w:w="1721" w:type="pct"/>
            <w:tcBorders>
              <w:top w:val="nil"/>
              <w:left w:val="nil"/>
              <w:bottom w:val="single" w:sz="8" w:space="0" w:color="000000"/>
              <w:right w:val="single" w:sz="8" w:space="0" w:color="000000"/>
            </w:tcBorders>
            <w:shd w:val="clear" w:color="auto" w:fill="auto"/>
            <w:vAlign w:val="center"/>
          </w:tcPr>
          <w:p w14:paraId="74690A67" w14:textId="6CED8E40"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Total Supplier PO units of the brand</w:t>
            </w:r>
            <w:r>
              <w:rPr>
                <w:rFonts w:ascii="Calibri" w:hAnsi="Calibri"/>
                <w:color w:val="000000"/>
                <w:lang w:val="en-GB" w:eastAsia="en-US"/>
              </w:rPr>
              <w:t xml:space="preserve"> size</w:t>
            </w:r>
          </w:p>
        </w:tc>
        <w:tc>
          <w:tcPr>
            <w:tcW w:w="1790" w:type="pct"/>
            <w:tcBorders>
              <w:top w:val="nil"/>
              <w:left w:val="nil"/>
              <w:bottom w:val="single" w:sz="8" w:space="0" w:color="000000"/>
              <w:right w:val="single" w:sz="8" w:space="0" w:color="000000"/>
            </w:tcBorders>
            <w:shd w:val="clear" w:color="auto" w:fill="auto"/>
            <w:vAlign w:val="center"/>
          </w:tcPr>
          <w:p w14:paraId="7CC0F764" w14:textId="77777777" w:rsidR="007C0AB3" w:rsidRPr="006C6123" w:rsidRDefault="007C0AB3" w:rsidP="007C0AB3">
            <w:pPr>
              <w:rPr>
                <w:rFonts w:ascii="Calibri" w:hAnsi="Calibri"/>
                <w:color w:val="000000"/>
                <w:lang w:val="en-GB" w:eastAsia="en-US"/>
              </w:rPr>
            </w:pPr>
          </w:p>
        </w:tc>
      </w:tr>
      <w:tr w:rsidR="007C0AB3" w:rsidRPr="006A73A0" w14:paraId="5FE53F01"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93581F9" w14:textId="74B6855F"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Sales Order Units (Current)</w:t>
            </w:r>
          </w:p>
        </w:tc>
        <w:tc>
          <w:tcPr>
            <w:tcW w:w="1721" w:type="pct"/>
            <w:tcBorders>
              <w:top w:val="nil"/>
              <w:left w:val="nil"/>
              <w:bottom w:val="single" w:sz="8" w:space="0" w:color="000000"/>
              <w:right w:val="single" w:sz="8" w:space="0" w:color="000000"/>
            </w:tcBorders>
            <w:shd w:val="clear" w:color="auto" w:fill="auto"/>
            <w:vAlign w:val="center"/>
          </w:tcPr>
          <w:p w14:paraId="44C81D07" w14:textId="19278FF7" w:rsidR="007C0AB3" w:rsidRPr="006C6123" w:rsidRDefault="007C0AB3" w:rsidP="007C0AB3">
            <w:pPr>
              <w:rPr>
                <w:rFonts w:ascii="Calibri" w:hAnsi="Calibri"/>
                <w:color w:val="000000"/>
                <w:lang w:val="en-GB" w:eastAsia="en-US"/>
              </w:rPr>
            </w:pPr>
            <w:r>
              <w:rPr>
                <w:rFonts w:ascii="Calibri" w:hAnsi="Calibri"/>
                <w:color w:val="000000"/>
                <w:lang w:val="en-GB" w:eastAsia="en-US"/>
              </w:rPr>
              <w:t xml:space="preserve">Current </w:t>
            </w:r>
            <w:r w:rsidRPr="006C6123">
              <w:rPr>
                <w:rFonts w:ascii="Calibri" w:hAnsi="Calibri"/>
                <w:color w:val="000000"/>
                <w:lang w:val="en-GB" w:eastAsia="en-US"/>
              </w:rPr>
              <w:t xml:space="preserve">Sales Order units of the brand </w:t>
            </w:r>
            <w:r>
              <w:rPr>
                <w:rFonts w:ascii="Calibri" w:hAnsi="Calibri"/>
                <w:color w:val="000000"/>
                <w:lang w:val="en-GB" w:eastAsia="en-US"/>
              </w:rPr>
              <w:t>size for the specific Sales Order selected by user.</w:t>
            </w:r>
          </w:p>
        </w:tc>
        <w:tc>
          <w:tcPr>
            <w:tcW w:w="1790" w:type="pct"/>
            <w:tcBorders>
              <w:top w:val="nil"/>
              <w:left w:val="nil"/>
              <w:bottom w:val="single" w:sz="8" w:space="0" w:color="000000"/>
              <w:right w:val="single" w:sz="8" w:space="0" w:color="000000"/>
            </w:tcBorders>
            <w:shd w:val="clear" w:color="auto" w:fill="auto"/>
            <w:vAlign w:val="center"/>
          </w:tcPr>
          <w:p w14:paraId="4C0E692A" w14:textId="77777777" w:rsidR="007C0AB3" w:rsidRPr="006C6123" w:rsidRDefault="007C0AB3" w:rsidP="007C0AB3">
            <w:pPr>
              <w:rPr>
                <w:rFonts w:ascii="Calibri" w:hAnsi="Calibri"/>
                <w:color w:val="000000"/>
                <w:lang w:val="en-GB" w:eastAsia="en-US"/>
              </w:rPr>
            </w:pPr>
          </w:p>
        </w:tc>
      </w:tr>
    </w:tbl>
    <w:p w14:paraId="05ABC89B" w14:textId="608A1D65" w:rsidR="0038691E" w:rsidRPr="007052A5" w:rsidRDefault="0038691E" w:rsidP="0038691E">
      <w:pPr>
        <w:pStyle w:val="Caption"/>
        <w:ind w:left="2127"/>
        <w:jc w:val="center"/>
        <w:rPr>
          <w:ins w:id="431" w:author="Sergio Rodrigues" w:date="2022-05-27T17:09:00Z"/>
          <w:color w:val="auto"/>
          <w:lang w:val="en-GB"/>
        </w:rPr>
      </w:pPr>
      <w:ins w:id="432" w:author="Sergio Rodrigues" w:date="2022-05-27T17:09: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8</w:t>
      </w:r>
      <w:ins w:id="433" w:author="Sergio Rodrigues" w:date="2022-05-27T17:09:00Z">
        <w:r w:rsidRPr="000F4E5F">
          <w:rPr>
            <w:color w:val="auto"/>
            <w:lang w:val="en-GB"/>
          </w:rPr>
          <w:fldChar w:fldCharType="end"/>
        </w:r>
        <w:r w:rsidRPr="000F4E5F">
          <w:rPr>
            <w:color w:val="auto"/>
            <w:lang w:val="en-GB"/>
          </w:rPr>
          <w:t xml:space="preserve"> - </w:t>
        </w:r>
        <w:r w:rsidRPr="00960ECA">
          <w:rPr>
            <w:noProof/>
            <w:color w:val="auto"/>
            <w:lang w:val="en-GB"/>
          </w:rPr>
          <w:t>Pre-Receipt Units Variance Dashboard</w:t>
        </w:r>
        <w:r w:rsidRPr="006A73A0">
          <w:rPr>
            <w:lang w:val="en-GB"/>
          </w:rPr>
          <w:t xml:space="preserve"> </w:t>
        </w:r>
        <w:r>
          <w:rPr>
            <w:lang w:val="en-GB"/>
          </w:rPr>
          <w:t>(Side</w:t>
        </w:r>
      </w:ins>
      <w:ins w:id="434" w:author="Sergio Rodrigues" w:date="2022-05-27T17:10:00Z">
        <w:r>
          <w:rPr>
            <w:lang w:val="en-GB"/>
          </w:rPr>
          <w:t xml:space="preserve"> </w:t>
        </w:r>
      </w:ins>
      <w:ins w:id="435" w:author="Sergio Rodrigues" w:date="2022-05-27T17:09:00Z">
        <w:r>
          <w:rPr>
            <w:lang w:val="en-GB"/>
          </w:rPr>
          <w:t>Bar</w:t>
        </w:r>
        <w:r w:rsidRPr="006A73A0">
          <w:rPr>
            <w:lang w:val="en-GB"/>
          </w:rPr>
          <w:t xml:space="preserve"> </w:t>
        </w:r>
        <w:r>
          <w:rPr>
            <w:lang w:val="en-GB"/>
          </w:rPr>
          <w:t>Table)</w:t>
        </w:r>
      </w:ins>
    </w:p>
    <w:p w14:paraId="6B4D84BA" w14:textId="6AFD1415" w:rsidR="0065401B" w:rsidRPr="00B07FB7" w:rsidRDefault="0065401B" w:rsidP="006C6123">
      <w:pPr>
        <w:pStyle w:val="BodyText"/>
        <w:ind w:left="0"/>
        <w:jc w:val="both"/>
        <w:rPr>
          <w:lang w:val="en-GB"/>
        </w:rPr>
      </w:pPr>
    </w:p>
    <w:p w14:paraId="7DBD82EC" w14:textId="494594EA" w:rsidR="004452CF" w:rsidRPr="006A73A0" w:rsidRDefault="00B92746" w:rsidP="00853AD3">
      <w:pPr>
        <w:pStyle w:val="Heading3"/>
        <w:tabs>
          <w:tab w:val="clear" w:pos="1440"/>
          <w:tab w:val="num" w:pos="1418"/>
        </w:tabs>
        <w:jc w:val="both"/>
        <w:rPr>
          <w:lang w:val="en-GB"/>
        </w:rPr>
      </w:pPr>
      <w:r w:rsidRPr="006A73A0">
        <w:rPr>
          <w:lang w:val="en-GB"/>
        </w:rPr>
        <w:br w:type="page"/>
      </w:r>
      <w:bookmarkStart w:id="436" w:name="_Toc104565080"/>
      <w:r w:rsidR="001731C1">
        <w:rPr>
          <w:lang w:val="en-GB"/>
        </w:rPr>
        <w:lastRenderedPageBreak/>
        <w:t>D</w:t>
      </w:r>
      <w:r w:rsidR="003E0605">
        <w:rPr>
          <w:lang w:val="en-GB"/>
        </w:rPr>
        <w:t>espatch window varaince dashboard</w:t>
      </w:r>
      <w:bookmarkEnd w:id="436"/>
      <w:r w:rsidR="003E0605">
        <w:rPr>
          <w:lang w:val="en-GB"/>
        </w:rPr>
        <w:t xml:space="preserve"> </w:t>
      </w:r>
    </w:p>
    <w:p w14:paraId="6A5488E0" w14:textId="0D6EAF13" w:rsidR="004452CF" w:rsidRDefault="004452CF" w:rsidP="009B7AC9">
      <w:pPr>
        <w:pStyle w:val="BodyText"/>
        <w:rPr>
          <w:lang w:val="en-GB"/>
        </w:rPr>
      </w:pPr>
    </w:p>
    <w:p w14:paraId="35644F00" w14:textId="2289B68D" w:rsidR="00661169" w:rsidRPr="006A73A0" w:rsidRDefault="009E5851" w:rsidP="0056685F">
      <w:pPr>
        <w:pStyle w:val="BodyText"/>
        <w:ind w:left="0"/>
        <w:jc w:val="center"/>
        <w:rPr>
          <w:lang w:val="en-GB"/>
        </w:rPr>
      </w:pPr>
      <w:r>
        <w:rPr>
          <w:noProof/>
          <w:lang w:val="en-GB"/>
        </w:rPr>
        <w:drawing>
          <wp:inline distT="0" distB="0" distL="0" distR="0" wp14:anchorId="405BC931" wp14:editId="77841E42">
            <wp:extent cx="4480560" cy="39319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80560" cy="3931920"/>
                    </a:xfrm>
                    <a:prstGeom prst="rect">
                      <a:avLst/>
                    </a:prstGeom>
                    <a:noFill/>
                    <a:ln>
                      <a:noFill/>
                    </a:ln>
                  </pic:spPr>
                </pic:pic>
              </a:graphicData>
            </a:graphic>
          </wp:inline>
        </w:drawing>
      </w:r>
    </w:p>
    <w:p w14:paraId="50A8E39E" w14:textId="2A1B7483" w:rsidR="0056685F" w:rsidRPr="00362F5F" w:rsidRDefault="0056685F" w:rsidP="00362F5F">
      <w:pPr>
        <w:pStyle w:val="Caption"/>
        <w:jc w:val="center"/>
        <w:rPr>
          <w:color w:val="auto"/>
          <w:lang w:val="en-GB"/>
        </w:rPr>
      </w:pPr>
      <w:ins w:id="437" w:author="Sergio Rodrigues" w:date="2022-05-27T10:02: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26</w:t>
      </w:r>
      <w:ins w:id="438" w:author="Sergio Rodrigues" w:date="2022-05-27T10:02:00Z">
        <w:r w:rsidRPr="00362F5F">
          <w:rPr>
            <w:color w:val="auto"/>
            <w:lang w:val="en-GB"/>
          </w:rPr>
          <w:fldChar w:fldCharType="end"/>
        </w:r>
        <w:r w:rsidRPr="00362F5F">
          <w:rPr>
            <w:color w:val="auto"/>
            <w:lang w:val="en-GB"/>
          </w:rPr>
          <w:t xml:space="preserve"> – </w:t>
        </w:r>
      </w:ins>
      <w:ins w:id="439" w:author="Sergio Rodrigues" w:date="2022-05-27T10:06:00Z">
        <w:r w:rsidRPr="00362F5F">
          <w:rPr>
            <w:color w:val="auto"/>
            <w:lang w:val="en-GB"/>
          </w:rPr>
          <w:t>Despatch Window Variance Dashboard</w:t>
        </w:r>
      </w:ins>
    </w:p>
    <w:p w14:paraId="5A4A379C" w14:textId="77777777" w:rsidR="00B07FB7" w:rsidRPr="00B17821" w:rsidRDefault="00B07FB7" w:rsidP="00B07FB7">
      <w:pPr>
        <w:rPr>
          <w:lang w:val="en-GB"/>
        </w:rPr>
      </w:pPr>
    </w:p>
    <w:p w14:paraId="6C442EFD" w14:textId="407FC352" w:rsidR="00B07FB7" w:rsidRDefault="00B07FB7" w:rsidP="00B07FB7">
      <w:pPr>
        <w:pStyle w:val="BodyText"/>
        <w:jc w:val="both"/>
        <w:rPr>
          <w:lang w:val="en-GB"/>
        </w:rPr>
      </w:pPr>
      <w:r>
        <w:rPr>
          <w:lang w:val="en-GB"/>
        </w:rPr>
        <w:t>The above figure depicts the flow of Supplier PO and Sales Order between different systems. Once the commercial team has raised the Supplier PO, that supplier PO will have a specific delivery date into ASOS warehouse. But a</w:t>
      </w:r>
      <w:r w:rsidR="00DD595E">
        <w:rPr>
          <w:lang w:val="en-GB"/>
        </w:rPr>
        <w:t xml:space="preserve"> </w:t>
      </w:r>
      <w:r>
        <w:rPr>
          <w:lang w:val="en-GB"/>
        </w:rPr>
        <w:t>supplier PO will have its own journey from being raised, to have ASNs (could have multiple ASNs raised at different point of time), multiple receipts on these ASNs. Thus, as the Supplier PO will progress in its life cycle its delivery date into ASOS FC from where Sales Order will be sourced can vary. This delivery date based on PO or the latest ASN delivery date or the latest receipt date plus default number of days configured in Wholesale Portal for each ASOS warehouse will calculate the d</w:t>
      </w:r>
      <w:r w:rsidR="00195229">
        <w:rPr>
          <w:lang w:val="en-GB"/>
        </w:rPr>
        <w:t>e</w:t>
      </w:r>
      <w:r>
        <w:rPr>
          <w:lang w:val="en-GB"/>
        </w:rPr>
        <w:t>spatch month for the associated Sales Orders. Now if this calculated d</w:t>
      </w:r>
      <w:r w:rsidR="00195229">
        <w:rPr>
          <w:lang w:val="en-GB"/>
        </w:rPr>
        <w:t>e</w:t>
      </w:r>
      <w:r>
        <w:rPr>
          <w:lang w:val="en-GB"/>
        </w:rPr>
        <w:t>spatch month does not match to the current d</w:t>
      </w:r>
      <w:r w:rsidR="00195229">
        <w:rPr>
          <w:lang w:val="en-GB"/>
        </w:rPr>
        <w:t>e</w:t>
      </w:r>
      <w:r>
        <w:rPr>
          <w:lang w:val="en-GB"/>
        </w:rPr>
        <w:t xml:space="preserve">spatch month of </w:t>
      </w:r>
      <w:r w:rsidR="0056685F">
        <w:rPr>
          <w:lang w:val="en-GB"/>
        </w:rPr>
        <w:t>Sales Orders,</w:t>
      </w:r>
      <w:r>
        <w:rPr>
          <w:lang w:val="en-GB"/>
        </w:rPr>
        <w:t xml:space="preserve"> then those Supplier POs and Sales Orders will show up on this dashboard. </w:t>
      </w:r>
    </w:p>
    <w:p w14:paraId="0ECB9F84" w14:textId="25FAA03E" w:rsidR="00B07FB7" w:rsidRDefault="00DD595E" w:rsidP="00B07FB7">
      <w:pPr>
        <w:pStyle w:val="BodyText"/>
        <w:jc w:val="both"/>
        <w:rPr>
          <w:lang w:val="en-GB"/>
        </w:rPr>
      </w:pPr>
      <w:r>
        <w:rPr>
          <w:lang w:val="en-GB"/>
        </w:rPr>
        <w:t xml:space="preserve"> </w:t>
      </w:r>
    </w:p>
    <w:p w14:paraId="3A6346A0" w14:textId="504E47F0" w:rsidR="00B07FB7" w:rsidRDefault="00B07FB7" w:rsidP="006A1585">
      <w:pPr>
        <w:pStyle w:val="BodyText"/>
        <w:jc w:val="both"/>
        <w:rPr>
          <w:lang w:val="en-GB"/>
        </w:rPr>
      </w:pPr>
      <w:r w:rsidRPr="006A1585">
        <w:rPr>
          <w:lang w:val="en-GB"/>
        </w:rPr>
        <w:t>After reviewing the</w:t>
      </w:r>
      <w:r w:rsidR="00DD595E">
        <w:rPr>
          <w:lang w:val="en-GB"/>
        </w:rPr>
        <w:t xml:space="preserve"> </w:t>
      </w:r>
      <w:r w:rsidRPr="006A1585">
        <w:rPr>
          <w:lang w:val="en-GB"/>
        </w:rPr>
        <w:t>discrepancy in d</w:t>
      </w:r>
      <w:r w:rsidR="00195229">
        <w:rPr>
          <w:lang w:val="en-GB"/>
        </w:rPr>
        <w:t>e</w:t>
      </w:r>
      <w:r w:rsidRPr="006A1585">
        <w:rPr>
          <w:lang w:val="en-GB"/>
        </w:rPr>
        <w:t>spatch month Wholesale Team will update the calculated d</w:t>
      </w:r>
      <w:r w:rsidR="00195229">
        <w:rPr>
          <w:lang w:val="en-GB"/>
        </w:rPr>
        <w:t>e</w:t>
      </w:r>
      <w:r w:rsidRPr="006A1585">
        <w:rPr>
          <w:lang w:val="en-GB"/>
        </w:rPr>
        <w:t>spatch month in WTSO and this update will then flow to Wholesale Portal. This discrepancy will be removed from dashboard once the calculated d</w:t>
      </w:r>
      <w:r w:rsidR="00195229">
        <w:rPr>
          <w:lang w:val="en-GB"/>
        </w:rPr>
        <w:t>e</w:t>
      </w:r>
      <w:r w:rsidRPr="006A1585">
        <w:rPr>
          <w:lang w:val="en-GB"/>
        </w:rPr>
        <w:t>spatch month and the current d</w:t>
      </w:r>
      <w:r w:rsidR="00195229">
        <w:rPr>
          <w:lang w:val="en-GB"/>
        </w:rPr>
        <w:t>e</w:t>
      </w:r>
      <w:r w:rsidRPr="006A1585">
        <w:rPr>
          <w:lang w:val="en-GB"/>
        </w:rPr>
        <w:t xml:space="preserve">spatch month of Sales Orders are </w:t>
      </w:r>
      <w:r w:rsidR="002B624A" w:rsidRPr="006A1585">
        <w:rPr>
          <w:lang w:val="en-GB"/>
        </w:rPr>
        <w:t>same,</w:t>
      </w:r>
      <w:r w:rsidRPr="006A1585">
        <w:rPr>
          <w:lang w:val="en-GB"/>
        </w:rPr>
        <w:t xml:space="preserve"> or all the Sales Orders fulfilled by Supplier PO are cancelled</w:t>
      </w:r>
      <w:r w:rsidR="003C54FD" w:rsidRPr="006A1585">
        <w:rPr>
          <w:lang w:val="en-GB"/>
        </w:rPr>
        <w:t xml:space="preserve"> or the Sales Order is released</w:t>
      </w:r>
      <w:r w:rsidRPr="006A1585">
        <w:rPr>
          <w:lang w:val="en-GB"/>
        </w:rPr>
        <w:t>.</w:t>
      </w:r>
      <w:r w:rsidRPr="00D343BE">
        <w:rPr>
          <w:lang w:val="en-GB"/>
        </w:rPr>
        <w:t xml:space="preserve"> </w:t>
      </w:r>
    </w:p>
    <w:p w14:paraId="0D993BF9" w14:textId="57A0F20F" w:rsidR="00B07FB7" w:rsidRPr="00E507AB" w:rsidRDefault="00B07FB7" w:rsidP="00B07FB7">
      <w:pPr>
        <w:pStyle w:val="BodyText"/>
        <w:ind w:left="1800"/>
        <w:jc w:val="both"/>
        <w:rPr>
          <w:lang w:val="en-GB"/>
        </w:rPr>
      </w:pPr>
      <w:r w:rsidRPr="00E507AB">
        <w:rPr>
          <w:lang w:val="en-GB"/>
        </w:rPr>
        <w:t>T</w:t>
      </w:r>
      <w:r>
        <w:rPr>
          <w:lang w:val="en-GB"/>
        </w:rPr>
        <w:t xml:space="preserve">his </w:t>
      </w:r>
      <w:r w:rsidR="00B056B9" w:rsidRPr="00B056B9">
        <w:rPr>
          <w:lang w:val="en-GB"/>
        </w:rPr>
        <w:t>Despatch Window Variance</w:t>
      </w:r>
      <w:r w:rsidR="00B056B9" w:rsidRPr="00B056B9" w:rsidDel="00B056B9">
        <w:rPr>
          <w:lang w:val="en-GB"/>
        </w:rPr>
        <w:t xml:space="preserve"> </w:t>
      </w:r>
      <w:r>
        <w:rPr>
          <w:lang w:val="en-GB"/>
        </w:rPr>
        <w:t>Dashboard will have following sections-</w:t>
      </w:r>
    </w:p>
    <w:p w14:paraId="4A9E7CC0" w14:textId="77777777" w:rsidR="00B07FB7" w:rsidRPr="006A73A0" w:rsidRDefault="00B07FB7" w:rsidP="00B07FB7">
      <w:pPr>
        <w:pStyle w:val="BodyText"/>
        <w:numPr>
          <w:ilvl w:val="1"/>
          <w:numId w:val="6"/>
        </w:numPr>
        <w:jc w:val="both"/>
        <w:rPr>
          <w:lang w:val="en-GB"/>
        </w:rPr>
      </w:pPr>
      <w:r>
        <w:rPr>
          <w:lang w:val="en-GB"/>
        </w:rPr>
        <w:t>Search</w:t>
      </w:r>
    </w:p>
    <w:p w14:paraId="3D249B8E" w14:textId="77777777" w:rsidR="00B07FB7" w:rsidRPr="006A73A0" w:rsidRDefault="00B07FB7" w:rsidP="00B07FB7">
      <w:pPr>
        <w:pStyle w:val="BodyText"/>
        <w:numPr>
          <w:ilvl w:val="2"/>
          <w:numId w:val="6"/>
        </w:numPr>
        <w:jc w:val="both"/>
        <w:rPr>
          <w:lang w:val="en-GB"/>
        </w:rPr>
      </w:pPr>
      <w:r>
        <w:rPr>
          <w:lang w:val="en-GB"/>
        </w:rPr>
        <w:t>User would be able to further narrow down the result using any of the search filters provided in this section.</w:t>
      </w:r>
    </w:p>
    <w:p w14:paraId="40706D34" w14:textId="77777777" w:rsidR="00B07FB7" w:rsidRPr="006A73A0" w:rsidRDefault="00B07FB7" w:rsidP="00B07FB7">
      <w:pPr>
        <w:pStyle w:val="BodyText"/>
        <w:numPr>
          <w:ilvl w:val="1"/>
          <w:numId w:val="6"/>
        </w:numPr>
        <w:jc w:val="both"/>
        <w:rPr>
          <w:lang w:val="en-GB"/>
        </w:rPr>
      </w:pPr>
      <w:r>
        <w:rPr>
          <w:lang w:val="en-GB"/>
        </w:rPr>
        <w:lastRenderedPageBreak/>
        <w:t>Header and Detail Tables</w:t>
      </w:r>
    </w:p>
    <w:p w14:paraId="341A3CD5" w14:textId="547307DC" w:rsidR="00B07FB7" w:rsidRPr="006A73A0" w:rsidRDefault="00B07FB7" w:rsidP="00B07FB7">
      <w:pPr>
        <w:pStyle w:val="BodyText"/>
        <w:numPr>
          <w:ilvl w:val="2"/>
          <w:numId w:val="6"/>
        </w:numPr>
        <w:jc w:val="both"/>
        <w:rPr>
          <w:lang w:val="en-GB"/>
        </w:rPr>
      </w:pPr>
      <w:r>
        <w:rPr>
          <w:lang w:val="en-GB"/>
        </w:rPr>
        <w:t>Header table will show the data at Supplier PO level that are in variance in d</w:t>
      </w:r>
      <w:r w:rsidR="00195229">
        <w:rPr>
          <w:lang w:val="en-GB"/>
        </w:rPr>
        <w:t>e</w:t>
      </w:r>
      <w:r>
        <w:rPr>
          <w:lang w:val="en-GB"/>
        </w:rPr>
        <w:t>spatch month with their respective Sales Orders.</w:t>
      </w:r>
    </w:p>
    <w:p w14:paraId="05EFB8D0" w14:textId="4171E13E" w:rsidR="00B07FB7" w:rsidRPr="00B07FB7" w:rsidRDefault="00B07FB7" w:rsidP="00B07FB7">
      <w:pPr>
        <w:pStyle w:val="BodyText"/>
        <w:numPr>
          <w:ilvl w:val="2"/>
          <w:numId w:val="6"/>
        </w:numPr>
        <w:jc w:val="both"/>
        <w:rPr>
          <w:lang w:val="en-GB"/>
        </w:rPr>
      </w:pPr>
      <w:r>
        <w:rPr>
          <w:lang w:val="en-GB"/>
        </w:rPr>
        <w:t>Detail table will show the data at Sales Order level. The data in this table will change based on the Supplier PO line selected by the user in header table.</w:t>
      </w:r>
    </w:p>
    <w:p w14:paraId="435D461A" w14:textId="3A8CFF4E" w:rsidR="00D57352" w:rsidRDefault="00B07FB7" w:rsidP="00FD07F6">
      <w:pPr>
        <w:pStyle w:val="Heading8"/>
        <w:spacing w:before="240"/>
        <w:jc w:val="both"/>
        <w:rPr>
          <w:noProof/>
          <w:lang w:val="en-GB" w:eastAsia="en-US"/>
        </w:rPr>
      </w:pPr>
      <w:r>
        <w:rPr>
          <w:lang w:val="en-GB"/>
        </w:rPr>
        <w:t>Search</w:t>
      </w:r>
    </w:p>
    <w:p w14:paraId="5464F54D" w14:textId="3D01803D" w:rsidR="00D57352" w:rsidRPr="006A73A0" w:rsidRDefault="00853AD3" w:rsidP="009B7AC9">
      <w:pPr>
        <w:pStyle w:val="BodyText"/>
        <w:keepNext/>
        <w:spacing w:before="240"/>
        <w:ind w:left="1418"/>
        <w:contextualSpacing/>
        <w:jc w:val="center"/>
        <w:rPr>
          <w:noProof/>
          <w:lang w:val="en-GB" w:eastAsia="en-US"/>
        </w:rPr>
      </w:pPr>
      <w:ins w:id="440" w:author="Sergio Rodrigues" w:date="2022-02-23T17:23:00Z">
        <w:r>
          <w:rPr>
            <w:noProof/>
            <w:lang w:val="en-GB" w:eastAsia="en-US"/>
          </w:rPr>
          <w:drawing>
            <wp:inline distT="0" distB="0" distL="0" distR="0" wp14:anchorId="1B559078" wp14:editId="3D803D54">
              <wp:extent cx="5688000" cy="2346996"/>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88000" cy="2346996"/>
                      </a:xfrm>
                      <a:prstGeom prst="rect">
                        <a:avLst/>
                      </a:prstGeom>
                      <a:noFill/>
                      <a:ln>
                        <a:noFill/>
                      </a:ln>
                    </pic:spPr>
                  </pic:pic>
                </a:graphicData>
              </a:graphic>
            </wp:inline>
          </w:drawing>
        </w:r>
      </w:ins>
    </w:p>
    <w:p w14:paraId="229AA203" w14:textId="4CD55522" w:rsidR="00FC6527" w:rsidRPr="00362F5F" w:rsidRDefault="00FC6527" w:rsidP="00362F5F">
      <w:pPr>
        <w:pStyle w:val="Caption"/>
        <w:ind w:left="1418"/>
        <w:jc w:val="center"/>
        <w:rPr>
          <w:color w:val="auto"/>
          <w:lang w:val="en-GB"/>
        </w:rPr>
      </w:pPr>
      <w:ins w:id="441" w:author="Sergio Rodrigues" w:date="2022-05-27T10:02: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27</w:t>
      </w:r>
      <w:ins w:id="442" w:author="Sergio Rodrigues" w:date="2022-05-27T10:02:00Z">
        <w:r w:rsidRPr="00362F5F">
          <w:rPr>
            <w:color w:val="auto"/>
            <w:lang w:val="en-GB"/>
          </w:rPr>
          <w:fldChar w:fldCharType="end"/>
        </w:r>
        <w:r w:rsidRPr="00362F5F">
          <w:rPr>
            <w:color w:val="auto"/>
            <w:lang w:val="en-GB"/>
          </w:rPr>
          <w:t xml:space="preserve"> – </w:t>
        </w:r>
      </w:ins>
      <w:ins w:id="443" w:author="Sergio Rodrigues" w:date="2022-05-27T10:11:00Z">
        <w:r w:rsidRPr="00FD07F6">
          <w:rPr>
            <w:color w:val="auto"/>
            <w:lang w:val="en-GB"/>
          </w:rPr>
          <w:t>Despatch Window Variance Dashboard</w:t>
        </w:r>
        <w:r w:rsidRPr="00221EE0">
          <w:rPr>
            <w:color w:val="auto"/>
            <w:lang w:val="en-GB"/>
          </w:rPr>
          <w:t xml:space="preserve"> (Search Section)</w:t>
        </w:r>
      </w:ins>
    </w:p>
    <w:p w14:paraId="01FF065F" w14:textId="77777777" w:rsidR="00B07FB7" w:rsidRDefault="00B07FB7" w:rsidP="00B07FB7">
      <w:pPr>
        <w:pStyle w:val="BodyText"/>
        <w:spacing w:before="240"/>
        <w:contextualSpacing/>
        <w:jc w:val="both"/>
        <w:rPr>
          <w:lang w:val="en-GB"/>
        </w:rPr>
      </w:pPr>
    </w:p>
    <w:p w14:paraId="2DF51B22" w14:textId="3BDFEF4F" w:rsidR="00B07FB7" w:rsidRPr="00B17821" w:rsidRDefault="00B07FB7">
      <w:pPr>
        <w:pStyle w:val="BodyText"/>
        <w:spacing w:before="240"/>
        <w:contextualSpacing/>
        <w:jc w:val="both"/>
        <w:rPr>
          <w:i/>
          <w:iCs/>
          <w:lang w:val="en-GB"/>
        </w:rPr>
      </w:pPr>
      <w:r w:rsidRPr="00B17821">
        <w:rPr>
          <w:b/>
          <w:bCs/>
          <w:u w:val="single"/>
          <w:lang w:val="en-GB"/>
        </w:rPr>
        <w:t>Filters</w:t>
      </w:r>
      <w:r>
        <w:rPr>
          <w:b/>
          <w:bCs/>
          <w:lang w:val="en-GB"/>
        </w:rPr>
        <w:t xml:space="preserve">: </w:t>
      </w:r>
      <w:r w:rsidRPr="00B17821">
        <w:rPr>
          <w:lang w:val="en-GB"/>
        </w:rPr>
        <w:t>In</w:t>
      </w:r>
      <w:r>
        <w:rPr>
          <w:lang w:val="en-GB"/>
        </w:rPr>
        <w:t xml:space="preserve"> the Search section user will be able to use any of the following filters to further narrow down the results shown in the dashboard-</w:t>
      </w:r>
      <w:r w:rsidR="008D4BBB">
        <w:rPr>
          <w:lang w:val="en-GB"/>
        </w:rPr>
        <w:t xml:space="preserve"> </w:t>
      </w:r>
    </w:p>
    <w:p w14:paraId="2F1EAF0F" w14:textId="77777777" w:rsidR="00B07FB7" w:rsidRDefault="00B07FB7" w:rsidP="00B07FB7">
      <w:pPr>
        <w:pStyle w:val="BodyText"/>
        <w:spacing w:before="240"/>
        <w:contextualSpacing/>
        <w:jc w:val="both"/>
        <w:rPr>
          <w:lang w:val="en-GB"/>
        </w:rPr>
      </w:pPr>
    </w:p>
    <w:p w14:paraId="38428F42" w14:textId="77777777" w:rsidR="007C0AB3" w:rsidRPr="00FD07F6" w:rsidRDefault="007C0AB3" w:rsidP="00572530">
      <w:pPr>
        <w:pStyle w:val="BodyText"/>
        <w:numPr>
          <w:ilvl w:val="0"/>
          <w:numId w:val="41"/>
        </w:numPr>
        <w:spacing w:before="240"/>
        <w:contextualSpacing/>
        <w:jc w:val="both"/>
        <w:rPr>
          <w:lang w:val="en-GB"/>
        </w:rPr>
      </w:pPr>
      <w:r w:rsidRPr="00B17821">
        <w:rPr>
          <w:u w:val="single"/>
          <w:lang w:val="en-GB"/>
        </w:rPr>
        <w:t>Sales Order No</w:t>
      </w:r>
      <w:r w:rsidRPr="00EC4B34">
        <w:rPr>
          <w:u w:val="single"/>
          <w:lang w:val="en-GB"/>
        </w:rPr>
        <w:t xml:space="preserve">. </w:t>
      </w:r>
      <w:r w:rsidRPr="00FD07F6">
        <w:rPr>
          <w:lang w:val="en-GB"/>
        </w:rPr>
        <w:t>– This will be the Sales Order No. generated / maintained in Wholesale Portal to track a unique Sales Order.</w:t>
      </w:r>
    </w:p>
    <w:p w14:paraId="6C7EA3A0" w14:textId="77777777" w:rsidR="007C0AB3" w:rsidRPr="00EC4B34" w:rsidRDefault="007C0AB3" w:rsidP="00572530">
      <w:pPr>
        <w:pStyle w:val="BodyText"/>
        <w:numPr>
          <w:ilvl w:val="0"/>
          <w:numId w:val="41"/>
        </w:numPr>
        <w:spacing w:before="240"/>
        <w:contextualSpacing/>
        <w:jc w:val="both"/>
        <w:rPr>
          <w:u w:val="single"/>
          <w:lang w:val="en-GB"/>
        </w:rPr>
      </w:pPr>
      <w:r w:rsidRPr="00B17821">
        <w:rPr>
          <w:u w:val="single"/>
          <w:lang w:val="en-GB"/>
        </w:rPr>
        <w:t>PO Number</w:t>
      </w:r>
      <w:r w:rsidRPr="00EC4B34">
        <w:rPr>
          <w:u w:val="single"/>
          <w:lang w:val="en-GB"/>
        </w:rPr>
        <w:t xml:space="preserve"> </w:t>
      </w:r>
      <w:r w:rsidRPr="00FD07F6">
        <w:rPr>
          <w:lang w:val="en-GB"/>
        </w:rPr>
        <w:t>– This will be Supplier PO No.</w:t>
      </w:r>
    </w:p>
    <w:p w14:paraId="51582A5C" w14:textId="77777777" w:rsidR="007C0AB3" w:rsidRPr="003C54FD" w:rsidRDefault="007C0AB3" w:rsidP="00572530">
      <w:pPr>
        <w:pStyle w:val="BodyText"/>
        <w:numPr>
          <w:ilvl w:val="0"/>
          <w:numId w:val="41"/>
        </w:numPr>
        <w:spacing w:before="240"/>
        <w:contextualSpacing/>
        <w:jc w:val="both"/>
        <w:rPr>
          <w:u w:val="single"/>
          <w:lang w:val="en-GB"/>
        </w:rPr>
      </w:pPr>
      <w:r w:rsidRPr="00B17821">
        <w:rPr>
          <w:u w:val="single"/>
          <w:lang w:val="en-GB"/>
        </w:rPr>
        <w:t>Order Row Code</w:t>
      </w:r>
    </w:p>
    <w:p w14:paraId="3E5DE15D" w14:textId="77777777" w:rsidR="007C0AB3" w:rsidRPr="00EC4B34" w:rsidRDefault="007C0AB3" w:rsidP="00572530">
      <w:pPr>
        <w:pStyle w:val="BodyText"/>
        <w:numPr>
          <w:ilvl w:val="0"/>
          <w:numId w:val="41"/>
        </w:numPr>
        <w:spacing w:before="240"/>
        <w:contextualSpacing/>
        <w:jc w:val="both"/>
        <w:rPr>
          <w:u w:val="single"/>
          <w:lang w:val="en-GB"/>
        </w:rPr>
      </w:pPr>
      <w:r w:rsidRPr="00B17821">
        <w:rPr>
          <w:u w:val="single"/>
          <w:lang w:val="en-GB"/>
        </w:rPr>
        <w:t>Partner</w:t>
      </w:r>
      <w:r w:rsidRPr="00EC4B34">
        <w:rPr>
          <w:u w:val="single"/>
          <w:lang w:val="en-GB"/>
        </w:rPr>
        <w:t xml:space="preserve"> – Wholesale Partner</w:t>
      </w:r>
    </w:p>
    <w:p w14:paraId="329B93BD" w14:textId="77777777" w:rsidR="007C0AB3" w:rsidRPr="00EC4B34" w:rsidRDefault="007C0AB3" w:rsidP="00572530">
      <w:pPr>
        <w:pStyle w:val="BodyText"/>
        <w:numPr>
          <w:ilvl w:val="0"/>
          <w:numId w:val="41"/>
        </w:numPr>
        <w:spacing w:before="240"/>
        <w:contextualSpacing/>
        <w:jc w:val="both"/>
        <w:rPr>
          <w:u w:val="single"/>
          <w:lang w:val="en-GB"/>
        </w:rPr>
      </w:pPr>
      <w:r w:rsidRPr="00B17821">
        <w:rPr>
          <w:u w:val="single"/>
          <w:lang w:val="en-GB"/>
        </w:rPr>
        <w:t>Partner Location</w:t>
      </w:r>
      <w:r w:rsidRPr="00EC4B34">
        <w:rPr>
          <w:u w:val="single"/>
          <w:lang w:val="en-GB"/>
        </w:rPr>
        <w:t xml:space="preserve"> </w:t>
      </w:r>
      <w:r w:rsidRPr="00FD07F6">
        <w:rPr>
          <w:lang w:val="en-GB"/>
        </w:rPr>
        <w:t>– Wholesale Partner location.</w:t>
      </w:r>
    </w:p>
    <w:p w14:paraId="157F832B" w14:textId="77777777" w:rsidR="007C0AB3" w:rsidRPr="00B17821" w:rsidRDefault="007C0AB3" w:rsidP="00572530">
      <w:pPr>
        <w:pStyle w:val="BodyText"/>
        <w:numPr>
          <w:ilvl w:val="0"/>
          <w:numId w:val="41"/>
        </w:numPr>
        <w:spacing w:before="240"/>
        <w:contextualSpacing/>
        <w:jc w:val="both"/>
        <w:rPr>
          <w:u w:val="single"/>
          <w:lang w:val="en-GB"/>
        </w:rPr>
      </w:pPr>
      <w:r w:rsidRPr="00B17821">
        <w:rPr>
          <w:u w:val="single"/>
          <w:lang w:val="en-GB"/>
        </w:rPr>
        <w:t xml:space="preserve">Option id </w:t>
      </w:r>
    </w:p>
    <w:p w14:paraId="57D7C35D" w14:textId="6B20159E" w:rsidR="007C0AB3" w:rsidRPr="00B17821" w:rsidRDefault="007C0AB3" w:rsidP="00572530">
      <w:pPr>
        <w:pStyle w:val="BodyText"/>
        <w:numPr>
          <w:ilvl w:val="0"/>
          <w:numId w:val="41"/>
        </w:numPr>
        <w:spacing w:before="240"/>
        <w:contextualSpacing/>
        <w:jc w:val="both"/>
        <w:rPr>
          <w:u w:val="single"/>
          <w:lang w:val="en-GB"/>
        </w:rPr>
      </w:pPr>
      <w:r w:rsidRPr="00B17821">
        <w:rPr>
          <w:u w:val="single"/>
          <w:lang w:val="en-GB"/>
        </w:rPr>
        <w:t xml:space="preserve">Current </w:t>
      </w:r>
      <w:r w:rsidR="00195229">
        <w:rPr>
          <w:u w:val="single"/>
          <w:lang w:val="en-GB"/>
        </w:rPr>
        <w:t>despatch</w:t>
      </w:r>
      <w:r w:rsidRPr="00B17821">
        <w:rPr>
          <w:u w:val="single"/>
          <w:lang w:val="en-GB"/>
        </w:rPr>
        <w:t xml:space="preserve"> month</w:t>
      </w:r>
    </w:p>
    <w:p w14:paraId="0B6EB036" w14:textId="77777777" w:rsidR="007C0AB3" w:rsidRPr="00B17821" w:rsidRDefault="007C0AB3" w:rsidP="00572530">
      <w:pPr>
        <w:pStyle w:val="BodyText"/>
        <w:numPr>
          <w:ilvl w:val="0"/>
          <w:numId w:val="41"/>
        </w:numPr>
        <w:spacing w:before="240"/>
        <w:contextualSpacing/>
        <w:jc w:val="both"/>
        <w:rPr>
          <w:u w:val="single"/>
          <w:lang w:val="en-GB"/>
        </w:rPr>
      </w:pPr>
      <w:r w:rsidRPr="00B17821">
        <w:rPr>
          <w:u w:val="single"/>
          <w:lang w:val="en-GB"/>
        </w:rPr>
        <w:t>Sales Order Delivery Start Date</w:t>
      </w:r>
    </w:p>
    <w:p w14:paraId="306AD0E6" w14:textId="77777777" w:rsidR="007C0AB3" w:rsidRPr="00B17821" w:rsidRDefault="007C0AB3" w:rsidP="00572530">
      <w:pPr>
        <w:pStyle w:val="BodyText"/>
        <w:numPr>
          <w:ilvl w:val="0"/>
          <w:numId w:val="41"/>
        </w:numPr>
        <w:spacing w:before="240"/>
        <w:contextualSpacing/>
        <w:jc w:val="both"/>
        <w:rPr>
          <w:u w:val="single"/>
          <w:lang w:val="en-GB"/>
        </w:rPr>
      </w:pPr>
      <w:r w:rsidRPr="00B17821">
        <w:rPr>
          <w:u w:val="single"/>
          <w:lang w:val="en-GB"/>
        </w:rPr>
        <w:t>Sales Order Delivery End Date</w:t>
      </w:r>
    </w:p>
    <w:p w14:paraId="4A1A5B02" w14:textId="77777777" w:rsidR="007C0AB3" w:rsidRDefault="007C0AB3" w:rsidP="00B07FB7">
      <w:pPr>
        <w:pStyle w:val="BodyText"/>
        <w:spacing w:before="240"/>
        <w:contextualSpacing/>
        <w:jc w:val="both"/>
        <w:rPr>
          <w:b/>
          <w:bCs/>
          <w:u w:val="single"/>
          <w:lang w:val="en-GB"/>
        </w:rPr>
      </w:pPr>
    </w:p>
    <w:p w14:paraId="472EA5C5" w14:textId="2D8E608A" w:rsidR="00B07FB7" w:rsidRDefault="00B07FB7" w:rsidP="00B07FB7">
      <w:pPr>
        <w:pStyle w:val="BodyText"/>
        <w:spacing w:before="240"/>
        <w:contextualSpacing/>
        <w:jc w:val="both"/>
        <w:rPr>
          <w:lang w:val="en-GB"/>
        </w:rPr>
      </w:pPr>
      <w:r>
        <w:rPr>
          <w:b/>
          <w:bCs/>
          <w:u w:val="single"/>
          <w:lang w:val="en-GB"/>
        </w:rPr>
        <w:t>Colour Tiles</w:t>
      </w:r>
      <w:r>
        <w:rPr>
          <w:b/>
          <w:bCs/>
          <w:lang w:val="en-GB"/>
        </w:rPr>
        <w:t xml:space="preserve">: </w:t>
      </w:r>
      <w:r>
        <w:rPr>
          <w:lang w:val="en-GB"/>
        </w:rPr>
        <w:t>Details of the colour tiles in Search section are mentioned below.</w:t>
      </w:r>
    </w:p>
    <w:p w14:paraId="639A4FCE" w14:textId="77777777" w:rsidR="00B07FB7" w:rsidRPr="00B17821" w:rsidRDefault="00B07FB7" w:rsidP="00B07FB7">
      <w:pPr>
        <w:pStyle w:val="BodyText"/>
        <w:spacing w:before="240"/>
        <w:contextualSpacing/>
        <w:jc w:val="both"/>
        <w:rPr>
          <w:lang w:val="en-GB"/>
        </w:rPr>
      </w:pPr>
    </w:p>
    <w:p w14:paraId="31F4787D" w14:textId="46538742" w:rsidR="00B07FB7" w:rsidRDefault="003C54FD" w:rsidP="00B07FB7">
      <w:pPr>
        <w:pStyle w:val="BodyText"/>
        <w:spacing w:before="240"/>
        <w:contextualSpacing/>
        <w:jc w:val="both"/>
        <w:rPr>
          <w:lang w:val="en-GB"/>
        </w:rPr>
      </w:pPr>
      <w:r>
        <w:rPr>
          <w:u w:val="single"/>
          <w:lang w:val="en-GB"/>
        </w:rPr>
        <w:t xml:space="preserve">1-month gap for </w:t>
      </w:r>
      <w:r w:rsidR="00195229">
        <w:rPr>
          <w:u w:val="single"/>
          <w:lang w:val="en-GB"/>
        </w:rPr>
        <w:t>despatch</w:t>
      </w:r>
      <w:r w:rsidR="00774EDA">
        <w:rPr>
          <w:lang w:val="en-GB"/>
        </w:rPr>
        <w:t>–</w:t>
      </w:r>
      <w:r w:rsidR="00B07FB7">
        <w:rPr>
          <w:lang w:val="en-GB"/>
        </w:rPr>
        <w:t xml:space="preserve"> </w:t>
      </w:r>
      <w:r>
        <w:rPr>
          <w:lang w:val="en-GB"/>
        </w:rPr>
        <w:t xml:space="preserve">If user </w:t>
      </w:r>
      <w:r w:rsidR="00BF0B27">
        <w:rPr>
          <w:lang w:val="en-GB"/>
        </w:rPr>
        <w:t>selects</w:t>
      </w:r>
      <w:r>
        <w:rPr>
          <w:lang w:val="en-GB"/>
        </w:rPr>
        <w:t xml:space="preserve"> this tile the result tables will show Sales Orders where there is one-month gap between the current </w:t>
      </w:r>
      <w:r w:rsidR="00195229">
        <w:rPr>
          <w:u w:val="single"/>
          <w:lang w:val="en-GB"/>
        </w:rPr>
        <w:t>despatch</w:t>
      </w:r>
      <w:r w:rsidR="00195229">
        <w:rPr>
          <w:lang w:val="en-GB"/>
        </w:rPr>
        <w:t xml:space="preserve"> </w:t>
      </w:r>
      <w:r>
        <w:rPr>
          <w:lang w:val="en-GB"/>
        </w:rPr>
        <w:t xml:space="preserve">month and the calculated </w:t>
      </w:r>
      <w:r w:rsidR="00195229">
        <w:rPr>
          <w:u w:val="single"/>
          <w:lang w:val="en-GB"/>
        </w:rPr>
        <w:t>despatch</w:t>
      </w:r>
      <w:r w:rsidR="00195229">
        <w:rPr>
          <w:lang w:val="en-GB"/>
        </w:rPr>
        <w:t xml:space="preserve"> </w:t>
      </w:r>
      <w:r>
        <w:rPr>
          <w:lang w:val="en-GB"/>
        </w:rPr>
        <w:t xml:space="preserve">month of Sales Order (based on latest view of Supplier PO’s/latest ASNs delivery month/latest ASN receipt). </w:t>
      </w:r>
    </w:p>
    <w:p w14:paraId="0ABF2769" w14:textId="77777777" w:rsidR="00B07FB7" w:rsidRDefault="00B07FB7" w:rsidP="00B07FB7">
      <w:pPr>
        <w:pStyle w:val="BodyText"/>
        <w:spacing w:before="240"/>
        <w:contextualSpacing/>
        <w:jc w:val="both"/>
        <w:rPr>
          <w:lang w:val="en-GB"/>
        </w:rPr>
      </w:pPr>
    </w:p>
    <w:p w14:paraId="493435B7" w14:textId="1BA95DAC" w:rsidR="003C54FD" w:rsidRDefault="003C54FD" w:rsidP="00B07FB7">
      <w:pPr>
        <w:pStyle w:val="BodyText"/>
        <w:spacing w:before="240"/>
        <w:contextualSpacing/>
        <w:jc w:val="both"/>
        <w:rPr>
          <w:lang w:val="en-GB"/>
        </w:rPr>
      </w:pPr>
      <w:r>
        <w:rPr>
          <w:u w:val="single"/>
          <w:lang w:val="en-GB"/>
        </w:rPr>
        <w:t xml:space="preserve">2-month gap for </w:t>
      </w:r>
      <w:r w:rsidR="00195229">
        <w:rPr>
          <w:u w:val="single"/>
          <w:lang w:val="en-GB"/>
        </w:rPr>
        <w:t>despatch</w:t>
      </w:r>
      <w:r w:rsidR="00774EDA">
        <w:rPr>
          <w:lang w:val="en-GB"/>
        </w:rPr>
        <w:t>–</w:t>
      </w:r>
      <w:r w:rsidR="00B07FB7">
        <w:rPr>
          <w:lang w:val="en-GB"/>
        </w:rPr>
        <w:t xml:space="preserve"> </w:t>
      </w:r>
      <w:r>
        <w:rPr>
          <w:lang w:val="en-GB"/>
        </w:rPr>
        <w:t xml:space="preserve">If user </w:t>
      </w:r>
      <w:r w:rsidR="00BF0B27">
        <w:rPr>
          <w:lang w:val="en-GB"/>
        </w:rPr>
        <w:t>selects</w:t>
      </w:r>
      <w:r>
        <w:rPr>
          <w:lang w:val="en-GB"/>
        </w:rPr>
        <w:t xml:space="preserve"> this tile the result tables will show Sales Orders where there is two-month gap between the current </w:t>
      </w:r>
      <w:r w:rsidR="00195229">
        <w:rPr>
          <w:u w:val="single"/>
          <w:lang w:val="en-GB"/>
        </w:rPr>
        <w:t>despatch</w:t>
      </w:r>
      <w:r w:rsidR="00195229">
        <w:rPr>
          <w:lang w:val="en-GB"/>
        </w:rPr>
        <w:t xml:space="preserve"> </w:t>
      </w:r>
      <w:r>
        <w:rPr>
          <w:lang w:val="en-GB"/>
        </w:rPr>
        <w:t xml:space="preserve">month and the calculated </w:t>
      </w:r>
      <w:r w:rsidR="00195229">
        <w:rPr>
          <w:u w:val="single"/>
          <w:lang w:val="en-GB"/>
        </w:rPr>
        <w:t>despatch</w:t>
      </w:r>
      <w:r w:rsidR="00195229">
        <w:rPr>
          <w:lang w:val="en-GB"/>
        </w:rPr>
        <w:t xml:space="preserve"> </w:t>
      </w:r>
      <w:r>
        <w:rPr>
          <w:lang w:val="en-GB"/>
        </w:rPr>
        <w:t>month of Sales Order (based on latest view of Supplier PO’s/latest ASNs delivery month/latest ASN receipt).</w:t>
      </w:r>
    </w:p>
    <w:p w14:paraId="6022CA94" w14:textId="77777777" w:rsidR="003C54FD" w:rsidRDefault="003C54FD" w:rsidP="00B07FB7">
      <w:pPr>
        <w:pStyle w:val="BodyText"/>
        <w:spacing w:before="240"/>
        <w:contextualSpacing/>
        <w:jc w:val="both"/>
        <w:rPr>
          <w:b/>
          <w:bCs/>
          <w:u w:val="single"/>
          <w:lang w:val="en-GB"/>
        </w:rPr>
      </w:pPr>
    </w:p>
    <w:p w14:paraId="3BCEF3A8" w14:textId="4B5B43D2" w:rsidR="00B07FB7" w:rsidRDefault="003C54FD" w:rsidP="00FD07F6">
      <w:pPr>
        <w:pStyle w:val="BodyText"/>
        <w:spacing w:before="240"/>
        <w:contextualSpacing/>
        <w:jc w:val="both"/>
        <w:rPr>
          <w:lang w:val="en-GB"/>
        </w:rPr>
      </w:pPr>
      <w:r>
        <w:rPr>
          <w:u w:val="single"/>
          <w:lang w:val="en-GB"/>
        </w:rPr>
        <w:t>3</w:t>
      </w:r>
      <w:r w:rsidR="00BC0BCB">
        <w:rPr>
          <w:u w:val="single"/>
          <w:lang w:val="en-GB"/>
        </w:rPr>
        <w:t>+</w:t>
      </w:r>
      <w:r>
        <w:rPr>
          <w:u w:val="single"/>
          <w:lang w:val="en-GB"/>
        </w:rPr>
        <w:t xml:space="preserve">-month gap for </w:t>
      </w:r>
      <w:r w:rsidR="00195229">
        <w:rPr>
          <w:u w:val="single"/>
          <w:lang w:val="en-GB"/>
        </w:rPr>
        <w:t>despatch</w:t>
      </w:r>
      <w:r w:rsidR="00774EDA">
        <w:rPr>
          <w:lang w:val="en-GB"/>
        </w:rPr>
        <w:t>–</w:t>
      </w:r>
      <w:r>
        <w:rPr>
          <w:lang w:val="en-GB"/>
        </w:rPr>
        <w:t xml:space="preserve"> If user </w:t>
      </w:r>
      <w:r w:rsidR="00BF0B27">
        <w:rPr>
          <w:lang w:val="en-GB"/>
        </w:rPr>
        <w:t>selects</w:t>
      </w:r>
      <w:r>
        <w:rPr>
          <w:lang w:val="en-GB"/>
        </w:rPr>
        <w:t xml:space="preserve"> this tile the result tables will show Sales Orders where there is three-month gap</w:t>
      </w:r>
      <w:r w:rsidR="00BC0BCB">
        <w:rPr>
          <w:lang w:val="en-GB"/>
        </w:rPr>
        <w:t xml:space="preserve"> or more</w:t>
      </w:r>
      <w:r>
        <w:rPr>
          <w:lang w:val="en-GB"/>
        </w:rPr>
        <w:t xml:space="preserve"> between the current </w:t>
      </w:r>
      <w:r w:rsidR="00195229" w:rsidRPr="00FD07F6">
        <w:rPr>
          <w:lang w:val="en-GB"/>
        </w:rPr>
        <w:t>despatch</w:t>
      </w:r>
      <w:r w:rsidR="00195229">
        <w:rPr>
          <w:lang w:val="en-GB"/>
        </w:rPr>
        <w:t xml:space="preserve"> </w:t>
      </w:r>
      <w:r>
        <w:rPr>
          <w:lang w:val="en-GB"/>
        </w:rPr>
        <w:t xml:space="preserve">month and the calculated </w:t>
      </w:r>
      <w:r w:rsidR="00195229" w:rsidRPr="00FD07F6">
        <w:rPr>
          <w:lang w:val="en-GB"/>
        </w:rPr>
        <w:t xml:space="preserve">despatch </w:t>
      </w:r>
      <w:r>
        <w:rPr>
          <w:lang w:val="en-GB"/>
        </w:rPr>
        <w:t>month of Sales Order (based on latest view of Supplier PO’s/latest ASNs delivery month/latest ASN receipt).</w:t>
      </w:r>
    </w:p>
    <w:p w14:paraId="0D663572" w14:textId="77777777" w:rsidR="00B07FB7" w:rsidRPr="006A73A0" w:rsidRDefault="00B07FB7" w:rsidP="00B07FB7">
      <w:pPr>
        <w:pStyle w:val="BodyText"/>
        <w:spacing w:before="240"/>
        <w:contextualSpacing/>
        <w:jc w:val="both"/>
        <w:rPr>
          <w:lang w:val="en-GB"/>
        </w:rPr>
      </w:pPr>
    </w:p>
    <w:p w14:paraId="52CED574" w14:textId="4858612D" w:rsidR="001B4ADA" w:rsidRDefault="00B07FB7" w:rsidP="00853AD3">
      <w:pPr>
        <w:pStyle w:val="Heading8"/>
        <w:spacing w:before="240"/>
        <w:ind w:left="1418"/>
        <w:jc w:val="both"/>
        <w:rPr>
          <w:lang w:val="en-GB"/>
        </w:rPr>
      </w:pPr>
      <w:r>
        <w:rPr>
          <w:lang w:val="en-GB"/>
        </w:rPr>
        <w:lastRenderedPageBreak/>
        <w:t xml:space="preserve">Header and Detail Tables </w:t>
      </w:r>
    </w:p>
    <w:p w14:paraId="7E613E0F" w14:textId="12708CF3" w:rsidR="001B4ADA" w:rsidRDefault="00853AD3" w:rsidP="009B7AC9">
      <w:pPr>
        <w:pStyle w:val="BodyText"/>
        <w:spacing w:before="240"/>
        <w:ind w:left="1418"/>
        <w:contextualSpacing/>
        <w:jc w:val="center"/>
        <w:rPr>
          <w:lang w:val="en-GB"/>
        </w:rPr>
      </w:pPr>
      <w:ins w:id="444" w:author="Sergio Rodrigues" w:date="2022-02-23T17:26:00Z">
        <w:r>
          <w:rPr>
            <w:noProof/>
            <w:lang w:val="en-GB"/>
          </w:rPr>
          <w:drawing>
            <wp:inline distT="0" distB="0" distL="0" distR="0" wp14:anchorId="391220B5" wp14:editId="2A16B93A">
              <wp:extent cx="5688000" cy="3261898"/>
              <wp:effectExtent l="0" t="0" r="825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88000" cy="3261898"/>
                      </a:xfrm>
                      <a:prstGeom prst="rect">
                        <a:avLst/>
                      </a:prstGeom>
                      <a:noFill/>
                      <a:ln>
                        <a:noFill/>
                      </a:ln>
                    </pic:spPr>
                  </pic:pic>
                </a:graphicData>
              </a:graphic>
            </wp:inline>
          </w:drawing>
        </w:r>
      </w:ins>
    </w:p>
    <w:p w14:paraId="74767604" w14:textId="608440CA" w:rsidR="00BF0B27" w:rsidRPr="00362F5F" w:rsidRDefault="00BF0B27" w:rsidP="00BF0B27">
      <w:pPr>
        <w:pStyle w:val="Caption"/>
        <w:ind w:left="1418"/>
        <w:jc w:val="center"/>
        <w:rPr>
          <w:ins w:id="445" w:author="Sergio Rodrigues" w:date="2022-05-27T10:27:00Z"/>
          <w:color w:val="auto"/>
          <w:lang w:val="en-GB"/>
        </w:rPr>
      </w:pPr>
      <w:ins w:id="446" w:author="Sergio Rodrigues" w:date="2022-05-27T10:27: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28</w:t>
      </w:r>
      <w:ins w:id="447" w:author="Sergio Rodrigues" w:date="2022-05-27T10:27:00Z">
        <w:r w:rsidRPr="00362F5F">
          <w:rPr>
            <w:color w:val="auto"/>
            <w:lang w:val="en-GB"/>
          </w:rPr>
          <w:fldChar w:fldCharType="end"/>
        </w:r>
        <w:r w:rsidRPr="00362F5F">
          <w:rPr>
            <w:color w:val="auto"/>
            <w:lang w:val="en-GB"/>
          </w:rPr>
          <w:t xml:space="preserve"> – Despatch Window Variance Dashboard (Header &amp; Detail Section)</w:t>
        </w:r>
      </w:ins>
    </w:p>
    <w:p w14:paraId="042C96A9" w14:textId="77777777" w:rsidR="00B07FB7" w:rsidRDefault="00B07FB7" w:rsidP="00853AD3">
      <w:pPr>
        <w:pStyle w:val="BodyText"/>
        <w:spacing w:before="240"/>
        <w:ind w:left="1418"/>
        <w:contextualSpacing/>
        <w:jc w:val="both"/>
        <w:rPr>
          <w:lang w:val="en-GB"/>
        </w:rPr>
      </w:pPr>
    </w:p>
    <w:p w14:paraId="3D9C93C8" w14:textId="573E8D57" w:rsidR="00B07FB7" w:rsidRDefault="00B07FB7" w:rsidP="00853AD3">
      <w:pPr>
        <w:pStyle w:val="BodyText"/>
        <w:spacing w:before="240"/>
        <w:ind w:left="1418"/>
        <w:contextualSpacing/>
        <w:jc w:val="both"/>
        <w:rPr>
          <w:lang w:val="en-GB"/>
        </w:rPr>
      </w:pPr>
      <w:r w:rsidRPr="00062D0F">
        <w:rPr>
          <w:b/>
          <w:bCs/>
          <w:u w:val="single"/>
          <w:lang w:val="en-GB"/>
        </w:rPr>
        <w:t>Header Table</w:t>
      </w:r>
      <w:r>
        <w:rPr>
          <w:lang w:val="en-GB"/>
        </w:rPr>
        <w:t xml:space="preserve"> – Supplier PO/Sales Order Header</w:t>
      </w:r>
    </w:p>
    <w:p w14:paraId="79EED334" w14:textId="4408E9DA" w:rsidR="00B07FB7" w:rsidRPr="00BD5122" w:rsidRDefault="00B07FB7" w:rsidP="00853AD3">
      <w:pPr>
        <w:pStyle w:val="BodyText"/>
        <w:spacing w:before="240"/>
        <w:ind w:left="1418"/>
        <w:contextualSpacing/>
        <w:jc w:val="both"/>
        <w:rPr>
          <w:lang w:val="en-GB"/>
        </w:rPr>
      </w:pPr>
      <w:r w:rsidRPr="00BD5122">
        <w:rPr>
          <w:lang w:val="en-GB"/>
        </w:rPr>
        <w:t xml:space="preserve">The header table will display all the Supplier POs that are in variance </w:t>
      </w:r>
      <w:r w:rsidR="002E0689">
        <w:rPr>
          <w:lang w:val="en-GB"/>
        </w:rPr>
        <w:t xml:space="preserve">of calculated </w:t>
      </w:r>
      <w:r w:rsidR="00195229" w:rsidRPr="00FD07F6">
        <w:rPr>
          <w:lang w:val="en-GB"/>
        </w:rPr>
        <w:t xml:space="preserve">despatch </w:t>
      </w:r>
      <w:r w:rsidR="002E0689">
        <w:rPr>
          <w:lang w:val="en-GB"/>
        </w:rPr>
        <w:t xml:space="preserve">month </w:t>
      </w:r>
      <w:r w:rsidRPr="00BD5122">
        <w:rPr>
          <w:lang w:val="en-GB"/>
        </w:rPr>
        <w:t xml:space="preserve">compared to </w:t>
      </w:r>
      <w:r w:rsidRPr="00BC0BCB">
        <w:rPr>
          <w:lang w:val="en-GB"/>
        </w:rPr>
        <w:t>the</w:t>
      </w:r>
      <w:r w:rsidR="002E0689" w:rsidRPr="00BC0BCB">
        <w:rPr>
          <w:lang w:val="en-GB"/>
        </w:rPr>
        <w:t xml:space="preserve"> current </w:t>
      </w:r>
      <w:r w:rsidR="00195229" w:rsidRPr="00FD07F6">
        <w:rPr>
          <w:lang w:val="en-GB"/>
        </w:rPr>
        <w:t>despatch</w:t>
      </w:r>
      <w:r w:rsidR="00195229">
        <w:rPr>
          <w:u w:val="single"/>
          <w:lang w:val="en-GB"/>
        </w:rPr>
        <w:t xml:space="preserve"> </w:t>
      </w:r>
      <w:r w:rsidR="002E0689">
        <w:rPr>
          <w:lang w:val="en-GB"/>
        </w:rPr>
        <w:t>month</w:t>
      </w:r>
      <w:r w:rsidRPr="00BD5122">
        <w:rPr>
          <w:lang w:val="en-GB"/>
        </w:rPr>
        <w:t xml:space="preserve"> on associated Sales Orders. </w:t>
      </w:r>
    </w:p>
    <w:p w14:paraId="63BCC2D8" w14:textId="77777777" w:rsidR="00DD595E" w:rsidRDefault="00DD595E" w:rsidP="00853AD3">
      <w:pPr>
        <w:pStyle w:val="BodyText"/>
        <w:spacing w:before="240"/>
        <w:ind w:left="1418"/>
        <w:contextualSpacing/>
        <w:jc w:val="both"/>
        <w:rPr>
          <w:lang w:val="en-GB"/>
        </w:rPr>
      </w:pPr>
    </w:p>
    <w:p w14:paraId="5A29644E" w14:textId="2DAFEE74" w:rsidR="00B07FB7" w:rsidRPr="006A73A0" w:rsidRDefault="00B07FB7" w:rsidP="00853AD3">
      <w:pPr>
        <w:pStyle w:val="BodyText"/>
        <w:spacing w:before="240"/>
        <w:ind w:left="1418"/>
        <w:contextualSpacing/>
        <w:jc w:val="both"/>
        <w:rPr>
          <w:lang w:val="en-GB"/>
        </w:rPr>
      </w:pPr>
      <w:r w:rsidRPr="006A73A0">
        <w:rPr>
          <w:lang w:val="en-GB"/>
        </w:rPr>
        <w:t xml:space="preserve">Available fields in the Header </w:t>
      </w:r>
      <w:r>
        <w:rPr>
          <w:lang w:val="en-GB"/>
        </w:rPr>
        <w:t>Table are</w:t>
      </w:r>
      <w:r w:rsidRPr="006A73A0">
        <w:rPr>
          <w:lang w:val="en-GB"/>
        </w:rPr>
        <w:t>:</w:t>
      </w:r>
      <w:r>
        <w:rPr>
          <w:lang w:val="en-GB"/>
        </w:rPr>
        <w:t xml:space="preserve"> </w:t>
      </w:r>
    </w:p>
    <w:tbl>
      <w:tblPr>
        <w:tblW w:w="3906" w:type="pct"/>
        <w:jc w:val="right"/>
        <w:tblLook w:val="04A0" w:firstRow="1" w:lastRow="0" w:firstColumn="1" w:lastColumn="0" w:noHBand="0" w:noVBand="1"/>
      </w:tblPr>
      <w:tblGrid>
        <w:gridCol w:w="2424"/>
        <w:gridCol w:w="2802"/>
        <w:gridCol w:w="2914"/>
      </w:tblGrid>
      <w:tr w:rsidR="00B07FB7" w:rsidRPr="006A73A0" w14:paraId="37C3AC1A" w14:textId="77777777" w:rsidTr="009B7AC9">
        <w:trPr>
          <w:trHeight w:val="315"/>
          <w:tblHeader/>
          <w:jc w:val="right"/>
        </w:trPr>
        <w:tc>
          <w:tcPr>
            <w:tcW w:w="1489" w:type="pct"/>
            <w:tcBorders>
              <w:top w:val="nil"/>
              <w:left w:val="single" w:sz="8" w:space="0" w:color="000000"/>
              <w:bottom w:val="single" w:sz="8" w:space="0" w:color="000000"/>
              <w:right w:val="single" w:sz="8" w:space="0" w:color="000000"/>
            </w:tcBorders>
            <w:shd w:val="clear" w:color="auto" w:fill="A6A6A6"/>
            <w:vAlign w:val="center"/>
            <w:hideMark/>
          </w:tcPr>
          <w:p w14:paraId="00F9EC44" w14:textId="77777777" w:rsidR="00B07FB7" w:rsidRPr="006A73A0" w:rsidRDefault="00B07FB7" w:rsidP="001C0F76">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21" w:type="pct"/>
            <w:tcBorders>
              <w:top w:val="nil"/>
              <w:left w:val="nil"/>
              <w:bottom w:val="single" w:sz="8" w:space="0" w:color="000000"/>
              <w:right w:val="single" w:sz="8" w:space="0" w:color="000000"/>
            </w:tcBorders>
            <w:shd w:val="clear" w:color="auto" w:fill="A6A6A6"/>
            <w:vAlign w:val="center"/>
            <w:hideMark/>
          </w:tcPr>
          <w:p w14:paraId="0EE99DB6" w14:textId="77777777" w:rsidR="00B07FB7" w:rsidRPr="006A73A0" w:rsidRDefault="00B07FB7" w:rsidP="001C0F76">
            <w:pPr>
              <w:rPr>
                <w:rFonts w:ascii="Calibri" w:hAnsi="Calibri"/>
                <w:b/>
                <w:bCs/>
                <w:sz w:val="16"/>
                <w:szCs w:val="16"/>
                <w:lang w:val="en-GB" w:eastAsia="en-US"/>
              </w:rPr>
            </w:pPr>
            <w:r w:rsidRPr="006A73A0">
              <w:rPr>
                <w:rFonts w:ascii="Calibri" w:hAnsi="Calibri"/>
                <w:b/>
                <w:bCs/>
                <w:sz w:val="16"/>
                <w:szCs w:val="16"/>
                <w:lang w:val="en-GB" w:eastAsia="en-US"/>
              </w:rPr>
              <w:t>Description</w:t>
            </w:r>
          </w:p>
        </w:tc>
        <w:tc>
          <w:tcPr>
            <w:tcW w:w="1790" w:type="pct"/>
            <w:tcBorders>
              <w:top w:val="nil"/>
              <w:left w:val="nil"/>
              <w:bottom w:val="single" w:sz="8" w:space="0" w:color="000000"/>
              <w:right w:val="single" w:sz="8" w:space="0" w:color="000000"/>
            </w:tcBorders>
            <w:shd w:val="clear" w:color="auto" w:fill="A6A6A6"/>
            <w:vAlign w:val="center"/>
            <w:hideMark/>
          </w:tcPr>
          <w:p w14:paraId="3353FAA7" w14:textId="77777777" w:rsidR="00B07FB7" w:rsidRPr="006A73A0" w:rsidRDefault="00B07FB7" w:rsidP="001C0F76">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7C0AB3" w:rsidRPr="006A73A0" w14:paraId="488F41CF" w14:textId="77777777" w:rsidTr="009B7AC9">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71B036A" w14:textId="15C7F813"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Supplier PO</w:t>
            </w:r>
          </w:p>
        </w:tc>
        <w:tc>
          <w:tcPr>
            <w:tcW w:w="1721" w:type="pct"/>
            <w:tcBorders>
              <w:top w:val="nil"/>
              <w:left w:val="nil"/>
              <w:bottom w:val="single" w:sz="8" w:space="0" w:color="000000"/>
              <w:right w:val="single" w:sz="8" w:space="0" w:color="000000"/>
            </w:tcBorders>
            <w:shd w:val="clear" w:color="auto" w:fill="auto"/>
            <w:vAlign w:val="center"/>
          </w:tcPr>
          <w:p w14:paraId="425EE88D" w14:textId="3384AEF2"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PO raised by the Commercial team to the supplier.</w:t>
            </w:r>
          </w:p>
        </w:tc>
        <w:tc>
          <w:tcPr>
            <w:tcW w:w="1790" w:type="pct"/>
            <w:tcBorders>
              <w:top w:val="nil"/>
              <w:left w:val="nil"/>
              <w:bottom w:val="single" w:sz="8" w:space="0" w:color="000000"/>
              <w:right w:val="single" w:sz="8" w:space="0" w:color="000000"/>
            </w:tcBorders>
            <w:shd w:val="clear" w:color="auto" w:fill="auto"/>
            <w:vAlign w:val="center"/>
          </w:tcPr>
          <w:p w14:paraId="4E0C4A67" w14:textId="04383CAE"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br/>
            </w:r>
          </w:p>
        </w:tc>
      </w:tr>
      <w:tr w:rsidR="007C0AB3" w:rsidRPr="006A73A0" w14:paraId="55DF7AF4" w14:textId="77777777" w:rsidTr="009B7AC9">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6AE64FC" w14:textId="7C7C8C9D"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Order Row Code</w:t>
            </w:r>
          </w:p>
        </w:tc>
        <w:tc>
          <w:tcPr>
            <w:tcW w:w="1721" w:type="pct"/>
            <w:tcBorders>
              <w:top w:val="nil"/>
              <w:left w:val="nil"/>
              <w:bottom w:val="single" w:sz="8" w:space="0" w:color="000000"/>
              <w:right w:val="single" w:sz="8" w:space="0" w:color="000000"/>
            </w:tcBorders>
            <w:shd w:val="clear" w:color="auto" w:fill="auto"/>
            <w:vAlign w:val="center"/>
          </w:tcPr>
          <w:p w14:paraId="5B64DF54" w14:textId="512B6616"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A unique identifier associated with the Supplier PO and the corresponding Sales Orders.</w:t>
            </w:r>
          </w:p>
        </w:tc>
        <w:tc>
          <w:tcPr>
            <w:tcW w:w="1790" w:type="pct"/>
            <w:tcBorders>
              <w:top w:val="nil"/>
              <w:left w:val="nil"/>
              <w:bottom w:val="single" w:sz="8" w:space="0" w:color="000000"/>
              <w:right w:val="single" w:sz="8" w:space="0" w:color="000000"/>
            </w:tcBorders>
            <w:shd w:val="clear" w:color="auto" w:fill="auto"/>
            <w:vAlign w:val="center"/>
          </w:tcPr>
          <w:p w14:paraId="47D873CE" w14:textId="08F827FF"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Order row code in Wholesale Portal will be the key identifier to establish the relationship between Supplier POs and respective Sales Orders.</w:t>
            </w:r>
          </w:p>
        </w:tc>
      </w:tr>
      <w:tr w:rsidR="007C0AB3" w:rsidRPr="006A73A0" w14:paraId="23450DBE" w14:textId="77777777" w:rsidTr="009B7AC9">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4921099" w14:textId="3323187C"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First Destination</w:t>
            </w:r>
          </w:p>
        </w:tc>
        <w:tc>
          <w:tcPr>
            <w:tcW w:w="1721" w:type="pct"/>
            <w:tcBorders>
              <w:top w:val="nil"/>
              <w:left w:val="nil"/>
              <w:bottom w:val="single" w:sz="8" w:space="0" w:color="000000"/>
              <w:right w:val="single" w:sz="8" w:space="0" w:color="000000"/>
            </w:tcBorders>
            <w:shd w:val="clear" w:color="auto" w:fill="auto"/>
            <w:vAlign w:val="center"/>
          </w:tcPr>
          <w:p w14:paraId="12938931" w14:textId="701836FB"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An ASOS virtual warehouse</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4102CB7B" w14:textId="16FA26BA"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This field will show the ASOS warehouse where Supplier PO will be receipted.</w:t>
            </w:r>
          </w:p>
        </w:tc>
      </w:tr>
      <w:tr w:rsidR="007C0AB3" w:rsidRPr="006A73A0" w14:paraId="203285F1" w14:textId="77777777" w:rsidTr="009B7AC9">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749E3BA" w14:textId="15AC664B"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Final Destination</w:t>
            </w:r>
          </w:p>
        </w:tc>
        <w:tc>
          <w:tcPr>
            <w:tcW w:w="1721" w:type="pct"/>
            <w:tcBorders>
              <w:top w:val="nil"/>
              <w:left w:val="nil"/>
              <w:bottom w:val="single" w:sz="8" w:space="0" w:color="000000"/>
              <w:right w:val="single" w:sz="8" w:space="0" w:color="000000"/>
            </w:tcBorders>
            <w:shd w:val="clear" w:color="auto" w:fill="auto"/>
            <w:vAlign w:val="center"/>
          </w:tcPr>
          <w:p w14:paraId="68B25F16" w14:textId="0FF0E4ED"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An ASOS virtual warehouse</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0B8C808F" w14:textId="77777777"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This field will show the ASOS warehouse from where Sales Orders will be sourced.</w:t>
            </w:r>
          </w:p>
          <w:p w14:paraId="621E6F07" w14:textId="77777777" w:rsidR="007C0AB3" w:rsidRPr="006C6123" w:rsidRDefault="007C0AB3" w:rsidP="007C0AB3">
            <w:pPr>
              <w:rPr>
                <w:rFonts w:ascii="Calibri" w:hAnsi="Calibri"/>
                <w:color w:val="000000"/>
                <w:lang w:val="en-GB" w:eastAsia="en-US"/>
              </w:rPr>
            </w:pPr>
          </w:p>
          <w:p w14:paraId="44964153" w14:textId="77777777" w:rsidR="007C0AB3" w:rsidRPr="006C6123" w:rsidRDefault="007C0AB3" w:rsidP="00482EB5">
            <w:pPr>
              <w:pStyle w:val="ListParagraph"/>
              <w:numPr>
                <w:ilvl w:val="0"/>
                <w:numId w:val="26"/>
              </w:numPr>
              <w:ind w:left="472"/>
              <w:rPr>
                <w:rFonts w:ascii="Calibri" w:hAnsi="Calibri"/>
                <w:color w:val="000000"/>
                <w:lang w:val="en-GB" w:eastAsia="en-US"/>
              </w:rPr>
            </w:pPr>
            <w:r w:rsidRPr="006C6123">
              <w:rPr>
                <w:rFonts w:ascii="Calibri" w:hAnsi="Calibri"/>
                <w:color w:val="000000"/>
                <w:lang w:val="en-GB" w:eastAsia="en-US"/>
              </w:rPr>
              <w:t>If the supplier PO will be direct, then first and final warehouse will be same.</w:t>
            </w:r>
          </w:p>
          <w:p w14:paraId="5354E890" w14:textId="77777777" w:rsidR="007C0AB3" w:rsidRPr="006C6123" w:rsidRDefault="007C0AB3" w:rsidP="00482EB5">
            <w:pPr>
              <w:pStyle w:val="ListParagraph"/>
              <w:numPr>
                <w:ilvl w:val="0"/>
                <w:numId w:val="26"/>
              </w:numPr>
              <w:ind w:left="472"/>
              <w:rPr>
                <w:rFonts w:ascii="Calibri" w:hAnsi="Calibri"/>
                <w:color w:val="000000"/>
                <w:lang w:val="en-GB" w:eastAsia="en-US"/>
              </w:rPr>
            </w:pPr>
            <w:r w:rsidRPr="006C6123">
              <w:rPr>
                <w:rFonts w:ascii="Calibri" w:hAnsi="Calibri"/>
                <w:color w:val="000000"/>
                <w:lang w:val="en-GB" w:eastAsia="en-US"/>
              </w:rPr>
              <w:t xml:space="preserve">If the supplier PO will be split, then first and final destination warehouse will be different. Once the </w:t>
            </w:r>
            <w:r w:rsidRPr="006C6123">
              <w:rPr>
                <w:rFonts w:ascii="Calibri" w:hAnsi="Calibri"/>
                <w:color w:val="000000"/>
                <w:lang w:val="en-GB" w:eastAsia="en-US"/>
              </w:rPr>
              <w:lastRenderedPageBreak/>
              <w:t>Supplier PO will be receipted on First destination it will be send to final destination as allocations.</w:t>
            </w:r>
          </w:p>
          <w:p w14:paraId="1DF6CD66" w14:textId="77777777" w:rsidR="007C0AB3" w:rsidRPr="006C6123" w:rsidRDefault="007C0AB3" w:rsidP="007C0AB3">
            <w:pPr>
              <w:rPr>
                <w:rFonts w:ascii="Calibri" w:hAnsi="Calibri"/>
                <w:color w:val="000000"/>
                <w:lang w:val="en-GB" w:eastAsia="en-US"/>
              </w:rPr>
            </w:pPr>
          </w:p>
        </w:tc>
      </w:tr>
      <w:tr w:rsidR="007C0AB3" w:rsidRPr="006A73A0" w14:paraId="4B410E0E" w14:textId="77777777" w:rsidTr="009B7AC9">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1EA2419" w14:textId="7B6ACD3A"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lastRenderedPageBreak/>
              <w:t>PO Delivery Week First Destination</w:t>
            </w:r>
          </w:p>
        </w:tc>
        <w:tc>
          <w:tcPr>
            <w:tcW w:w="1721" w:type="pct"/>
            <w:tcBorders>
              <w:top w:val="nil"/>
              <w:left w:val="nil"/>
              <w:bottom w:val="single" w:sz="8" w:space="0" w:color="000000"/>
              <w:right w:val="single" w:sz="8" w:space="0" w:color="000000"/>
            </w:tcBorders>
            <w:shd w:val="clear" w:color="auto" w:fill="auto"/>
            <w:vAlign w:val="center"/>
          </w:tcPr>
          <w:p w14:paraId="0E777DB8" w14:textId="4B502002"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Supplier PO delivery week into ASOS warehouse.</w:t>
            </w:r>
          </w:p>
        </w:tc>
        <w:tc>
          <w:tcPr>
            <w:tcW w:w="1790" w:type="pct"/>
            <w:tcBorders>
              <w:top w:val="nil"/>
              <w:left w:val="nil"/>
              <w:bottom w:val="single" w:sz="8" w:space="0" w:color="000000"/>
              <w:right w:val="single" w:sz="8" w:space="0" w:color="000000"/>
            </w:tcBorders>
            <w:shd w:val="clear" w:color="auto" w:fill="auto"/>
            <w:vAlign w:val="center"/>
          </w:tcPr>
          <w:p w14:paraId="5BE8C2F8" w14:textId="77777777"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 This date will show the delivery week of Supplier PO into ASOS warehouse.</w:t>
            </w:r>
          </w:p>
          <w:p w14:paraId="191EBCE3" w14:textId="77777777" w:rsidR="007C0AB3" w:rsidRPr="006C6123" w:rsidRDefault="007C0AB3" w:rsidP="007C0AB3">
            <w:pPr>
              <w:rPr>
                <w:rFonts w:ascii="Calibri" w:hAnsi="Calibri"/>
                <w:color w:val="000000"/>
                <w:lang w:val="en-GB" w:eastAsia="en-US"/>
              </w:rPr>
            </w:pPr>
          </w:p>
        </w:tc>
      </w:tr>
      <w:tr w:rsidR="007C0AB3" w:rsidRPr="006A73A0" w14:paraId="4CB70978" w14:textId="77777777" w:rsidTr="009B7AC9">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883AA95" w14:textId="7FB65674"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PO Delivery Week Fi</w:t>
            </w:r>
            <w:r w:rsidR="00ED1443">
              <w:rPr>
                <w:rFonts w:ascii="Calibri" w:hAnsi="Calibri"/>
                <w:color w:val="000000"/>
                <w:lang w:val="en-GB" w:eastAsia="en-US"/>
              </w:rPr>
              <w:t>nal</w:t>
            </w:r>
            <w:r w:rsidRPr="006C6123">
              <w:rPr>
                <w:rFonts w:ascii="Calibri" w:hAnsi="Calibri"/>
                <w:color w:val="000000"/>
                <w:lang w:val="en-GB" w:eastAsia="en-US"/>
              </w:rPr>
              <w:t xml:space="preserve"> Destination</w:t>
            </w:r>
          </w:p>
        </w:tc>
        <w:tc>
          <w:tcPr>
            <w:tcW w:w="1721" w:type="pct"/>
            <w:tcBorders>
              <w:top w:val="nil"/>
              <w:left w:val="nil"/>
              <w:bottom w:val="single" w:sz="8" w:space="0" w:color="000000"/>
              <w:right w:val="single" w:sz="8" w:space="0" w:color="000000"/>
            </w:tcBorders>
            <w:shd w:val="clear" w:color="auto" w:fill="auto"/>
            <w:vAlign w:val="center"/>
          </w:tcPr>
          <w:p w14:paraId="2E33E46E" w14:textId="49199652"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Supplier PO delivery week or allocations delivery week into source ASOS warehouse.</w:t>
            </w:r>
          </w:p>
        </w:tc>
        <w:tc>
          <w:tcPr>
            <w:tcW w:w="1790" w:type="pct"/>
            <w:tcBorders>
              <w:top w:val="nil"/>
              <w:left w:val="nil"/>
              <w:bottom w:val="single" w:sz="8" w:space="0" w:color="000000"/>
              <w:right w:val="single" w:sz="8" w:space="0" w:color="000000"/>
            </w:tcBorders>
            <w:shd w:val="clear" w:color="auto" w:fill="auto"/>
            <w:vAlign w:val="center"/>
          </w:tcPr>
          <w:p w14:paraId="17CF22AF" w14:textId="1D4B0B5F"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This field will show the delivery week of Supplier PO/allocations for the source warehouse from where Sales Orders will be sourced.</w:t>
            </w:r>
          </w:p>
          <w:p w14:paraId="00725B6F" w14:textId="0602D679" w:rsidR="007C0AB3" w:rsidRPr="006C6123" w:rsidRDefault="007C0AB3" w:rsidP="00482EB5">
            <w:pPr>
              <w:pStyle w:val="ListParagraph"/>
              <w:numPr>
                <w:ilvl w:val="0"/>
                <w:numId w:val="26"/>
              </w:numPr>
              <w:ind w:left="472"/>
              <w:rPr>
                <w:rFonts w:ascii="Calibri" w:hAnsi="Calibri"/>
                <w:color w:val="000000"/>
                <w:lang w:val="en-GB" w:eastAsia="en-US"/>
              </w:rPr>
            </w:pPr>
            <w:del w:id="448" w:author="Sergio Rodrigues" w:date="2022-03-08T16:24:00Z">
              <w:r w:rsidRPr="006C6123" w:rsidDel="00482EB5">
                <w:rPr>
                  <w:rFonts w:ascii="Calibri" w:hAnsi="Calibri"/>
                  <w:color w:val="000000"/>
                  <w:lang w:val="en-GB" w:eastAsia="en-US"/>
                </w:rPr>
                <w:delText xml:space="preserve"> </w:delText>
              </w:r>
            </w:del>
            <w:r w:rsidRPr="006C6123">
              <w:rPr>
                <w:rFonts w:ascii="Calibri" w:hAnsi="Calibri"/>
                <w:color w:val="000000"/>
                <w:lang w:val="en-GB" w:eastAsia="en-US"/>
              </w:rPr>
              <w:t>If the supplier PO will be direct, then first and final destination delivery week will be same.</w:t>
            </w:r>
          </w:p>
          <w:p w14:paraId="3E2A6C38" w14:textId="4B779420" w:rsidR="007C0AB3" w:rsidRPr="006C6123" w:rsidRDefault="007C0AB3" w:rsidP="00482EB5">
            <w:pPr>
              <w:pStyle w:val="ListParagraph"/>
              <w:numPr>
                <w:ilvl w:val="0"/>
                <w:numId w:val="26"/>
              </w:numPr>
              <w:ind w:left="472"/>
              <w:rPr>
                <w:rFonts w:ascii="Calibri" w:hAnsi="Calibri"/>
                <w:color w:val="000000"/>
                <w:lang w:val="en-GB" w:eastAsia="en-US"/>
              </w:rPr>
            </w:pPr>
            <w:r w:rsidRPr="006C6123">
              <w:rPr>
                <w:rFonts w:ascii="Calibri" w:hAnsi="Calibri"/>
                <w:color w:val="000000"/>
                <w:lang w:val="en-GB" w:eastAsia="en-US"/>
              </w:rPr>
              <w:t xml:space="preserve">If the supplier PO will be split, then first and final destination delivery week will be different. </w:t>
            </w:r>
          </w:p>
          <w:p w14:paraId="7C867157" w14:textId="77777777" w:rsidR="007C0AB3" w:rsidRPr="006C6123" w:rsidRDefault="007C0AB3" w:rsidP="007C0AB3">
            <w:pPr>
              <w:rPr>
                <w:rFonts w:ascii="Calibri" w:hAnsi="Calibri"/>
                <w:color w:val="000000"/>
                <w:lang w:val="en-GB" w:eastAsia="en-US"/>
              </w:rPr>
            </w:pPr>
          </w:p>
        </w:tc>
      </w:tr>
      <w:tr w:rsidR="007C0AB3" w:rsidRPr="006A73A0" w14:paraId="7CD1C736" w14:textId="77777777" w:rsidTr="009B7AC9">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4F32BF8" w14:textId="035E5D99"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Latest ASN Delivery week</w:t>
            </w:r>
          </w:p>
        </w:tc>
        <w:tc>
          <w:tcPr>
            <w:tcW w:w="1721" w:type="pct"/>
            <w:tcBorders>
              <w:top w:val="nil"/>
              <w:left w:val="nil"/>
              <w:bottom w:val="single" w:sz="8" w:space="0" w:color="000000"/>
              <w:right w:val="single" w:sz="8" w:space="0" w:color="000000"/>
            </w:tcBorders>
            <w:shd w:val="clear" w:color="auto" w:fill="auto"/>
            <w:vAlign w:val="center"/>
          </w:tcPr>
          <w:p w14:paraId="1FEA87BC" w14:textId="0D0F5C38"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Delivery week of the ASN raised for Supplier PO, into ASOS warehouse.</w:t>
            </w:r>
          </w:p>
        </w:tc>
        <w:tc>
          <w:tcPr>
            <w:tcW w:w="1790" w:type="pct"/>
            <w:tcBorders>
              <w:top w:val="nil"/>
              <w:left w:val="nil"/>
              <w:bottom w:val="single" w:sz="8" w:space="0" w:color="000000"/>
              <w:right w:val="single" w:sz="8" w:space="0" w:color="000000"/>
            </w:tcBorders>
            <w:shd w:val="clear" w:color="auto" w:fill="auto"/>
            <w:vAlign w:val="center"/>
          </w:tcPr>
          <w:p w14:paraId="25508997" w14:textId="77777777"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This delivery week will keep updating based on following logic-</w:t>
            </w:r>
          </w:p>
          <w:p w14:paraId="64BA1203" w14:textId="77777777" w:rsidR="007C0AB3" w:rsidRPr="006C6123" w:rsidRDefault="007C0AB3" w:rsidP="00482EB5">
            <w:pPr>
              <w:pStyle w:val="ListParagraph"/>
              <w:numPr>
                <w:ilvl w:val="0"/>
                <w:numId w:val="27"/>
              </w:numPr>
              <w:ind w:left="472"/>
              <w:rPr>
                <w:rFonts w:ascii="Calibri" w:hAnsi="Calibri"/>
                <w:color w:val="000000"/>
                <w:lang w:val="en-GB" w:eastAsia="en-US"/>
              </w:rPr>
            </w:pPr>
            <w:r w:rsidRPr="006C6123">
              <w:rPr>
                <w:rFonts w:ascii="Calibri" w:hAnsi="Calibri"/>
                <w:color w:val="000000"/>
                <w:lang w:val="en-GB" w:eastAsia="en-US"/>
              </w:rPr>
              <w:t>When first ASN for the supplier PO will be raised then it will show delivery week of that ASN.</w:t>
            </w:r>
          </w:p>
          <w:p w14:paraId="2B3DAA61" w14:textId="39C572C0" w:rsidR="007C0AB3" w:rsidRPr="006C6123" w:rsidRDefault="007C0AB3" w:rsidP="00482EB5">
            <w:pPr>
              <w:pStyle w:val="ListParagraph"/>
              <w:numPr>
                <w:ilvl w:val="0"/>
                <w:numId w:val="27"/>
              </w:numPr>
              <w:ind w:left="472"/>
              <w:rPr>
                <w:rFonts w:ascii="Calibri" w:hAnsi="Calibri"/>
                <w:color w:val="000000"/>
                <w:lang w:val="en-GB" w:eastAsia="en-US"/>
              </w:rPr>
            </w:pPr>
            <w:r w:rsidRPr="006C6123">
              <w:rPr>
                <w:rFonts w:ascii="Calibri" w:hAnsi="Calibri"/>
                <w:color w:val="000000"/>
                <w:lang w:val="en-GB" w:eastAsia="en-US"/>
              </w:rPr>
              <w:t>If multiple ASNs exists for Supplier PO, then field</w:t>
            </w:r>
            <w:r w:rsidR="00DD595E">
              <w:rPr>
                <w:rFonts w:ascii="Calibri" w:hAnsi="Calibri"/>
                <w:color w:val="000000"/>
                <w:lang w:val="en-GB" w:eastAsia="en-US"/>
              </w:rPr>
              <w:t xml:space="preserve"> </w:t>
            </w:r>
            <w:r w:rsidRPr="006C6123">
              <w:rPr>
                <w:rFonts w:ascii="Calibri" w:hAnsi="Calibri"/>
                <w:color w:val="000000"/>
                <w:lang w:val="en-GB" w:eastAsia="en-US"/>
              </w:rPr>
              <w:t>will show the ASN whose delivery week will be most distant in future.</w:t>
            </w:r>
          </w:p>
          <w:p w14:paraId="03660B72" w14:textId="42F880D4" w:rsidR="007C0AB3" w:rsidRPr="006C6123" w:rsidRDefault="007C0AB3" w:rsidP="00482EB5">
            <w:pPr>
              <w:pStyle w:val="ListParagraph"/>
              <w:numPr>
                <w:ilvl w:val="0"/>
                <w:numId w:val="27"/>
              </w:numPr>
              <w:ind w:left="472"/>
              <w:rPr>
                <w:rFonts w:ascii="Calibri" w:hAnsi="Calibri"/>
                <w:color w:val="000000"/>
                <w:lang w:val="en-GB" w:eastAsia="en-US"/>
              </w:rPr>
            </w:pPr>
            <w:r w:rsidRPr="006C6123">
              <w:rPr>
                <w:rFonts w:ascii="Calibri" w:hAnsi="Calibri"/>
                <w:color w:val="000000"/>
                <w:lang w:val="en-GB" w:eastAsia="en-US"/>
              </w:rPr>
              <w:t>If the supplier PO is split, then in that case the transit transportation matrix from merch management will be used to calculate the delivery week for the source warehouse. This matrix holds the no. of days setup to ship between different ASOS warehouses.</w:t>
            </w:r>
          </w:p>
        </w:tc>
      </w:tr>
      <w:tr w:rsidR="007C0AB3" w:rsidRPr="006A73A0" w14:paraId="70241368" w14:textId="77777777" w:rsidTr="009B7AC9">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6D468AB" w14:textId="1E82AFB7"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Latest ASN Receipt week</w:t>
            </w:r>
          </w:p>
        </w:tc>
        <w:tc>
          <w:tcPr>
            <w:tcW w:w="1721" w:type="pct"/>
            <w:tcBorders>
              <w:top w:val="nil"/>
              <w:left w:val="nil"/>
              <w:bottom w:val="single" w:sz="8" w:space="0" w:color="000000"/>
              <w:right w:val="single" w:sz="8" w:space="0" w:color="000000"/>
            </w:tcBorders>
            <w:shd w:val="clear" w:color="auto" w:fill="auto"/>
            <w:vAlign w:val="center"/>
          </w:tcPr>
          <w:p w14:paraId="6DC019F2" w14:textId="700BCFED"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Receipt week of the ASN raised for Supplier PO, into ASOS warehouse.</w:t>
            </w:r>
          </w:p>
        </w:tc>
        <w:tc>
          <w:tcPr>
            <w:tcW w:w="1790" w:type="pct"/>
            <w:tcBorders>
              <w:top w:val="nil"/>
              <w:left w:val="nil"/>
              <w:bottom w:val="single" w:sz="8" w:space="0" w:color="000000"/>
              <w:right w:val="single" w:sz="8" w:space="0" w:color="000000"/>
            </w:tcBorders>
            <w:shd w:val="clear" w:color="auto" w:fill="auto"/>
            <w:vAlign w:val="center"/>
          </w:tcPr>
          <w:p w14:paraId="5C6D035D" w14:textId="5689296F"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This Receipt week will keep updating based on following logic-</w:t>
            </w:r>
          </w:p>
          <w:p w14:paraId="175233EA" w14:textId="5DFDB07E" w:rsidR="007C0AB3" w:rsidRPr="000F60B7" w:rsidRDefault="007C0AB3" w:rsidP="00482EB5">
            <w:pPr>
              <w:pStyle w:val="ListParagraph"/>
              <w:numPr>
                <w:ilvl w:val="0"/>
                <w:numId w:val="28"/>
              </w:numPr>
              <w:ind w:left="472"/>
              <w:rPr>
                <w:rFonts w:ascii="Calibri" w:hAnsi="Calibri"/>
                <w:color w:val="000000"/>
                <w:lang w:val="en-GB" w:eastAsia="en-US"/>
              </w:rPr>
            </w:pPr>
            <w:r w:rsidRPr="000F60B7">
              <w:rPr>
                <w:rFonts w:ascii="Calibri" w:hAnsi="Calibri"/>
                <w:color w:val="000000"/>
                <w:lang w:val="en-GB" w:eastAsia="en-US"/>
              </w:rPr>
              <w:t xml:space="preserve">Whichever ASN is receipted first its receipt </w:t>
            </w:r>
            <w:r w:rsidRPr="000F60B7">
              <w:rPr>
                <w:rFonts w:ascii="Calibri" w:hAnsi="Calibri"/>
                <w:color w:val="000000"/>
                <w:lang w:val="en-GB" w:eastAsia="en-US"/>
              </w:rPr>
              <w:lastRenderedPageBreak/>
              <w:t>week will show in this field.</w:t>
            </w:r>
          </w:p>
          <w:p w14:paraId="7DB05118" w14:textId="216B54B7" w:rsidR="007C0AB3" w:rsidRPr="006C6123" w:rsidRDefault="007C0AB3" w:rsidP="00482EB5">
            <w:pPr>
              <w:pStyle w:val="ListParagraph"/>
              <w:numPr>
                <w:ilvl w:val="0"/>
                <w:numId w:val="28"/>
              </w:numPr>
              <w:ind w:left="472"/>
              <w:rPr>
                <w:rFonts w:ascii="Calibri" w:hAnsi="Calibri"/>
                <w:color w:val="000000"/>
                <w:lang w:val="en-GB" w:eastAsia="en-US"/>
              </w:rPr>
            </w:pPr>
            <w:r w:rsidRPr="000F60B7">
              <w:rPr>
                <w:rFonts w:ascii="Calibri" w:hAnsi="Calibri"/>
                <w:color w:val="000000"/>
                <w:lang w:val="en-GB" w:eastAsia="en-US"/>
              </w:rPr>
              <w:t>When multiple ASNs are receipted at different point of time for the Supplier PO then this field will show the receipt week of an ASN which was receipted most recently.</w:t>
            </w:r>
            <w:r w:rsidRPr="006C6123">
              <w:rPr>
                <w:rFonts w:ascii="Calibri" w:hAnsi="Calibri"/>
                <w:color w:val="000000"/>
                <w:lang w:val="en-GB" w:eastAsia="en-US"/>
              </w:rPr>
              <w:t xml:space="preserve"> </w:t>
            </w:r>
          </w:p>
        </w:tc>
      </w:tr>
      <w:tr w:rsidR="007C0AB3" w:rsidRPr="006A73A0" w14:paraId="1A4940E3" w14:textId="77777777" w:rsidTr="009B7AC9">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3096934" w14:textId="7F12C85B"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lastRenderedPageBreak/>
              <w:t xml:space="preserve">Final Destination </w:t>
            </w:r>
            <w:r w:rsidR="00195229" w:rsidRPr="00FD07F6">
              <w:rPr>
                <w:rFonts w:ascii="Calibri" w:hAnsi="Calibri"/>
                <w:color w:val="000000"/>
                <w:lang w:val="en-GB" w:eastAsia="en-US"/>
              </w:rPr>
              <w:t xml:space="preserve">despatch </w:t>
            </w:r>
            <w:r w:rsidRPr="006C6123">
              <w:rPr>
                <w:rFonts w:ascii="Calibri" w:hAnsi="Calibri"/>
                <w:color w:val="000000"/>
                <w:lang w:val="en-GB" w:eastAsia="en-US"/>
              </w:rPr>
              <w:t>Month</w:t>
            </w:r>
          </w:p>
        </w:tc>
        <w:tc>
          <w:tcPr>
            <w:tcW w:w="1721" w:type="pct"/>
            <w:tcBorders>
              <w:top w:val="nil"/>
              <w:left w:val="nil"/>
              <w:bottom w:val="single" w:sz="8" w:space="0" w:color="000000"/>
              <w:right w:val="single" w:sz="8" w:space="0" w:color="000000"/>
            </w:tcBorders>
            <w:shd w:val="clear" w:color="auto" w:fill="auto"/>
            <w:vAlign w:val="center"/>
          </w:tcPr>
          <w:p w14:paraId="0B15C370" w14:textId="44F548B9" w:rsidR="007C0AB3" w:rsidRPr="006C6123" w:rsidRDefault="007C0AB3" w:rsidP="007C0AB3">
            <w:pPr>
              <w:rPr>
                <w:rFonts w:ascii="Calibri" w:hAnsi="Calibri"/>
                <w:color w:val="000000"/>
                <w:lang w:val="en-GB" w:eastAsia="en-US"/>
              </w:rPr>
            </w:pPr>
            <w:r w:rsidRPr="006C6123">
              <w:rPr>
                <w:rFonts w:ascii="Calibri" w:hAnsi="Calibri"/>
                <w:color w:val="000000"/>
                <w:lang w:val="en-GB" w:eastAsia="en-US"/>
              </w:rPr>
              <w:t xml:space="preserve">This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 xml:space="preserve">month will show the latest view of a calculated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 based on the recent view of Supplier PO</w:t>
            </w:r>
            <w:r w:rsidR="00F2313F">
              <w:rPr>
                <w:rFonts w:ascii="Calibri" w:hAnsi="Calibri"/>
                <w:color w:val="000000"/>
                <w:lang w:val="en-GB" w:eastAsia="en-US"/>
              </w:rPr>
              <w:t>, or its</w:t>
            </w:r>
            <w:r w:rsidRPr="006C6123">
              <w:rPr>
                <w:rFonts w:ascii="Calibri" w:hAnsi="Calibri"/>
                <w:color w:val="000000"/>
                <w:lang w:val="en-GB" w:eastAsia="en-US"/>
              </w:rPr>
              <w:t xml:space="preserve"> ASNs or </w:t>
            </w:r>
            <w:r w:rsidR="00F2313F">
              <w:rPr>
                <w:rFonts w:ascii="Calibri" w:hAnsi="Calibri"/>
                <w:color w:val="000000"/>
                <w:lang w:val="en-GB" w:eastAsia="en-US"/>
              </w:rPr>
              <w:t xml:space="preserve">its </w:t>
            </w:r>
            <w:r w:rsidRPr="006C6123">
              <w:rPr>
                <w:rFonts w:ascii="Calibri" w:hAnsi="Calibri"/>
                <w:color w:val="000000"/>
                <w:lang w:val="en-GB" w:eastAsia="en-US"/>
              </w:rPr>
              <w:t>receipts.</w:t>
            </w:r>
          </w:p>
        </w:tc>
        <w:tc>
          <w:tcPr>
            <w:tcW w:w="1790" w:type="pct"/>
            <w:tcBorders>
              <w:top w:val="nil"/>
              <w:left w:val="nil"/>
              <w:bottom w:val="single" w:sz="8" w:space="0" w:color="000000"/>
              <w:right w:val="single" w:sz="8" w:space="0" w:color="000000"/>
            </w:tcBorders>
            <w:shd w:val="clear" w:color="auto" w:fill="auto"/>
            <w:vAlign w:val="center"/>
          </w:tcPr>
          <w:p w14:paraId="7967668A" w14:textId="77777777" w:rsidR="007C0AB3" w:rsidRPr="006C6123" w:rsidRDefault="007C0AB3" w:rsidP="007C0AB3">
            <w:pPr>
              <w:jc w:val="both"/>
              <w:rPr>
                <w:rFonts w:ascii="Calibri" w:hAnsi="Calibri"/>
                <w:color w:val="000000"/>
                <w:lang w:val="en-GB" w:eastAsia="en-US"/>
              </w:rPr>
            </w:pPr>
            <w:r w:rsidRPr="006C6123">
              <w:rPr>
                <w:rFonts w:ascii="Calibri" w:hAnsi="Calibri"/>
                <w:color w:val="000000"/>
                <w:lang w:val="en-GB" w:eastAsia="en-US"/>
              </w:rPr>
              <w:t>This field will be updated on following rules-</w:t>
            </w:r>
          </w:p>
          <w:p w14:paraId="73571072" w14:textId="70DFF297" w:rsidR="007C0AB3" w:rsidRPr="006C6123" w:rsidRDefault="007C0AB3" w:rsidP="00482EB5">
            <w:pPr>
              <w:pStyle w:val="ListParagraph"/>
              <w:numPr>
                <w:ilvl w:val="0"/>
                <w:numId w:val="29"/>
              </w:numPr>
              <w:ind w:left="472"/>
              <w:jc w:val="both"/>
              <w:rPr>
                <w:rFonts w:ascii="Calibri" w:hAnsi="Calibri"/>
                <w:color w:val="000000"/>
                <w:lang w:val="en-GB" w:eastAsia="en-US"/>
              </w:rPr>
            </w:pPr>
            <w:r w:rsidRPr="006C6123">
              <w:rPr>
                <w:rFonts w:ascii="Calibri" w:hAnsi="Calibri"/>
                <w:color w:val="000000"/>
                <w:lang w:val="en-GB" w:eastAsia="en-US"/>
              </w:rPr>
              <w:t xml:space="preserve">When Supplier PO exists without ASNs it will show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 xml:space="preserve">month based on delivery week of the PO in source warehouse plus default no. of days setup in wholesale portal to calculate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w:t>
            </w:r>
          </w:p>
          <w:p w14:paraId="3D0E83F7" w14:textId="4223CA44" w:rsidR="007C0AB3" w:rsidRPr="006C6123" w:rsidRDefault="007C0AB3" w:rsidP="00482EB5">
            <w:pPr>
              <w:pStyle w:val="ListParagraph"/>
              <w:numPr>
                <w:ilvl w:val="0"/>
                <w:numId w:val="29"/>
              </w:numPr>
              <w:ind w:left="472"/>
              <w:jc w:val="both"/>
              <w:rPr>
                <w:rFonts w:ascii="Calibri" w:hAnsi="Calibri"/>
                <w:color w:val="000000"/>
                <w:lang w:val="en-GB" w:eastAsia="en-US"/>
              </w:rPr>
            </w:pPr>
            <w:r w:rsidRPr="006C6123">
              <w:rPr>
                <w:rFonts w:ascii="Calibri" w:hAnsi="Calibri"/>
                <w:color w:val="000000"/>
                <w:lang w:val="en-GB" w:eastAsia="en-US"/>
              </w:rPr>
              <w:t xml:space="preserve">When ASN exists on Supplier PO without receipts it will show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 xml:space="preserve">month based on </w:t>
            </w:r>
            <w:r w:rsidR="00F2313F">
              <w:rPr>
                <w:rFonts w:ascii="Calibri" w:hAnsi="Calibri"/>
                <w:color w:val="000000"/>
                <w:lang w:val="en-GB" w:eastAsia="en-US"/>
              </w:rPr>
              <w:t xml:space="preserve">maximum </w:t>
            </w:r>
            <w:r w:rsidRPr="006C6123">
              <w:rPr>
                <w:rFonts w:ascii="Calibri" w:hAnsi="Calibri"/>
                <w:color w:val="000000"/>
                <w:lang w:val="en-GB" w:eastAsia="en-US"/>
              </w:rPr>
              <w:t xml:space="preserve">delivery week of the ASN in source warehouse plus default no. of days setup in wholesale portal to calculate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w:t>
            </w:r>
          </w:p>
          <w:p w14:paraId="08820B86" w14:textId="6DE485EA" w:rsidR="007C0AB3" w:rsidRDefault="007C0AB3" w:rsidP="00482EB5">
            <w:pPr>
              <w:pStyle w:val="ListParagraph"/>
              <w:numPr>
                <w:ilvl w:val="0"/>
                <w:numId w:val="29"/>
              </w:numPr>
              <w:ind w:left="472"/>
              <w:jc w:val="both"/>
              <w:rPr>
                <w:rFonts w:ascii="Calibri" w:hAnsi="Calibri"/>
                <w:color w:val="000000"/>
                <w:lang w:val="en-GB" w:eastAsia="en-US"/>
              </w:rPr>
            </w:pPr>
            <w:r w:rsidRPr="006C6123">
              <w:rPr>
                <w:rFonts w:ascii="Calibri" w:hAnsi="Calibri"/>
                <w:color w:val="000000"/>
                <w:lang w:val="en-GB" w:eastAsia="en-US"/>
              </w:rPr>
              <w:t xml:space="preserve">When receipt exists on Supplier PO’s ASNs it will show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 xml:space="preserve">month based on </w:t>
            </w:r>
            <w:r w:rsidR="00F2313F">
              <w:rPr>
                <w:rFonts w:ascii="Calibri" w:hAnsi="Calibri"/>
                <w:color w:val="000000"/>
                <w:lang w:val="en-GB" w:eastAsia="en-US"/>
              </w:rPr>
              <w:t xml:space="preserve">maximum </w:t>
            </w:r>
            <w:r w:rsidRPr="006C6123">
              <w:rPr>
                <w:rFonts w:ascii="Calibri" w:hAnsi="Calibri"/>
                <w:color w:val="000000"/>
                <w:lang w:val="en-GB" w:eastAsia="en-US"/>
              </w:rPr>
              <w:t xml:space="preserve">receipt week of the ASN in source warehouse plus default no. of days setup in wholesale portal to calculate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w:t>
            </w:r>
          </w:p>
          <w:p w14:paraId="5CF76778" w14:textId="1107BE1E" w:rsidR="00F2313F" w:rsidRPr="006C6123" w:rsidRDefault="00F2313F" w:rsidP="00482EB5">
            <w:pPr>
              <w:pStyle w:val="ListParagraph"/>
              <w:numPr>
                <w:ilvl w:val="0"/>
                <w:numId w:val="29"/>
              </w:numPr>
              <w:ind w:left="472"/>
              <w:jc w:val="both"/>
              <w:rPr>
                <w:rFonts w:ascii="Calibri" w:hAnsi="Calibri"/>
                <w:color w:val="000000"/>
                <w:lang w:val="en-GB" w:eastAsia="en-US"/>
              </w:rPr>
            </w:pPr>
            <w:r>
              <w:rPr>
                <w:rFonts w:ascii="Calibri" w:hAnsi="Calibri"/>
                <w:color w:val="000000"/>
                <w:lang w:val="en-GB" w:eastAsia="en-US"/>
              </w:rPr>
              <w:t xml:space="preserve">For Split POs all above three points will be applicable. The extra calculation that will be added to calculate the dispatch month will be no. of days from transportation transit matrix </w:t>
            </w:r>
            <w:r w:rsidR="00E56F04">
              <w:rPr>
                <w:rFonts w:ascii="Calibri" w:hAnsi="Calibri"/>
                <w:color w:val="000000"/>
                <w:lang w:val="en-GB" w:eastAsia="en-US"/>
              </w:rPr>
              <w:t>(it</w:t>
            </w:r>
            <w:r>
              <w:rPr>
                <w:rFonts w:ascii="Calibri" w:hAnsi="Calibri"/>
                <w:color w:val="000000"/>
                <w:lang w:val="en-GB" w:eastAsia="en-US"/>
              </w:rPr>
              <w:t xml:space="preserve"> defines the no. of days it takes to send stock from one ASOS warehouse to the other). These days will be added when split Supplier PO will have ASNs and receipt on </w:t>
            </w:r>
            <w:r>
              <w:rPr>
                <w:rFonts w:ascii="Calibri" w:hAnsi="Calibri"/>
                <w:color w:val="000000"/>
                <w:lang w:val="en-GB" w:eastAsia="en-US"/>
              </w:rPr>
              <w:lastRenderedPageBreak/>
              <w:t xml:space="preserve">first destination. When no ASN exists on Supplier PO or when the stock was already received on final destination then this setup will not be used in despatch month calculation. </w:t>
            </w:r>
          </w:p>
        </w:tc>
      </w:tr>
    </w:tbl>
    <w:p w14:paraId="2DA48013" w14:textId="79069E33" w:rsidR="0038691E" w:rsidRPr="007052A5" w:rsidRDefault="0038691E" w:rsidP="0038691E">
      <w:pPr>
        <w:pStyle w:val="Caption"/>
        <w:ind w:left="2127"/>
        <w:jc w:val="center"/>
        <w:rPr>
          <w:ins w:id="449" w:author="Sergio Rodrigues" w:date="2022-05-27T17:10:00Z"/>
          <w:color w:val="auto"/>
          <w:lang w:val="en-GB"/>
        </w:rPr>
      </w:pPr>
      <w:ins w:id="450" w:author="Sergio Rodrigues" w:date="2022-05-27T17:10:00Z">
        <w:r w:rsidRPr="000F4E5F">
          <w:rPr>
            <w:color w:val="auto"/>
            <w:lang w:val="en-GB"/>
          </w:rPr>
          <w:lastRenderedPageBreak/>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9</w:t>
      </w:r>
      <w:ins w:id="451" w:author="Sergio Rodrigues" w:date="2022-05-27T17:10:00Z">
        <w:r w:rsidRPr="000F4E5F">
          <w:rPr>
            <w:color w:val="auto"/>
            <w:lang w:val="en-GB"/>
          </w:rPr>
          <w:fldChar w:fldCharType="end"/>
        </w:r>
        <w:r w:rsidRPr="000F4E5F">
          <w:rPr>
            <w:color w:val="auto"/>
            <w:lang w:val="en-GB"/>
          </w:rPr>
          <w:t xml:space="preserve"> - </w:t>
        </w:r>
        <w:r w:rsidRPr="00362F5F">
          <w:rPr>
            <w:color w:val="auto"/>
            <w:lang w:val="en-GB"/>
          </w:rPr>
          <w:t xml:space="preserve">Despatch Window Variance Dashboard </w:t>
        </w:r>
        <w:r>
          <w:rPr>
            <w:lang w:val="en-GB"/>
          </w:rPr>
          <w:t>(</w:t>
        </w:r>
        <w:r w:rsidRPr="006A73A0">
          <w:rPr>
            <w:lang w:val="en-GB"/>
          </w:rPr>
          <w:t xml:space="preserve">Header </w:t>
        </w:r>
        <w:r>
          <w:rPr>
            <w:lang w:val="en-GB"/>
          </w:rPr>
          <w:t>Table)</w:t>
        </w:r>
      </w:ins>
    </w:p>
    <w:p w14:paraId="4BF92EF1" w14:textId="77777777" w:rsidR="00B07FB7" w:rsidRDefault="00B07FB7" w:rsidP="00853AD3">
      <w:pPr>
        <w:pStyle w:val="BodyText"/>
        <w:ind w:left="1418"/>
        <w:rPr>
          <w:u w:val="single"/>
          <w:lang w:val="en-GB"/>
        </w:rPr>
      </w:pPr>
    </w:p>
    <w:p w14:paraId="318AA539" w14:textId="640BB0F4" w:rsidR="00B07FB7" w:rsidRDefault="00B07FB7" w:rsidP="00853AD3">
      <w:pPr>
        <w:pStyle w:val="BodyText"/>
        <w:ind w:left="1418"/>
        <w:rPr>
          <w:lang w:val="en-GB"/>
        </w:rPr>
      </w:pPr>
      <w:r w:rsidRPr="00062D0F">
        <w:rPr>
          <w:b/>
          <w:bCs/>
          <w:u w:val="single"/>
          <w:lang w:val="en-GB"/>
        </w:rPr>
        <w:t>Detail Table</w:t>
      </w:r>
      <w:r>
        <w:rPr>
          <w:lang w:val="en-GB"/>
        </w:rPr>
        <w:t xml:space="preserve"> – Sales Order Details </w:t>
      </w:r>
    </w:p>
    <w:p w14:paraId="2EF15519" w14:textId="1AAFA348" w:rsidR="00B07FB7" w:rsidRPr="001D4F1A" w:rsidRDefault="00B07FB7" w:rsidP="00853AD3">
      <w:pPr>
        <w:pStyle w:val="BodyText"/>
        <w:spacing w:before="240"/>
        <w:ind w:left="1418"/>
        <w:contextualSpacing/>
        <w:jc w:val="both"/>
        <w:rPr>
          <w:lang w:val="en-GB"/>
        </w:rPr>
      </w:pPr>
      <w:r w:rsidRPr="00BD5122">
        <w:rPr>
          <w:lang w:val="en-GB"/>
        </w:rPr>
        <w:t xml:space="preserve">The </w:t>
      </w:r>
      <w:r>
        <w:rPr>
          <w:lang w:val="en-GB"/>
        </w:rPr>
        <w:t>detail</w:t>
      </w:r>
      <w:r w:rsidRPr="00BD5122">
        <w:rPr>
          <w:lang w:val="en-GB"/>
        </w:rPr>
        <w:t xml:space="preserve"> table will display all the </w:t>
      </w:r>
      <w:r>
        <w:rPr>
          <w:lang w:val="en-GB"/>
        </w:rPr>
        <w:t>Sales Orders that are linked with the Supplier PO user has selected in the Header table.</w:t>
      </w:r>
    </w:p>
    <w:p w14:paraId="09F521F6" w14:textId="77777777" w:rsidR="00853AD3" w:rsidRDefault="00853AD3" w:rsidP="00853AD3">
      <w:pPr>
        <w:pStyle w:val="BodyText"/>
        <w:ind w:left="1418"/>
        <w:rPr>
          <w:lang w:val="en-GB"/>
        </w:rPr>
      </w:pPr>
    </w:p>
    <w:p w14:paraId="57469873" w14:textId="59744D84" w:rsidR="00B07FB7" w:rsidRPr="006A73A0" w:rsidRDefault="00B07FB7" w:rsidP="00853AD3">
      <w:pPr>
        <w:pStyle w:val="BodyText"/>
        <w:spacing w:before="240"/>
        <w:ind w:left="1418"/>
        <w:contextualSpacing/>
        <w:jc w:val="both"/>
        <w:rPr>
          <w:lang w:val="en-GB"/>
        </w:rPr>
      </w:pPr>
      <w:r w:rsidRPr="006A73A0">
        <w:rPr>
          <w:lang w:val="en-GB"/>
        </w:rPr>
        <w:t xml:space="preserve">Available fields in the </w:t>
      </w:r>
      <w:r>
        <w:rPr>
          <w:lang w:val="en-GB"/>
        </w:rPr>
        <w:t>Detail</w:t>
      </w:r>
      <w:r w:rsidRPr="006A73A0">
        <w:rPr>
          <w:lang w:val="en-GB"/>
        </w:rPr>
        <w:t xml:space="preserve"> </w:t>
      </w:r>
      <w:r>
        <w:rPr>
          <w:lang w:val="en-GB"/>
        </w:rPr>
        <w:t>Table are</w:t>
      </w:r>
      <w:r w:rsidRPr="006A73A0">
        <w:rPr>
          <w:lang w:val="en-GB"/>
        </w:rPr>
        <w:t>:</w:t>
      </w:r>
      <w:r w:rsidRPr="00EC4B34">
        <w:rPr>
          <w:lang w:val="en-GB"/>
        </w:rPr>
        <w:t xml:space="preserve"> </w:t>
      </w:r>
    </w:p>
    <w:tbl>
      <w:tblPr>
        <w:tblW w:w="3906" w:type="pct"/>
        <w:jc w:val="right"/>
        <w:tblLook w:val="04A0" w:firstRow="1" w:lastRow="0" w:firstColumn="1" w:lastColumn="0" w:noHBand="0" w:noVBand="1"/>
      </w:tblPr>
      <w:tblGrid>
        <w:gridCol w:w="2424"/>
        <w:gridCol w:w="2802"/>
        <w:gridCol w:w="2914"/>
      </w:tblGrid>
      <w:tr w:rsidR="00B07FB7" w:rsidRPr="006A73A0" w14:paraId="7971F244" w14:textId="77777777" w:rsidTr="001C0F76">
        <w:trPr>
          <w:trHeight w:val="315"/>
          <w:tblHeader/>
          <w:jc w:val="right"/>
        </w:trPr>
        <w:tc>
          <w:tcPr>
            <w:tcW w:w="1489" w:type="pct"/>
            <w:tcBorders>
              <w:top w:val="nil"/>
              <w:left w:val="single" w:sz="8" w:space="0" w:color="000000"/>
              <w:bottom w:val="single" w:sz="8" w:space="0" w:color="000000"/>
              <w:right w:val="single" w:sz="8" w:space="0" w:color="000000"/>
            </w:tcBorders>
            <w:shd w:val="clear" w:color="auto" w:fill="A6A6A6"/>
            <w:vAlign w:val="center"/>
            <w:hideMark/>
          </w:tcPr>
          <w:p w14:paraId="4A536631" w14:textId="77777777" w:rsidR="00B07FB7" w:rsidRPr="006A73A0" w:rsidRDefault="00B07FB7" w:rsidP="001C0F76">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21" w:type="pct"/>
            <w:tcBorders>
              <w:top w:val="nil"/>
              <w:left w:val="nil"/>
              <w:bottom w:val="single" w:sz="8" w:space="0" w:color="000000"/>
              <w:right w:val="single" w:sz="8" w:space="0" w:color="000000"/>
            </w:tcBorders>
            <w:shd w:val="clear" w:color="auto" w:fill="A6A6A6"/>
            <w:vAlign w:val="center"/>
            <w:hideMark/>
          </w:tcPr>
          <w:p w14:paraId="7C844DA6" w14:textId="77777777" w:rsidR="00B07FB7" w:rsidRPr="006A73A0" w:rsidRDefault="00B07FB7" w:rsidP="001C0F76">
            <w:pPr>
              <w:rPr>
                <w:rFonts w:ascii="Calibri" w:hAnsi="Calibri"/>
                <w:b/>
                <w:bCs/>
                <w:sz w:val="16"/>
                <w:szCs w:val="16"/>
                <w:lang w:val="en-GB" w:eastAsia="en-US"/>
              </w:rPr>
            </w:pPr>
            <w:r w:rsidRPr="006A73A0">
              <w:rPr>
                <w:rFonts w:ascii="Calibri" w:hAnsi="Calibri"/>
                <w:b/>
                <w:bCs/>
                <w:sz w:val="16"/>
                <w:szCs w:val="16"/>
                <w:lang w:val="en-GB" w:eastAsia="en-US"/>
              </w:rPr>
              <w:t>Description</w:t>
            </w:r>
          </w:p>
        </w:tc>
        <w:tc>
          <w:tcPr>
            <w:tcW w:w="1790" w:type="pct"/>
            <w:tcBorders>
              <w:top w:val="nil"/>
              <w:left w:val="nil"/>
              <w:bottom w:val="single" w:sz="8" w:space="0" w:color="000000"/>
              <w:right w:val="single" w:sz="8" w:space="0" w:color="000000"/>
            </w:tcBorders>
            <w:shd w:val="clear" w:color="auto" w:fill="A6A6A6"/>
            <w:vAlign w:val="center"/>
            <w:hideMark/>
          </w:tcPr>
          <w:p w14:paraId="7AA3D010" w14:textId="77777777" w:rsidR="00B07FB7" w:rsidRPr="006A73A0" w:rsidRDefault="00B07FB7" w:rsidP="001C0F76">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CF7B77" w:rsidRPr="006A73A0" w14:paraId="411093E9"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67CC784" w14:textId="50E576CD"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Sales Order No.</w:t>
            </w:r>
          </w:p>
        </w:tc>
        <w:tc>
          <w:tcPr>
            <w:tcW w:w="1721" w:type="pct"/>
            <w:tcBorders>
              <w:top w:val="nil"/>
              <w:left w:val="nil"/>
              <w:bottom w:val="single" w:sz="8" w:space="0" w:color="000000"/>
              <w:right w:val="single" w:sz="8" w:space="0" w:color="000000"/>
            </w:tcBorders>
            <w:shd w:val="clear" w:color="auto" w:fill="auto"/>
            <w:vAlign w:val="center"/>
          </w:tcPr>
          <w:p w14:paraId="6BFEEF30" w14:textId="0E0B758F"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 xml:space="preserve">Unique reference in Wholesale Portal assigned to each Sales Orders. </w:t>
            </w:r>
          </w:p>
        </w:tc>
        <w:tc>
          <w:tcPr>
            <w:tcW w:w="1790" w:type="pct"/>
            <w:tcBorders>
              <w:top w:val="nil"/>
              <w:left w:val="nil"/>
              <w:bottom w:val="single" w:sz="8" w:space="0" w:color="000000"/>
              <w:right w:val="single" w:sz="8" w:space="0" w:color="000000"/>
            </w:tcBorders>
            <w:shd w:val="clear" w:color="auto" w:fill="auto"/>
            <w:vAlign w:val="center"/>
          </w:tcPr>
          <w:p w14:paraId="68A9B5AE" w14:textId="77777777"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This reference will be generated in Wholesale Portal and would be sent over to ORMS.</w:t>
            </w:r>
          </w:p>
          <w:p w14:paraId="2E2AF548" w14:textId="6726681F"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 xml:space="preserve">This Sales Order No. will appear as </w:t>
            </w:r>
            <w:r w:rsidR="00574B94" w:rsidRPr="006C6123">
              <w:rPr>
                <w:rFonts w:ascii="Calibri" w:hAnsi="Calibri"/>
                <w:color w:val="000000"/>
                <w:lang w:val="en-GB" w:eastAsia="en-US"/>
              </w:rPr>
              <w:t>link,</w:t>
            </w:r>
            <w:r w:rsidRPr="006C6123">
              <w:rPr>
                <w:rFonts w:ascii="Calibri" w:hAnsi="Calibri"/>
                <w:color w:val="000000"/>
                <w:lang w:val="en-GB" w:eastAsia="en-US"/>
              </w:rPr>
              <w:t xml:space="preserve"> and it will open Edit Sales Order screen described later in this document.</w:t>
            </w:r>
            <w:r w:rsidRPr="006C6123">
              <w:rPr>
                <w:rFonts w:ascii="Calibri" w:hAnsi="Calibri"/>
                <w:color w:val="000000"/>
                <w:lang w:val="en-GB" w:eastAsia="en-US"/>
              </w:rPr>
              <w:br/>
            </w:r>
          </w:p>
        </w:tc>
      </w:tr>
      <w:tr w:rsidR="00CF7B77" w:rsidRPr="006A73A0" w14:paraId="2D48178A"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6241BFA" w14:textId="44F2DB5B"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Option Id</w:t>
            </w:r>
          </w:p>
        </w:tc>
        <w:tc>
          <w:tcPr>
            <w:tcW w:w="1721" w:type="pct"/>
            <w:tcBorders>
              <w:top w:val="nil"/>
              <w:left w:val="nil"/>
              <w:bottom w:val="single" w:sz="8" w:space="0" w:color="000000"/>
              <w:right w:val="single" w:sz="8" w:space="0" w:color="000000"/>
            </w:tcBorders>
            <w:shd w:val="clear" w:color="auto" w:fill="auto"/>
            <w:vAlign w:val="center"/>
          </w:tcPr>
          <w:p w14:paraId="32520702" w14:textId="33D613D7"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The parent item on the Sales Order</w:t>
            </w:r>
          </w:p>
        </w:tc>
        <w:tc>
          <w:tcPr>
            <w:tcW w:w="1790" w:type="pct"/>
            <w:tcBorders>
              <w:top w:val="nil"/>
              <w:left w:val="nil"/>
              <w:bottom w:val="single" w:sz="8" w:space="0" w:color="000000"/>
              <w:right w:val="single" w:sz="8" w:space="0" w:color="000000"/>
            </w:tcBorders>
            <w:shd w:val="clear" w:color="auto" w:fill="auto"/>
            <w:vAlign w:val="center"/>
          </w:tcPr>
          <w:p w14:paraId="0FE3B29E" w14:textId="77777777" w:rsidR="00CF7B77" w:rsidRPr="006C6123" w:rsidRDefault="00CF7B77" w:rsidP="00CF7B77">
            <w:pPr>
              <w:rPr>
                <w:rFonts w:ascii="Calibri" w:hAnsi="Calibri"/>
                <w:color w:val="000000"/>
                <w:lang w:val="en-GB" w:eastAsia="en-US"/>
              </w:rPr>
            </w:pPr>
          </w:p>
        </w:tc>
      </w:tr>
      <w:tr w:rsidR="00774EDA" w:rsidRPr="006A73A0" w14:paraId="02FA84D1"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BB5F12B" w14:textId="6FCB5369" w:rsidR="00774EDA" w:rsidRPr="006C6123" w:rsidRDefault="00774EDA" w:rsidP="00CF7B77">
            <w:pPr>
              <w:rPr>
                <w:rFonts w:ascii="Calibri" w:hAnsi="Calibri"/>
                <w:color w:val="000000"/>
                <w:lang w:val="en-GB" w:eastAsia="en-US"/>
              </w:rPr>
            </w:pPr>
            <w:r>
              <w:rPr>
                <w:rFonts w:ascii="Calibri" w:hAnsi="Calibri"/>
                <w:color w:val="000000"/>
                <w:lang w:val="en-GB" w:eastAsia="en-US"/>
              </w:rPr>
              <w:t>Option Description</w:t>
            </w:r>
          </w:p>
        </w:tc>
        <w:tc>
          <w:tcPr>
            <w:tcW w:w="1721" w:type="pct"/>
            <w:tcBorders>
              <w:top w:val="nil"/>
              <w:left w:val="nil"/>
              <w:bottom w:val="single" w:sz="8" w:space="0" w:color="000000"/>
              <w:right w:val="single" w:sz="8" w:space="0" w:color="000000"/>
            </w:tcBorders>
            <w:shd w:val="clear" w:color="auto" w:fill="auto"/>
            <w:vAlign w:val="center"/>
          </w:tcPr>
          <w:p w14:paraId="2DF1C880" w14:textId="512021BC" w:rsidR="00774EDA" w:rsidRPr="006C6123" w:rsidRDefault="00E120D4" w:rsidP="00CF7B77">
            <w:pPr>
              <w:rPr>
                <w:rFonts w:ascii="Calibri" w:hAnsi="Calibri"/>
                <w:color w:val="000000"/>
                <w:lang w:val="en-GB" w:eastAsia="en-US"/>
              </w:rPr>
            </w:pPr>
            <w:r>
              <w:rPr>
                <w:rFonts w:ascii="Calibri" w:hAnsi="Calibri"/>
                <w:color w:val="000000"/>
                <w:lang w:val="en-GB" w:eastAsia="en-US"/>
              </w:rPr>
              <w:t>Description of the option</w:t>
            </w:r>
          </w:p>
        </w:tc>
        <w:tc>
          <w:tcPr>
            <w:tcW w:w="1790" w:type="pct"/>
            <w:tcBorders>
              <w:top w:val="nil"/>
              <w:left w:val="nil"/>
              <w:bottom w:val="single" w:sz="8" w:space="0" w:color="000000"/>
              <w:right w:val="single" w:sz="8" w:space="0" w:color="000000"/>
            </w:tcBorders>
            <w:shd w:val="clear" w:color="auto" w:fill="auto"/>
            <w:vAlign w:val="center"/>
          </w:tcPr>
          <w:p w14:paraId="2FA5B416" w14:textId="77777777" w:rsidR="00774EDA" w:rsidRPr="006C6123" w:rsidRDefault="00774EDA" w:rsidP="00CF7B77">
            <w:pPr>
              <w:rPr>
                <w:rFonts w:ascii="Calibri" w:hAnsi="Calibri"/>
                <w:color w:val="000000"/>
                <w:lang w:val="en-GB" w:eastAsia="en-US"/>
              </w:rPr>
            </w:pPr>
          </w:p>
        </w:tc>
      </w:tr>
      <w:tr w:rsidR="00CF7B77" w:rsidRPr="006A73A0" w14:paraId="00DAFC82"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88AD23C" w14:textId="36C3FA85"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Partner Location</w:t>
            </w:r>
          </w:p>
        </w:tc>
        <w:tc>
          <w:tcPr>
            <w:tcW w:w="1721" w:type="pct"/>
            <w:tcBorders>
              <w:top w:val="nil"/>
              <w:left w:val="nil"/>
              <w:bottom w:val="single" w:sz="8" w:space="0" w:color="000000"/>
              <w:right w:val="single" w:sz="8" w:space="0" w:color="000000"/>
            </w:tcBorders>
            <w:shd w:val="clear" w:color="auto" w:fill="auto"/>
            <w:vAlign w:val="center"/>
          </w:tcPr>
          <w:p w14:paraId="00B033B3" w14:textId="5F88E6FF"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Wholesale Partner location</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02BBFCB9" w14:textId="77777777" w:rsidR="00CF7B77" w:rsidRPr="006C6123" w:rsidRDefault="00CF7B77" w:rsidP="00CF7B77">
            <w:pPr>
              <w:rPr>
                <w:rFonts w:ascii="Calibri" w:hAnsi="Calibri"/>
                <w:color w:val="000000"/>
                <w:lang w:val="en-GB" w:eastAsia="en-US"/>
              </w:rPr>
            </w:pPr>
          </w:p>
        </w:tc>
      </w:tr>
      <w:tr w:rsidR="00CF7B77" w:rsidRPr="006A73A0" w14:paraId="0768CE56"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123A405" w14:textId="06D25C97"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Partner</w:t>
            </w:r>
          </w:p>
        </w:tc>
        <w:tc>
          <w:tcPr>
            <w:tcW w:w="1721" w:type="pct"/>
            <w:tcBorders>
              <w:top w:val="nil"/>
              <w:left w:val="nil"/>
              <w:bottom w:val="single" w:sz="8" w:space="0" w:color="000000"/>
              <w:right w:val="single" w:sz="8" w:space="0" w:color="000000"/>
            </w:tcBorders>
            <w:shd w:val="clear" w:color="auto" w:fill="auto"/>
            <w:vAlign w:val="center"/>
          </w:tcPr>
          <w:p w14:paraId="4F58026C" w14:textId="416AC02D"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Wholesale Partner</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01ED9505" w14:textId="77777777" w:rsidR="00CF7B77" w:rsidRPr="006C6123" w:rsidRDefault="00CF7B77" w:rsidP="00CF7B77">
            <w:pPr>
              <w:rPr>
                <w:rFonts w:ascii="Calibri" w:hAnsi="Calibri"/>
                <w:color w:val="000000"/>
                <w:lang w:val="en-GB" w:eastAsia="en-US"/>
              </w:rPr>
            </w:pPr>
          </w:p>
          <w:p w14:paraId="7E61C252" w14:textId="77777777" w:rsidR="00CF7B77" w:rsidRPr="006C6123" w:rsidRDefault="00CF7B77" w:rsidP="00CF7B77">
            <w:pPr>
              <w:rPr>
                <w:rFonts w:ascii="Calibri" w:hAnsi="Calibri"/>
                <w:color w:val="000000"/>
                <w:lang w:val="en-GB" w:eastAsia="en-US"/>
              </w:rPr>
            </w:pPr>
          </w:p>
        </w:tc>
      </w:tr>
      <w:tr w:rsidR="00CF7B77" w:rsidRPr="006A73A0" w14:paraId="6E03F8F2"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15ABC0A" w14:textId="72F26641"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 xml:space="preserve">Sales Order Original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w:t>
            </w:r>
          </w:p>
        </w:tc>
        <w:tc>
          <w:tcPr>
            <w:tcW w:w="1721" w:type="pct"/>
            <w:tcBorders>
              <w:top w:val="nil"/>
              <w:left w:val="nil"/>
              <w:bottom w:val="single" w:sz="8" w:space="0" w:color="000000"/>
              <w:right w:val="single" w:sz="8" w:space="0" w:color="000000"/>
            </w:tcBorders>
            <w:shd w:val="clear" w:color="auto" w:fill="auto"/>
            <w:vAlign w:val="center"/>
          </w:tcPr>
          <w:p w14:paraId="70ECB7FA" w14:textId="5849BC61" w:rsidR="00CF7B77" w:rsidRPr="006C6123" w:rsidRDefault="00195229" w:rsidP="00CF7B77">
            <w:pPr>
              <w:rPr>
                <w:rFonts w:ascii="Calibri" w:hAnsi="Calibri"/>
                <w:color w:val="000000"/>
                <w:lang w:val="en-GB" w:eastAsia="en-US"/>
              </w:rPr>
            </w:pPr>
            <w:r w:rsidRPr="00FD07F6">
              <w:rPr>
                <w:rFonts w:ascii="Calibri" w:hAnsi="Calibri"/>
                <w:color w:val="000000"/>
                <w:lang w:val="en-GB" w:eastAsia="en-US"/>
              </w:rPr>
              <w:t>despatch</w:t>
            </w:r>
            <w:r>
              <w:rPr>
                <w:rFonts w:ascii="Calibri" w:hAnsi="Calibri"/>
                <w:color w:val="000000"/>
                <w:lang w:val="en-GB" w:eastAsia="en-US"/>
              </w:rPr>
              <w:t xml:space="preserve"> </w:t>
            </w:r>
            <w:r w:rsidR="00CF7B77" w:rsidRPr="006C6123">
              <w:rPr>
                <w:rFonts w:ascii="Calibri" w:hAnsi="Calibri"/>
                <w:color w:val="000000"/>
                <w:lang w:val="en-GB" w:eastAsia="en-US"/>
              </w:rPr>
              <w:t>month captured in Wholesale Portal when the Sales Order was sent from WTSO first time.</w:t>
            </w:r>
          </w:p>
        </w:tc>
        <w:tc>
          <w:tcPr>
            <w:tcW w:w="1790" w:type="pct"/>
            <w:tcBorders>
              <w:top w:val="nil"/>
              <w:left w:val="nil"/>
              <w:bottom w:val="single" w:sz="8" w:space="0" w:color="000000"/>
              <w:right w:val="single" w:sz="8" w:space="0" w:color="000000"/>
            </w:tcBorders>
            <w:shd w:val="clear" w:color="auto" w:fill="auto"/>
            <w:vAlign w:val="center"/>
          </w:tcPr>
          <w:p w14:paraId="351F8DA6" w14:textId="7363CB0B" w:rsidR="00CF7B77" w:rsidRPr="006C6123" w:rsidRDefault="00CF7B77" w:rsidP="00CF7B77">
            <w:pPr>
              <w:rPr>
                <w:rFonts w:ascii="Calibri" w:hAnsi="Calibri"/>
                <w:color w:val="000000"/>
                <w:lang w:val="en-GB" w:eastAsia="en-US"/>
              </w:rPr>
            </w:pPr>
          </w:p>
          <w:p w14:paraId="445AE4AF" w14:textId="77777777" w:rsidR="00CF7B77" w:rsidRPr="006C6123" w:rsidRDefault="00CF7B77" w:rsidP="00CF7B77">
            <w:pPr>
              <w:rPr>
                <w:rFonts w:ascii="Calibri" w:hAnsi="Calibri"/>
                <w:color w:val="000000"/>
                <w:lang w:val="en-GB" w:eastAsia="en-US"/>
              </w:rPr>
            </w:pPr>
          </w:p>
        </w:tc>
      </w:tr>
      <w:tr w:rsidR="00CF7B77" w:rsidRPr="006A73A0" w14:paraId="4ACE8F6B"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AB330E9" w14:textId="1FCCBD51"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 xml:space="preserve">Sales Order Current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w:t>
            </w:r>
          </w:p>
        </w:tc>
        <w:tc>
          <w:tcPr>
            <w:tcW w:w="1721" w:type="pct"/>
            <w:tcBorders>
              <w:top w:val="nil"/>
              <w:left w:val="nil"/>
              <w:bottom w:val="single" w:sz="8" w:space="0" w:color="000000"/>
              <w:right w:val="single" w:sz="8" w:space="0" w:color="000000"/>
            </w:tcBorders>
            <w:shd w:val="clear" w:color="auto" w:fill="auto"/>
            <w:vAlign w:val="center"/>
          </w:tcPr>
          <w:p w14:paraId="57682E30" w14:textId="0C878B5E"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 xml:space="preserve">Latest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 that exists on Sales Order.</w:t>
            </w:r>
          </w:p>
        </w:tc>
        <w:tc>
          <w:tcPr>
            <w:tcW w:w="1790" w:type="pct"/>
            <w:tcBorders>
              <w:top w:val="nil"/>
              <w:left w:val="nil"/>
              <w:bottom w:val="single" w:sz="8" w:space="0" w:color="000000"/>
              <w:right w:val="single" w:sz="8" w:space="0" w:color="000000"/>
            </w:tcBorders>
            <w:shd w:val="clear" w:color="auto" w:fill="auto"/>
            <w:vAlign w:val="center"/>
          </w:tcPr>
          <w:p w14:paraId="52C0D595" w14:textId="6A77243B" w:rsidR="00CF7B77" w:rsidRPr="006C6123" w:rsidRDefault="00CF7B77" w:rsidP="00CF7B77">
            <w:pPr>
              <w:rPr>
                <w:rFonts w:ascii="Calibri" w:hAnsi="Calibri"/>
                <w:color w:val="000000"/>
                <w:lang w:val="en-GB" w:eastAsia="en-US"/>
              </w:rPr>
            </w:pPr>
          </w:p>
        </w:tc>
      </w:tr>
      <w:tr w:rsidR="00CF7B77" w:rsidRPr="006A73A0" w14:paraId="1144BB41"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160D0FD" w14:textId="28C02223" w:rsidR="00CF7B77" w:rsidRPr="006C6123" w:rsidRDefault="00CA13DC" w:rsidP="00CF7B77">
            <w:pPr>
              <w:rPr>
                <w:rFonts w:ascii="Calibri" w:hAnsi="Calibri"/>
                <w:color w:val="000000"/>
                <w:lang w:val="en-GB" w:eastAsia="en-US"/>
              </w:rPr>
            </w:pPr>
            <w:r w:rsidRPr="008D79B0">
              <w:rPr>
                <w:rFonts w:ascii="Calibri" w:hAnsi="Calibri"/>
                <w:color w:val="000000"/>
                <w:lang w:val="en-GB" w:eastAsia="en-US"/>
              </w:rPr>
              <w:t>Final Destination despatch Month</w:t>
            </w:r>
          </w:p>
        </w:tc>
        <w:tc>
          <w:tcPr>
            <w:tcW w:w="1721" w:type="pct"/>
            <w:tcBorders>
              <w:top w:val="nil"/>
              <w:left w:val="nil"/>
              <w:bottom w:val="single" w:sz="8" w:space="0" w:color="000000"/>
              <w:right w:val="single" w:sz="8" w:space="0" w:color="000000"/>
            </w:tcBorders>
            <w:shd w:val="clear" w:color="auto" w:fill="auto"/>
            <w:vAlign w:val="center"/>
          </w:tcPr>
          <w:p w14:paraId="2A3E60F0" w14:textId="6DEA62BE"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 xml:space="preserve">This field will show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 that user should update in WTSO on Sales Orders.</w:t>
            </w:r>
          </w:p>
        </w:tc>
        <w:tc>
          <w:tcPr>
            <w:tcW w:w="1790" w:type="pct"/>
            <w:tcBorders>
              <w:top w:val="nil"/>
              <w:left w:val="nil"/>
              <w:bottom w:val="single" w:sz="8" w:space="0" w:color="000000"/>
              <w:right w:val="single" w:sz="8" w:space="0" w:color="000000"/>
            </w:tcBorders>
            <w:shd w:val="clear" w:color="auto" w:fill="auto"/>
            <w:vAlign w:val="center"/>
          </w:tcPr>
          <w:p w14:paraId="3619A7BD" w14:textId="00672D77" w:rsidR="00CF7B77" w:rsidRPr="006C6123" w:rsidRDefault="00CF7B77" w:rsidP="00CF7B77">
            <w:pPr>
              <w:rPr>
                <w:rFonts w:ascii="Calibri" w:hAnsi="Calibri"/>
                <w:color w:val="000000"/>
                <w:lang w:val="en-GB" w:eastAsia="en-US"/>
              </w:rPr>
            </w:pPr>
            <w:r w:rsidRPr="006C6123">
              <w:rPr>
                <w:rFonts w:ascii="Calibri" w:hAnsi="Calibri"/>
                <w:color w:val="000000"/>
                <w:lang w:val="en-GB" w:eastAsia="en-US"/>
              </w:rPr>
              <w:t xml:space="preserve">This calculated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 xml:space="preserve">month will be same as the Final Destination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 in header table.</w:t>
            </w:r>
          </w:p>
        </w:tc>
      </w:tr>
    </w:tbl>
    <w:p w14:paraId="5E23041D" w14:textId="3A97C424" w:rsidR="0038691E" w:rsidRPr="007052A5" w:rsidRDefault="0038691E" w:rsidP="0038691E">
      <w:pPr>
        <w:pStyle w:val="Caption"/>
        <w:ind w:left="2127"/>
        <w:jc w:val="center"/>
        <w:rPr>
          <w:ins w:id="452" w:author="Sergio Rodrigues" w:date="2022-05-27T17:10:00Z"/>
          <w:color w:val="auto"/>
          <w:lang w:val="en-GB"/>
        </w:rPr>
      </w:pPr>
      <w:ins w:id="453" w:author="Sergio Rodrigues" w:date="2022-05-27T17:10: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10</w:t>
      </w:r>
      <w:ins w:id="454" w:author="Sergio Rodrigues" w:date="2022-05-27T17:10:00Z">
        <w:r w:rsidRPr="000F4E5F">
          <w:rPr>
            <w:color w:val="auto"/>
            <w:lang w:val="en-GB"/>
          </w:rPr>
          <w:fldChar w:fldCharType="end"/>
        </w:r>
        <w:r w:rsidRPr="000F4E5F">
          <w:rPr>
            <w:color w:val="auto"/>
            <w:lang w:val="en-GB"/>
          </w:rPr>
          <w:t xml:space="preserve"> - </w:t>
        </w:r>
        <w:r w:rsidRPr="00362F5F">
          <w:rPr>
            <w:color w:val="auto"/>
            <w:lang w:val="en-GB"/>
          </w:rPr>
          <w:t xml:space="preserve">Despatch Window Variance Dashboard </w:t>
        </w:r>
        <w:r>
          <w:rPr>
            <w:lang w:val="en-GB"/>
          </w:rPr>
          <w:t>(Detail</w:t>
        </w:r>
        <w:r w:rsidRPr="006A73A0">
          <w:rPr>
            <w:lang w:val="en-GB"/>
          </w:rPr>
          <w:t xml:space="preserve"> </w:t>
        </w:r>
        <w:r>
          <w:rPr>
            <w:lang w:val="en-GB"/>
          </w:rPr>
          <w:t>Table)</w:t>
        </w:r>
      </w:ins>
    </w:p>
    <w:p w14:paraId="14D06BEE" w14:textId="77777777" w:rsidR="00B07FB7" w:rsidRDefault="00B07FB7" w:rsidP="00B07FB7">
      <w:pPr>
        <w:pStyle w:val="BodyText"/>
        <w:ind w:left="0"/>
        <w:rPr>
          <w:u w:val="single"/>
          <w:lang w:val="en-GB"/>
        </w:rPr>
      </w:pPr>
    </w:p>
    <w:p w14:paraId="570C9790" w14:textId="77777777" w:rsidR="00362F5F" w:rsidRDefault="00362F5F">
      <w:pPr>
        <w:rPr>
          <w:b/>
          <w:caps/>
          <w:sz w:val="24"/>
          <w:lang w:val="en-GB"/>
        </w:rPr>
      </w:pPr>
      <w:r>
        <w:rPr>
          <w:lang w:val="en-GB"/>
        </w:rPr>
        <w:br w:type="page"/>
      </w:r>
    </w:p>
    <w:p w14:paraId="4714B2FA" w14:textId="00BFBEEF" w:rsidR="003F7E45" w:rsidRDefault="001731C1" w:rsidP="00853AD3">
      <w:pPr>
        <w:pStyle w:val="Heading3"/>
        <w:tabs>
          <w:tab w:val="clear" w:pos="1440"/>
          <w:tab w:val="num" w:pos="1418"/>
        </w:tabs>
        <w:jc w:val="both"/>
        <w:rPr>
          <w:lang w:val="en-GB"/>
        </w:rPr>
      </w:pPr>
      <w:bookmarkStart w:id="455" w:name="_Toc104565081"/>
      <w:r>
        <w:rPr>
          <w:lang w:val="en-GB"/>
        </w:rPr>
        <w:lastRenderedPageBreak/>
        <w:t>P</w:t>
      </w:r>
      <w:r w:rsidR="003E0605">
        <w:rPr>
          <w:lang w:val="en-GB"/>
        </w:rPr>
        <w:t>ost receipt units variance dashboard</w:t>
      </w:r>
      <w:bookmarkEnd w:id="455"/>
    </w:p>
    <w:p w14:paraId="2EFC290C" w14:textId="25181D43" w:rsidR="008D4BBB" w:rsidRDefault="008D4BBB" w:rsidP="00FD07F6">
      <w:pPr>
        <w:pStyle w:val="BodyText"/>
        <w:ind w:left="0"/>
        <w:rPr>
          <w:lang w:val="en-GB"/>
        </w:rPr>
      </w:pPr>
    </w:p>
    <w:p w14:paraId="646CB85E" w14:textId="3749E54E" w:rsidR="009F4D0E" w:rsidRDefault="009F4D0E" w:rsidP="009B7AC9">
      <w:pPr>
        <w:pStyle w:val="BodyText"/>
        <w:ind w:left="1418"/>
        <w:jc w:val="center"/>
        <w:rPr>
          <w:lang w:val="en-GB"/>
        </w:rPr>
      </w:pPr>
      <w:r>
        <w:rPr>
          <w:noProof/>
          <w:lang w:val="en-GB"/>
        </w:rPr>
        <w:drawing>
          <wp:inline distT="0" distB="0" distL="0" distR="0" wp14:anchorId="6A6C322E" wp14:editId="3EA767E7">
            <wp:extent cx="5669280" cy="1920240"/>
            <wp:effectExtent l="0" t="0" r="762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69280" cy="1920240"/>
                    </a:xfrm>
                    <a:prstGeom prst="rect">
                      <a:avLst/>
                    </a:prstGeom>
                    <a:noFill/>
                    <a:ln>
                      <a:noFill/>
                    </a:ln>
                  </pic:spPr>
                </pic:pic>
              </a:graphicData>
            </a:graphic>
          </wp:inline>
        </w:drawing>
      </w:r>
    </w:p>
    <w:p w14:paraId="483945A7" w14:textId="2B00678A" w:rsidR="00362F5F" w:rsidRPr="00362F5F" w:rsidRDefault="00362F5F" w:rsidP="00362F5F">
      <w:pPr>
        <w:pStyle w:val="Caption"/>
        <w:ind w:left="1418"/>
        <w:jc w:val="center"/>
        <w:rPr>
          <w:ins w:id="456" w:author="Sergio Rodrigues" w:date="2022-05-27T10:50:00Z"/>
          <w:color w:val="auto"/>
          <w:lang w:val="en-GB"/>
        </w:rPr>
      </w:pPr>
      <w:ins w:id="457" w:author="Sergio Rodrigues" w:date="2022-05-27T10:50: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29</w:t>
      </w:r>
      <w:ins w:id="458" w:author="Sergio Rodrigues" w:date="2022-05-27T10:50:00Z">
        <w:r w:rsidRPr="00362F5F">
          <w:rPr>
            <w:color w:val="auto"/>
            <w:lang w:val="en-GB"/>
          </w:rPr>
          <w:fldChar w:fldCharType="end"/>
        </w:r>
        <w:r w:rsidRPr="00362F5F">
          <w:rPr>
            <w:color w:val="auto"/>
            <w:lang w:val="en-GB"/>
          </w:rPr>
          <w:t xml:space="preserve"> – </w:t>
        </w:r>
        <w:r w:rsidRPr="00FD07F6">
          <w:rPr>
            <w:color w:val="auto"/>
            <w:lang w:val="en-GB"/>
          </w:rPr>
          <w:t>Post Receipt Units Variance Dashboard</w:t>
        </w:r>
      </w:ins>
    </w:p>
    <w:p w14:paraId="332EE0FD" w14:textId="7F4EE195" w:rsidR="003F7E45" w:rsidRDefault="003F7E45" w:rsidP="003F7E45">
      <w:pPr>
        <w:pStyle w:val="BodyText"/>
        <w:rPr>
          <w:lang w:val="en-GB"/>
        </w:rPr>
      </w:pPr>
    </w:p>
    <w:p w14:paraId="06222DF3" w14:textId="6443C918" w:rsidR="00BB0148" w:rsidRDefault="008D4BBB" w:rsidP="009B7AC9">
      <w:pPr>
        <w:pStyle w:val="BodyText"/>
        <w:jc w:val="both"/>
        <w:rPr>
          <w:lang w:val="en-GB"/>
        </w:rPr>
      </w:pPr>
      <w:r>
        <w:rPr>
          <w:lang w:val="en-GB"/>
        </w:rPr>
        <w:t xml:space="preserve">The above figure depicts the flow of actions user will take from </w:t>
      </w:r>
      <w:r w:rsidR="00BF44FD" w:rsidRPr="00BF44FD">
        <w:rPr>
          <w:lang w:val="en-GB"/>
        </w:rPr>
        <w:t>Post Receipt Units Variance</w:t>
      </w:r>
      <w:r w:rsidR="00BF44FD" w:rsidRPr="00BF44FD" w:rsidDel="00BF44FD">
        <w:rPr>
          <w:lang w:val="en-GB"/>
        </w:rPr>
        <w:t xml:space="preserve"> </w:t>
      </w:r>
      <w:r>
        <w:rPr>
          <w:lang w:val="en-GB"/>
        </w:rPr>
        <w:t xml:space="preserve">Dashboard. This dashboard will provide the visibility of all Supplier POs that are wholesale and are </w:t>
      </w:r>
      <w:r w:rsidR="00AB488F">
        <w:rPr>
          <w:lang w:val="en-GB"/>
        </w:rPr>
        <w:t xml:space="preserve">short/over </w:t>
      </w:r>
      <w:r>
        <w:rPr>
          <w:lang w:val="en-GB"/>
        </w:rPr>
        <w:t>receipted</w:t>
      </w:r>
      <w:r w:rsidR="00AB488F">
        <w:rPr>
          <w:lang w:val="en-GB"/>
        </w:rPr>
        <w:t xml:space="preserve"> by each SKU</w:t>
      </w:r>
      <w:r>
        <w:rPr>
          <w:lang w:val="en-GB"/>
        </w:rPr>
        <w:t>.</w:t>
      </w:r>
      <w:r w:rsidR="00AB488F">
        <w:rPr>
          <w:lang w:val="en-GB"/>
        </w:rPr>
        <w:t xml:space="preserve"> </w:t>
      </w:r>
      <w:r w:rsidR="00BB0148">
        <w:rPr>
          <w:lang w:val="en-GB"/>
        </w:rPr>
        <w:t>Fully receipted Supplier POs with exact match at SKU level with associated Sales Orders will not appear on this dashboard</w:t>
      </w:r>
      <w:r w:rsidR="00AB488F">
        <w:rPr>
          <w:lang w:val="en-GB"/>
        </w:rPr>
        <w:t xml:space="preserve">. They will Directly appear on ‘Sales Order </w:t>
      </w:r>
      <w:r w:rsidR="007E5589">
        <w:rPr>
          <w:lang w:val="en-GB"/>
        </w:rPr>
        <w:t xml:space="preserve">to </w:t>
      </w:r>
      <w:r w:rsidR="00AB488F">
        <w:rPr>
          <w:lang w:val="en-GB"/>
        </w:rPr>
        <w:t>Release’ dashboard.</w:t>
      </w:r>
    </w:p>
    <w:p w14:paraId="41BFA414" w14:textId="7E67B9E9" w:rsidR="008D4BBB" w:rsidRDefault="00BB0148" w:rsidP="009B7AC9">
      <w:pPr>
        <w:pStyle w:val="BodyText"/>
        <w:jc w:val="both"/>
        <w:rPr>
          <w:lang w:val="en-GB"/>
        </w:rPr>
      </w:pPr>
      <w:r>
        <w:rPr>
          <w:lang w:val="en-GB"/>
        </w:rPr>
        <w:t>After reviewing details of the receipts on this dashboard</w:t>
      </w:r>
      <w:r w:rsidDel="00AB488F">
        <w:rPr>
          <w:lang w:val="en-GB"/>
        </w:rPr>
        <w:t xml:space="preserve"> </w:t>
      </w:r>
      <w:r w:rsidR="008D4BBB">
        <w:rPr>
          <w:lang w:val="en-GB"/>
        </w:rPr>
        <w:t>Wholesale team</w:t>
      </w:r>
      <w:r w:rsidR="00DD595E">
        <w:rPr>
          <w:lang w:val="en-GB"/>
        </w:rPr>
        <w:t xml:space="preserve"> </w:t>
      </w:r>
      <w:r w:rsidR="008D4BBB">
        <w:rPr>
          <w:lang w:val="en-GB"/>
        </w:rPr>
        <w:t xml:space="preserve">will manually distribute the Supplier PO receipts through ‘Re-distribute PO‘ screen on associated Sales Orders in Wholesale Portal. This re-distribution screen on Wholesale Portal will have the capability to auto-redistribute based on PO receipts. Details of this screen are defined in section – 4.1.6. </w:t>
      </w:r>
    </w:p>
    <w:p w14:paraId="79028AEC" w14:textId="77777777" w:rsidR="007C629F" w:rsidRDefault="008D4BBB" w:rsidP="009B7AC9">
      <w:pPr>
        <w:pStyle w:val="BodyText"/>
        <w:jc w:val="both"/>
        <w:rPr>
          <w:ins w:id="459" w:author="Reetu Muneem" w:date="2022-02-09T12:21:00Z"/>
          <w:lang w:val="en-GB"/>
        </w:rPr>
      </w:pPr>
      <w:r>
        <w:rPr>
          <w:lang w:val="en-GB"/>
        </w:rPr>
        <w:t xml:space="preserve">Receipted Supplier PO and associated Sales Orders will stop appearing on this dashboard if all Sales Orders linked with Supplier PO are distributed or all Sales Orders are cancelled in which case the receipted units will become part of un-productive Wholesale Stock in the source warehouse. If some Sales Orders linked to Supplier PO are cancelled and rest all are distributed, then also it will stop appearing on this dashboard. </w:t>
      </w:r>
    </w:p>
    <w:p w14:paraId="686E3A8A" w14:textId="0D3079C4" w:rsidR="008D4BBB" w:rsidRDefault="007C629F" w:rsidP="009B7AC9">
      <w:pPr>
        <w:pStyle w:val="BodyText"/>
        <w:jc w:val="both"/>
        <w:rPr>
          <w:lang w:val="en-GB"/>
        </w:rPr>
      </w:pPr>
      <w:ins w:id="460" w:author="Reetu Muneem" w:date="2022-02-09T12:21:00Z">
        <w:r>
          <w:rPr>
            <w:lang w:val="en-GB"/>
          </w:rPr>
          <w:t xml:space="preserve">Split Supplier POs will not appear on this dashboard </w:t>
        </w:r>
      </w:ins>
      <w:ins w:id="461" w:author="Reetu Muneem" w:date="2022-02-09T12:22:00Z">
        <w:r>
          <w:rPr>
            <w:lang w:val="en-GB"/>
          </w:rPr>
          <w:t>if</w:t>
        </w:r>
      </w:ins>
      <w:ins w:id="462" w:author="Reetu Muneem" w:date="2022-02-09T12:23:00Z">
        <w:r w:rsidR="00F86ABD">
          <w:rPr>
            <w:lang w:val="en-GB"/>
          </w:rPr>
          <w:t>,</w:t>
        </w:r>
      </w:ins>
      <w:ins w:id="463" w:author="Reetu Muneem" w:date="2022-02-09T12:22:00Z">
        <w:r>
          <w:rPr>
            <w:lang w:val="en-GB"/>
          </w:rPr>
          <w:t xml:space="preserve"> they are receipted only on first destination. </w:t>
        </w:r>
      </w:ins>
      <w:ins w:id="464" w:author="Reetu Muneem" w:date="2022-02-09T12:23:00Z">
        <w:r w:rsidR="00F86ABD">
          <w:rPr>
            <w:lang w:val="en-GB"/>
          </w:rPr>
          <w:t>Once they get receipted on final destination then only, they will appear on this dashboard.</w:t>
        </w:r>
      </w:ins>
      <w:r w:rsidR="008D4BBB">
        <w:rPr>
          <w:lang w:val="en-GB"/>
        </w:rPr>
        <w:t xml:space="preserve"> </w:t>
      </w:r>
    </w:p>
    <w:p w14:paraId="5D30E090" w14:textId="51DA8AA5" w:rsidR="008D4BBB" w:rsidRPr="00E507AB" w:rsidRDefault="008D4BBB" w:rsidP="009B7AC9">
      <w:pPr>
        <w:pStyle w:val="BodyText"/>
        <w:jc w:val="both"/>
        <w:rPr>
          <w:lang w:val="en-GB"/>
        </w:rPr>
      </w:pPr>
      <w:r w:rsidRPr="00E507AB">
        <w:rPr>
          <w:lang w:val="en-GB"/>
        </w:rPr>
        <w:t>T</w:t>
      </w:r>
      <w:r>
        <w:rPr>
          <w:lang w:val="en-GB"/>
        </w:rPr>
        <w:t xml:space="preserve">his </w:t>
      </w:r>
      <w:r w:rsidR="00BF44FD" w:rsidRPr="00BF44FD">
        <w:rPr>
          <w:lang w:val="en-GB"/>
        </w:rPr>
        <w:t>Post Receipt Units Variance</w:t>
      </w:r>
      <w:r>
        <w:rPr>
          <w:lang w:val="en-GB"/>
        </w:rPr>
        <w:t xml:space="preserve"> Dashboard will have following sections</w:t>
      </w:r>
    </w:p>
    <w:p w14:paraId="3723DB91" w14:textId="77777777" w:rsidR="008D4BBB" w:rsidRPr="006A73A0" w:rsidRDefault="008D4BBB" w:rsidP="009B7AC9">
      <w:pPr>
        <w:pStyle w:val="BodyText"/>
        <w:numPr>
          <w:ilvl w:val="1"/>
          <w:numId w:val="6"/>
        </w:numPr>
        <w:jc w:val="both"/>
        <w:rPr>
          <w:lang w:val="en-GB"/>
        </w:rPr>
      </w:pPr>
      <w:r>
        <w:rPr>
          <w:lang w:val="en-GB"/>
        </w:rPr>
        <w:t>Search</w:t>
      </w:r>
    </w:p>
    <w:p w14:paraId="75AB08B0" w14:textId="77777777" w:rsidR="008D4BBB" w:rsidRPr="006A73A0" w:rsidRDefault="008D4BBB" w:rsidP="009B7AC9">
      <w:pPr>
        <w:pStyle w:val="BodyText"/>
        <w:numPr>
          <w:ilvl w:val="2"/>
          <w:numId w:val="6"/>
        </w:numPr>
        <w:jc w:val="both"/>
        <w:rPr>
          <w:lang w:val="en-GB"/>
        </w:rPr>
      </w:pPr>
      <w:r>
        <w:rPr>
          <w:lang w:val="en-GB"/>
        </w:rPr>
        <w:t>User would be able to further narrow down the result using any of the search filters provided in this section.</w:t>
      </w:r>
    </w:p>
    <w:p w14:paraId="3D793EED" w14:textId="77777777" w:rsidR="008D4BBB" w:rsidRPr="006A73A0" w:rsidRDefault="008D4BBB" w:rsidP="009B7AC9">
      <w:pPr>
        <w:pStyle w:val="BodyText"/>
        <w:numPr>
          <w:ilvl w:val="1"/>
          <w:numId w:val="6"/>
        </w:numPr>
        <w:jc w:val="both"/>
        <w:rPr>
          <w:lang w:val="en-GB"/>
        </w:rPr>
      </w:pPr>
      <w:r>
        <w:rPr>
          <w:lang w:val="en-GB"/>
        </w:rPr>
        <w:t>Header and Detail Tables</w:t>
      </w:r>
    </w:p>
    <w:p w14:paraId="6F6FCEA8" w14:textId="122A0673" w:rsidR="008D4BBB" w:rsidRPr="006A73A0" w:rsidRDefault="008D4BBB" w:rsidP="009B7AC9">
      <w:pPr>
        <w:pStyle w:val="BodyText"/>
        <w:numPr>
          <w:ilvl w:val="2"/>
          <w:numId w:val="6"/>
        </w:numPr>
        <w:jc w:val="both"/>
        <w:rPr>
          <w:lang w:val="en-GB"/>
        </w:rPr>
      </w:pPr>
      <w:r>
        <w:rPr>
          <w:lang w:val="en-GB"/>
        </w:rPr>
        <w:t>Header table will show the data at Supplier PO that are receipted.</w:t>
      </w:r>
    </w:p>
    <w:p w14:paraId="2F57E497" w14:textId="77777777" w:rsidR="008D4BBB" w:rsidRPr="00B07FB7" w:rsidRDefault="008D4BBB" w:rsidP="009B7AC9">
      <w:pPr>
        <w:pStyle w:val="BodyText"/>
        <w:numPr>
          <w:ilvl w:val="2"/>
          <w:numId w:val="6"/>
        </w:numPr>
        <w:jc w:val="both"/>
        <w:rPr>
          <w:lang w:val="en-GB"/>
        </w:rPr>
      </w:pPr>
      <w:r>
        <w:rPr>
          <w:lang w:val="en-GB"/>
        </w:rPr>
        <w:t>Detail table will show the data at Sales Order level. The data in this table will change based on the Supplier PO line selected by the user in header table.</w:t>
      </w:r>
    </w:p>
    <w:p w14:paraId="799CE45F" w14:textId="332D9E6E" w:rsidR="001D06EB" w:rsidRDefault="001D06EB" w:rsidP="001D06EB">
      <w:pPr>
        <w:pStyle w:val="BodyText"/>
        <w:jc w:val="both"/>
        <w:rPr>
          <w:lang w:val="en-GB"/>
        </w:rPr>
      </w:pPr>
    </w:p>
    <w:p w14:paraId="017D699E" w14:textId="247819A3" w:rsidR="008D4BBB" w:rsidRDefault="008D4BBB" w:rsidP="00FD07F6">
      <w:pPr>
        <w:pStyle w:val="Heading8"/>
        <w:spacing w:before="240"/>
        <w:jc w:val="both"/>
        <w:rPr>
          <w:noProof/>
          <w:lang w:val="en-GB" w:eastAsia="en-US"/>
        </w:rPr>
      </w:pPr>
      <w:r>
        <w:rPr>
          <w:lang w:val="en-GB"/>
        </w:rPr>
        <w:lastRenderedPageBreak/>
        <w:t>Search</w:t>
      </w:r>
    </w:p>
    <w:p w14:paraId="6DF4133A" w14:textId="10943B63" w:rsidR="00752E9D" w:rsidRPr="006A73A0" w:rsidRDefault="00545D2B" w:rsidP="009B7AC9">
      <w:pPr>
        <w:pStyle w:val="BodyText"/>
        <w:keepNext/>
        <w:spacing w:before="240"/>
        <w:ind w:left="1418"/>
        <w:contextualSpacing/>
        <w:jc w:val="center"/>
        <w:rPr>
          <w:noProof/>
          <w:lang w:val="en-GB" w:eastAsia="en-US"/>
        </w:rPr>
      </w:pPr>
      <w:ins w:id="465" w:author="Sergio Rodrigues" w:date="2022-02-23T17:28:00Z">
        <w:r>
          <w:rPr>
            <w:noProof/>
            <w:lang w:val="en-GB" w:eastAsia="en-US"/>
          </w:rPr>
          <w:drawing>
            <wp:inline distT="0" distB="0" distL="0" distR="0" wp14:anchorId="1D98E613" wp14:editId="17400840">
              <wp:extent cx="5688000" cy="2297350"/>
              <wp:effectExtent l="0" t="0" r="8255"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88000" cy="2297350"/>
                      </a:xfrm>
                      <a:prstGeom prst="rect">
                        <a:avLst/>
                      </a:prstGeom>
                      <a:noFill/>
                      <a:ln>
                        <a:noFill/>
                      </a:ln>
                    </pic:spPr>
                  </pic:pic>
                </a:graphicData>
              </a:graphic>
            </wp:inline>
          </w:drawing>
        </w:r>
      </w:ins>
    </w:p>
    <w:p w14:paraId="2C6EF72D" w14:textId="6981032E" w:rsidR="00362F5F" w:rsidRPr="00362F5F" w:rsidRDefault="00362F5F" w:rsidP="00362F5F">
      <w:pPr>
        <w:pStyle w:val="Caption"/>
        <w:ind w:left="1418"/>
        <w:jc w:val="center"/>
        <w:rPr>
          <w:ins w:id="466" w:author="Sergio Rodrigues" w:date="2022-05-27T10:50:00Z"/>
          <w:color w:val="auto"/>
          <w:lang w:val="en-GB"/>
        </w:rPr>
      </w:pPr>
      <w:ins w:id="467" w:author="Sergio Rodrigues" w:date="2022-05-27T10:50: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30</w:t>
      </w:r>
      <w:ins w:id="468" w:author="Sergio Rodrigues" w:date="2022-05-27T10:50:00Z">
        <w:r w:rsidRPr="00362F5F">
          <w:rPr>
            <w:color w:val="auto"/>
            <w:lang w:val="en-GB"/>
          </w:rPr>
          <w:fldChar w:fldCharType="end"/>
        </w:r>
        <w:r w:rsidRPr="00362F5F">
          <w:rPr>
            <w:color w:val="auto"/>
            <w:lang w:val="en-GB"/>
          </w:rPr>
          <w:t xml:space="preserve"> – </w:t>
        </w:r>
      </w:ins>
      <w:ins w:id="469" w:author="Sergio Rodrigues" w:date="2022-05-27T10:51:00Z">
        <w:r w:rsidRPr="00FD07F6">
          <w:rPr>
            <w:color w:val="auto"/>
            <w:lang w:val="en-GB"/>
          </w:rPr>
          <w:t>Post Receipt Units Variance Dashboard</w:t>
        </w:r>
        <w:r w:rsidRPr="00221EE0">
          <w:rPr>
            <w:color w:val="auto"/>
            <w:lang w:val="en-GB"/>
          </w:rPr>
          <w:t xml:space="preserve"> (Search Section)</w:t>
        </w:r>
      </w:ins>
    </w:p>
    <w:p w14:paraId="7645B82F" w14:textId="77777777" w:rsidR="008D4BBB" w:rsidRDefault="008D4BBB" w:rsidP="008D4BBB">
      <w:pPr>
        <w:pStyle w:val="BodyText"/>
        <w:spacing w:before="240"/>
        <w:contextualSpacing/>
        <w:jc w:val="both"/>
        <w:rPr>
          <w:lang w:val="en-GB"/>
        </w:rPr>
      </w:pPr>
    </w:p>
    <w:p w14:paraId="6BB7D8B6" w14:textId="67887432" w:rsidR="008D4BBB" w:rsidRPr="00B17821" w:rsidRDefault="008D4BBB" w:rsidP="008D4BBB">
      <w:pPr>
        <w:pStyle w:val="BodyText"/>
        <w:spacing w:before="240"/>
        <w:contextualSpacing/>
        <w:jc w:val="both"/>
        <w:rPr>
          <w:b/>
          <w:bCs/>
          <w:u w:val="single"/>
          <w:lang w:val="en-GB"/>
        </w:rPr>
      </w:pPr>
      <w:r w:rsidRPr="00B17821">
        <w:rPr>
          <w:b/>
          <w:bCs/>
          <w:u w:val="single"/>
          <w:lang w:val="en-GB"/>
        </w:rPr>
        <w:t>Filters</w:t>
      </w:r>
      <w:r>
        <w:rPr>
          <w:b/>
          <w:bCs/>
          <w:lang w:val="en-GB"/>
        </w:rPr>
        <w:t xml:space="preserve">: </w:t>
      </w:r>
      <w:r w:rsidRPr="00B17821">
        <w:rPr>
          <w:lang w:val="en-GB"/>
        </w:rPr>
        <w:t>In</w:t>
      </w:r>
      <w:r>
        <w:rPr>
          <w:lang w:val="en-GB"/>
        </w:rPr>
        <w:t xml:space="preserve"> the Search section user will be able to use any of the following filters to further narrow down the results shown in the dashboard- </w:t>
      </w:r>
    </w:p>
    <w:p w14:paraId="07019EDA" w14:textId="77777777" w:rsidR="008D4BBB" w:rsidRDefault="008D4BBB" w:rsidP="008D4BBB">
      <w:pPr>
        <w:pStyle w:val="BodyText"/>
        <w:spacing w:before="240"/>
        <w:contextualSpacing/>
        <w:jc w:val="both"/>
        <w:rPr>
          <w:lang w:val="en-GB"/>
        </w:rPr>
      </w:pPr>
    </w:p>
    <w:p w14:paraId="34B51CB1" w14:textId="77777777" w:rsidR="007B284C" w:rsidRPr="00EC4B34" w:rsidRDefault="007B284C" w:rsidP="00572530">
      <w:pPr>
        <w:pStyle w:val="BodyText"/>
        <w:numPr>
          <w:ilvl w:val="0"/>
          <w:numId w:val="41"/>
        </w:numPr>
        <w:spacing w:before="240"/>
        <w:contextualSpacing/>
        <w:jc w:val="both"/>
        <w:rPr>
          <w:u w:val="single"/>
          <w:lang w:val="en-GB"/>
        </w:rPr>
      </w:pPr>
      <w:r w:rsidRPr="00B17821">
        <w:rPr>
          <w:u w:val="single"/>
          <w:lang w:val="en-GB"/>
        </w:rPr>
        <w:t>Sales Order No</w:t>
      </w:r>
      <w:r w:rsidRPr="00EC4B34">
        <w:rPr>
          <w:u w:val="single"/>
          <w:lang w:val="en-GB"/>
        </w:rPr>
        <w:t xml:space="preserve">. </w:t>
      </w:r>
      <w:r w:rsidRPr="00FD07F6">
        <w:rPr>
          <w:lang w:val="en-GB"/>
        </w:rPr>
        <w:t>– This will be the Sales Order No. generated / maintained in Wholesale Portal to track a unique Sales Order.</w:t>
      </w:r>
    </w:p>
    <w:p w14:paraId="231A870C" w14:textId="77777777" w:rsidR="007B284C" w:rsidRPr="00EC4B34" w:rsidRDefault="007B284C" w:rsidP="00572530">
      <w:pPr>
        <w:pStyle w:val="BodyText"/>
        <w:numPr>
          <w:ilvl w:val="0"/>
          <w:numId w:val="41"/>
        </w:numPr>
        <w:spacing w:before="240"/>
        <w:contextualSpacing/>
        <w:jc w:val="both"/>
        <w:rPr>
          <w:u w:val="single"/>
          <w:lang w:val="en-GB"/>
        </w:rPr>
      </w:pPr>
      <w:r w:rsidRPr="00B17821">
        <w:rPr>
          <w:u w:val="single"/>
          <w:lang w:val="en-GB"/>
        </w:rPr>
        <w:t>PO Number</w:t>
      </w:r>
      <w:r w:rsidRPr="00EC4B34">
        <w:rPr>
          <w:u w:val="single"/>
          <w:lang w:val="en-GB"/>
        </w:rPr>
        <w:t xml:space="preserve"> </w:t>
      </w:r>
      <w:r w:rsidRPr="00FD07F6">
        <w:rPr>
          <w:lang w:val="en-GB"/>
        </w:rPr>
        <w:t>– This will be Supplier PO No.</w:t>
      </w:r>
    </w:p>
    <w:p w14:paraId="4BBB9B8B" w14:textId="77777777" w:rsidR="007B284C" w:rsidRDefault="007B284C" w:rsidP="00572530">
      <w:pPr>
        <w:pStyle w:val="BodyText"/>
        <w:numPr>
          <w:ilvl w:val="0"/>
          <w:numId w:val="41"/>
        </w:numPr>
        <w:spacing w:before="240"/>
        <w:contextualSpacing/>
        <w:jc w:val="both"/>
        <w:rPr>
          <w:u w:val="single"/>
          <w:lang w:val="en-GB"/>
        </w:rPr>
      </w:pPr>
      <w:r w:rsidRPr="00B17821">
        <w:rPr>
          <w:u w:val="single"/>
          <w:lang w:val="en-GB"/>
        </w:rPr>
        <w:t>Order Row Code</w:t>
      </w:r>
    </w:p>
    <w:p w14:paraId="774B0892" w14:textId="4C7334D9" w:rsidR="007B284C" w:rsidRPr="00EC4B34" w:rsidRDefault="007B284C" w:rsidP="00572530">
      <w:pPr>
        <w:pStyle w:val="BodyText"/>
        <w:numPr>
          <w:ilvl w:val="0"/>
          <w:numId w:val="41"/>
        </w:numPr>
        <w:spacing w:before="240"/>
        <w:contextualSpacing/>
        <w:jc w:val="both"/>
        <w:rPr>
          <w:u w:val="single"/>
          <w:lang w:val="en-GB"/>
        </w:rPr>
      </w:pPr>
      <w:r>
        <w:rPr>
          <w:u w:val="single"/>
          <w:lang w:val="en-GB"/>
        </w:rPr>
        <w:t>Variance %</w:t>
      </w:r>
      <w:r w:rsidR="00545D2B" w:rsidRPr="00EC4B34">
        <w:rPr>
          <w:u w:val="single"/>
          <w:lang w:val="en-GB"/>
        </w:rPr>
        <w:t xml:space="preserve"> </w:t>
      </w:r>
      <w:r w:rsidR="00545D2B" w:rsidRPr="00FD07F6">
        <w:rPr>
          <w:lang w:val="en-GB"/>
        </w:rPr>
        <w:t xml:space="preserve">– </w:t>
      </w:r>
      <w:ins w:id="470" w:author="Reetu Muneem" w:date="2022-02-09T15:28:00Z">
        <w:r w:rsidR="00CB0B52" w:rsidRPr="007916E7">
          <w:rPr>
            <w:lang w:val="en-GB"/>
          </w:rPr>
          <w:t xml:space="preserve">The dashboard will show over all variance (inclusive of all SKUs) of units between Supplier PO </w:t>
        </w:r>
        <w:r w:rsidR="00CB0B52">
          <w:rPr>
            <w:lang w:val="en-GB"/>
          </w:rPr>
          <w:t xml:space="preserve">receipted units </w:t>
        </w:r>
        <w:r w:rsidR="00CB0B52" w:rsidRPr="007916E7">
          <w:rPr>
            <w:lang w:val="en-GB"/>
          </w:rPr>
          <w:t>and associated Sales Order</w:t>
        </w:r>
        <w:r w:rsidR="00CB0B52">
          <w:rPr>
            <w:lang w:val="en-GB"/>
          </w:rPr>
          <w:t>s units</w:t>
        </w:r>
        <w:r w:rsidR="00CB0B52" w:rsidRPr="007916E7">
          <w:rPr>
            <w:lang w:val="en-GB"/>
          </w:rPr>
          <w:t>. But to drill down to SKU level user can use this filter.</w:t>
        </w:r>
        <w:r w:rsidR="00CB0B52">
          <w:rPr>
            <w:lang w:val="en-GB"/>
          </w:rPr>
          <w:t xml:space="preserve"> If user will search using a positive variance say 10% it will bring result where </w:t>
        </w:r>
        <w:r w:rsidR="00CB0B52" w:rsidRPr="007916E7">
          <w:rPr>
            <w:lang w:val="en-GB"/>
          </w:rPr>
          <w:t>at least one SKU has breached this exact variance % or higher</w:t>
        </w:r>
        <w:r w:rsidR="00CB0B52">
          <w:rPr>
            <w:lang w:val="en-GB"/>
          </w:rPr>
          <w:t xml:space="preserve">. But if user search with negative variance </w:t>
        </w:r>
      </w:ins>
      <w:r w:rsidR="00E56F04">
        <w:rPr>
          <w:lang w:val="en-GB"/>
        </w:rPr>
        <w:t>says</w:t>
      </w:r>
      <w:ins w:id="471" w:author="Reetu Muneem" w:date="2022-02-09T15:28:00Z">
        <w:r w:rsidR="00CB0B52">
          <w:rPr>
            <w:lang w:val="en-GB"/>
          </w:rPr>
          <w:t xml:space="preserve"> -10% then it will bring result with exact same variance or lower. If user search with 0 they will receive following error –</w:t>
        </w:r>
        <w:r w:rsidR="00CB0B52" w:rsidRPr="007977E5">
          <w:rPr>
            <w:b/>
            <w:bCs/>
            <w:lang w:val="en-GB"/>
          </w:rPr>
          <w:t xml:space="preserve"> ‘Only values greater or less than 0 are allowed.’</w:t>
        </w:r>
      </w:ins>
      <w:del w:id="472" w:author="Reetu Muneem" w:date="2022-02-09T15:28:00Z">
        <w:r w:rsidRPr="00FD07F6" w:rsidDel="00CB0B52">
          <w:rPr>
            <w:lang w:val="en-GB"/>
          </w:rPr>
          <w:delText>The dashboard will show over all variance (inclusive of all SKUs) of receipted units between Supplier PO and associated Sales Orders. But to drill down to SKU level user can use this filter. If user will search using this filter then only those Supplier POs will be shown where at least one SKU has breached this exact variance % or higher, specified by the user.</w:delText>
        </w:r>
      </w:del>
    </w:p>
    <w:p w14:paraId="1494CA85" w14:textId="77777777" w:rsidR="007B284C" w:rsidRPr="00EC4B34" w:rsidRDefault="007B284C" w:rsidP="00572530">
      <w:pPr>
        <w:pStyle w:val="BodyText"/>
        <w:numPr>
          <w:ilvl w:val="0"/>
          <w:numId w:val="41"/>
        </w:numPr>
        <w:spacing w:before="240"/>
        <w:contextualSpacing/>
        <w:jc w:val="both"/>
        <w:rPr>
          <w:u w:val="single"/>
          <w:lang w:val="en-GB"/>
        </w:rPr>
      </w:pPr>
      <w:r w:rsidRPr="00B17821">
        <w:rPr>
          <w:u w:val="single"/>
          <w:lang w:val="en-GB"/>
        </w:rPr>
        <w:t>Partner</w:t>
      </w:r>
      <w:r w:rsidRPr="00EC4B34">
        <w:rPr>
          <w:u w:val="single"/>
          <w:lang w:val="en-GB"/>
        </w:rPr>
        <w:t xml:space="preserve"> </w:t>
      </w:r>
      <w:r w:rsidRPr="00FD07F6">
        <w:rPr>
          <w:lang w:val="en-GB"/>
        </w:rPr>
        <w:t>– Wholesale Partner</w:t>
      </w:r>
    </w:p>
    <w:p w14:paraId="2B29FF00" w14:textId="77777777" w:rsidR="007B284C" w:rsidRPr="00EC4B34" w:rsidRDefault="007B284C" w:rsidP="00572530">
      <w:pPr>
        <w:pStyle w:val="BodyText"/>
        <w:numPr>
          <w:ilvl w:val="0"/>
          <w:numId w:val="41"/>
        </w:numPr>
        <w:spacing w:before="240"/>
        <w:contextualSpacing/>
        <w:jc w:val="both"/>
        <w:rPr>
          <w:u w:val="single"/>
          <w:lang w:val="en-GB"/>
        </w:rPr>
      </w:pPr>
      <w:r w:rsidRPr="00B17821">
        <w:rPr>
          <w:u w:val="single"/>
          <w:lang w:val="en-GB"/>
        </w:rPr>
        <w:t>Partner Location</w:t>
      </w:r>
      <w:r w:rsidRPr="00EC4B34">
        <w:rPr>
          <w:u w:val="single"/>
          <w:lang w:val="en-GB"/>
        </w:rPr>
        <w:t xml:space="preserve"> </w:t>
      </w:r>
      <w:r w:rsidRPr="00FD07F6">
        <w:rPr>
          <w:lang w:val="en-GB"/>
        </w:rPr>
        <w:t>– Wholesale Partner location.</w:t>
      </w:r>
    </w:p>
    <w:p w14:paraId="05285CB3" w14:textId="77777777" w:rsidR="007B284C" w:rsidRPr="00B17821" w:rsidRDefault="007B284C" w:rsidP="00572530">
      <w:pPr>
        <w:pStyle w:val="BodyText"/>
        <w:numPr>
          <w:ilvl w:val="0"/>
          <w:numId w:val="41"/>
        </w:numPr>
        <w:spacing w:before="240"/>
        <w:contextualSpacing/>
        <w:jc w:val="both"/>
        <w:rPr>
          <w:u w:val="single"/>
          <w:lang w:val="en-GB"/>
        </w:rPr>
      </w:pPr>
      <w:r w:rsidRPr="00B17821">
        <w:rPr>
          <w:u w:val="single"/>
          <w:lang w:val="en-GB"/>
        </w:rPr>
        <w:t xml:space="preserve">Option id </w:t>
      </w:r>
    </w:p>
    <w:p w14:paraId="7878ED41" w14:textId="3C473DC5" w:rsidR="007B284C" w:rsidRPr="00B17821" w:rsidRDefault="007B284C" w:rsidP="00572530">
      <w:pPr>
        <w:pStyle w:val="BodyText"/>
        <w:numPr>
          <w:ilvl w:val="0"/>
          <w:numId w:val="41"/>
        </w:numPr>
        <w:spacing w:before="240"/>
        <w:contextualSpacing/>
        <w:jc w:val="both"/>
        <w:rPr>
          <w:u w:val="single"/>
          <w:lang w:val="en-GB"/>
        </w:rPr>
      </w:pPr>
      <w:r w:rsidRPr="00B17821">
        <w:rPr>
          <w:u w:val="single"/>
          <w:lang w:val="en-GB"/>
        </w:rPr>
        <w:t xml:space="preserve">Current </w:t>
      </w:r>
      <w:r w:rsidR="00195229">
        <w:rPr>
          <w:u w:val="single"/>
          <w:lang w:val="en-GB"/>
        </w:rPr>
        <w:t xml:space="preserve">despatch </w:t>
      </w:r>
      <w:r w:rsidRPr="00B17821">
        <w:rPr>
          <w:u w:val="single"/>
          <w:lang w:val="en-GB"/>
        </w:rPr>
        <w:t>month</w:t>
      </w:r>
    </w:p>
    <w:p w14:paraId="5232D996" w14:textId="77777777" w:rsidR="007B284C" w:rsidRPr="00B17821" w:rsidRDefault="007B284C" w:rsidP="00572530">
      <w:pPr>
        <w:pStyle w:val="BodyText"/>
        <w:numPr>
          <w:ilvl w:val="0"/>
          <w:numId w:val="41"/>
        </w:numPr>
        <w:spacing w:before="240"/>
        <w:contextualSpacing/>
        <w:jc w:val="both"/>
        <w:rPr>
          <w:u w:val="single"/>
          <w:lang w:val="en-GB"/>
        </w:rPr>
      </w:pPr>
      <w:r w:rsidRPr="00B17821">
        <w:rPr>
          <w:u w:val="single"/>
          <w:lang w:val="en-GB"/>
        </w:rPr>
        <w:t>Sales Order Delivery Start Date</w:t>
      </w:r>
    </w:p>
    <w:p w14:paraId="03D23CD1" w14:textId="77777777" w:rsidR="007B284C" w:rsidRPr="00B17821" w:rsidRDefault="007B284C" w:rsidP="00572530">
      <w:pPr>
        <w:pStyle w:val="BodyText"/>
        <w:numPr>
          <w:ilvl w:val="0"/>
          <w:numId w:val="41"/>
        </w:numPr>
        <w:spacing w:before="240"/>
        <w:contextualSpacing/>
        <w:jc w:val="both"/>
        <w:rPr>
          <w:u w:val="single"/>
          <w:lang w:val="en-GB"/>
        </w:rPr>
      </w:pPr>
      <w:r w:rsidRPr="00B17821">
        <w:rPr>
          <w:u w:val="single"/>
          <w:lang w:val="en-GB"/>
        </w:rPr>
        <w:t>Sales Order Delivery End Date</w:t>
      </w:r>
    </w:p>
    <w:p w14:paraId="492588C0" w14:textId="77777777" w:rsidR="007B284C" w:rsidRDefault="007B284C" w:rsidP="008D4BBB">
      <w:pPr>
        <w:pStyle w:val="BodyText"/>
        <w:spacing w:before="240"/>
        <w:contextualSpacing/>
        <w:jc w:val="both"/>
        <w:rPr>
          <w:b/>
          <w:bCs/>
          <w:u w:val="single"/>
          <w:lang w:val="en-GB"/>
        </w:rPr>
      </w:pPr>
    </w:p>
    <w:p w14:paraId="7FCE8149" w14:textId="3C2A9867" w:rsidR="008D4BBB" w:rsidRDefault="008D4BBB" w:rsidP="008D4BBB">
      <w:pPr>
        <w:pStyle w:val="BodyText"/>
        <w:spacing w:before="240"/>
        <w:contextualSpacing/>
        <w:jc w:val="both"/>
        <w:rPr>
          <w:lang w:val="en-GB"/>
        </w:rPr>
      </w:pPr>
      <w:r>
        <w:rPr>
          <w:b/>
          <w:bCs/>
          <w:u w:val="single"/>
          <w:lang w:val="en-GB"/>
        </w:rPr>
        <w:t>Colour Tiles</w:t>
      </w:r>
      <w:r>
        <w:rPr>
          <w:b/>
          <w:bCs/>
          <w:lang w:val="en-GB"/>
        </w:rPr>
        <w:t xml:space="preserve">: </w:t>
      </w:r>
      <w:r>
        <w:rPr>
          <w:lang w:val="en-GB"/>
        </w:rPr>
        <w:t>Details of the colour tiles in Search section are mentioned below.</w:t>
      </w:r>
    </w:p>
    <w:p w14:paraId="3042D60A" w14:textId="77777777" w:rsidR="008D4BBB" w:rsidRPr="00B17821" w:rsidRDefault="008D4BBB" w:rsidP="008D4BBB">
      <w:pPr>
        <w:pStyle w:val="BodyText"/>
        <w:spacing w:before="240"/>
        <w:contextualSpacing/>
        <w:jc w:val="both"/>
        <w:rPr>
          <w:lang w:val="en-GB"/>
        </w:rPr>
      </w:pPr>
    </w:p>
    <w:p w14:paraId="0F1A15AD" w14:textId="4C646CFB" w:rsidR="008D4BBB" w:rsidRDefault="008D4BBB" w:rsidP="008D4BBB">
      <w:pPr>
        <w:pStyle w:val="BodyText"/>
        <w:spacing w:before="240"/>
        <w:contextualSpacing/>
        <w:jc w:val="both"/>
        <w:rPr>
          <w:lang w:val="en-GB"/>
        </w:rPr>
      </w:pPr>
      <w:r>
        <w:rPr>
          <w:u w:val="single"/>
          <w:lang w:val="en-GB"/>
        </w:rPr>
        <w:t>1-</w:t>
      </w:r>
      <w:r w:rsidR="00044F79">
        <w:rPr>
          <w:u w:val="single"/>
          <w:lang w:val="en-GB"/>
        </w:rPr>
        <w:t>7</w:t>
      </w:r>
      <w:r>
        <w:rPr>
          <w:u w:val="single"/>
          <w:lang w:val="en-GB"/>
        </w:rPr>
        <w:t xml:space="preserve"> days (first receipt)</w:t>
      </w:r>
      <w:r>
        <w:rPr>
          <w:lang w:val="en-GB"/>
        </w:rPr>
        <w:t xml:space="preserve"> </w:t>
      </w:r>
      <w:r w:rsidR="00774EDA">
        <w:rPr>
          <w:lang w:val="en-GB"/>
        </w:rPr>
        <w:t>–</w:t>
      </w:r>
      <w:r>
        <w:rPr>
          <w:lang w:val="en-GB"/>
        </w:rPr>
        <w:t xml:space="preserve"> If user </w:t>
      </w:r>
      <w:r w:rsidR="00362F5F">
        <w:rPr>
          <w:lang w:val="en-GB"/>
        </w:rPr>
        <w:t>selects</w:t>
      </w:r>
      <w:r>
        <w:rPr>
          <w:lang w:val="en-GB"/>
        </w:rPr>
        <w:t xml:space="preserve"> this tile the result tables will show </w:t>
      </w:r>
      <w:r w:rsidR="00BC601D">
        <w:rPr>
          <w:lang w:val="en-GB"/>
        </w:rPr>
        <w:t>Supplier POs and associated Sales Orders where first receipt on the associated Supplier PO has passed 1-</w:t>
      </w:r>
      <w:r w:rsidR="00044F79">
        <w:rPr>
          <w:lang w:val="en-GB"/>
        </w:rPr>
        <w:t>7</w:t>
      </w:r>
      <w:r w:rsidR="00BC601D">
        <w:rPr>
          <w:lang w:val="en-GB"/>
        </w:rPr>
        <w:t xml:space="preserve"> days.</w:t>
      </w:r>
      <w:r w:rsidR="00DD595E">
        <w:rPr>
          <w:lang w:val="en-GB"/>
        </w:rPr>
        <w:t xml:space="preserve"> </w:t>
      </w:r>
    </w:p>
    <w:p w14:paraId="76BE51BB" w14:textId="77777777" w:rsidR="008D4BBB" w:rsidRDefault="008D4BBB" w:rsidP="008D4BBB">
      <w:pPr>
        <w:pStyle w:val="BodyText"/>
        <w:spacing w:before="240"/>
        <w:contextualSpacing/>
        <w:jc w:val="both"/>
        <w:rPr>
          <w:lang w:val="en-GB"/>
        </w:rPr>
      </w:pPr>
    </w:p>
    <w:p w14:paraId="7E526280" w14:textId="49C00FE1" w:rsidR="008D4BBB" w:rsidRDefault="00044F79" w:rsidP="008D4BBB">
      <w:pPr>
        <w:pStyle w:val="BodyText"/>
        <w:spacing w:before="240"/>
        <w:contextualSpacing/>
        <w:jc w:val="both"/>
        <w:rPr>
          <w:lang w:val="en-GB"/>
        </w:rPr>
      </w:pPr>
      <w:r>
        <w:rPr>
          <w:u w:val="single"/>
          <w:lang w:val="en-GB"/>
        </w:rPr>
        <w:t>8</w:t>
      </w:r>
      <w:r w:rsidR="008D4BBB">
        <w:rPr>
          <w:u w:val="single"/>
          <w:lang w:val="en-GB"/>
        </w:rPr>
        <w:t>-</w:t>
      </w:r>
      <w:r>
        <w:rPr>
          <w:u w:val="single"/>
          <w:lang w:val="en-GB"/>
        </w:rPr>
        <w:t>14</w:t>
      </w:r>
      <w:r w:rsidR="008D4BBB">
        <w:rPr>
          <w:u w:val="single"/>
          <w:lang w:val="en-GB"/>
        </w:rPr>
        <w:t xml:space="preserve"> days (first receipt)</w:t>
      </w:r>
      <w:r w:rsidR="008D4BBB">
        <w:rPr>
          <w:lang w:val="en-GB"/>
        </w:rPr>
        <w:t xml:space="preserve"> </w:t>
      </w:r>
      <w:r w:rsidR="00774EDA">
        <w:rPr>
          <w:lang w:val="en-GB"/>
        </w:rPr>
        <w:t>–</w:t>
      </w:r>
      <w:r w:rsidR="008D4BBB">
        <w:rPr>
          <w:lang w:val="en-GB"/>
        </w:rPr>
        <w:t xml:space="preserve"> </w:t>
      </w:r>
      <w:r w:rsidR="00BC601D">
        <w:rPr>
          <w:lang w:val="en-GB"/>
        </w:rPr>
        <w:t xml:space="preserve">If user </w:t>
      </w:r>
      <w:r w:rsidR="00362F5F">
        <w:rPr>
          <w:lang w:val="en-GB"/>
        </w:rPr>
        <w:t>selects</w:t>
      </w:r>
      <w:r w:rsidR="00BC601D">
        <w:rPr>
          <w:lang w:val="en-GB"/>
        </w:rPr>
        <w:t xml:space="preserve"> this tile the result tables will show Supplier POs and associated Sales Orders where first receipt on the associated Supplier PO has passed </w:t>
      </w:r>
      <w:r>
        <w:rPr>
          <w:lang w:val="en-GB"/>
        </w:rPr>
        <w:t>8</w:t>
      </w:r>
      <w:r w:rsidR="00BC601D">
        <w:rPr>
          <w:lang w:val="en-GB"/>
        </w:rPr>
        <w:t>-</w:t>
      </w:r>
      <w:r>
        <w:rPr>
          <w:lang w:val="en-GB"/>
        </w:rPr>
        <w:t>14</w:t>
      </w:r>
      <w:r w:rsidR="00BC601D">
        <w:rPr>
          <w:lang w:val="en-GB"/>
        </w:rPr>
        <w:t xml:space="preserve"> days.</w:t>
      </w:r>
      <w:r w:rsidR="00DD595E">
        <w:rPr>
          <w:lang w:val="en-GB"/>
        </w:rPr>
        <w:t xml:space="preserve"> </w:t>
      </w:r>
    </w:p>
    <w:p w14:paraId="3999B42C" w14:textId="77777777" w:rsidR="008D4BBB" w:rsidRDefault="008D4BBB" w:rsidP="008D4BBB">
      <w:pPr>
        <w:pStyle w:val="BodyText"/>
        <w:spacing w:before="240"/>
        <w:contextualSpacing/>
        <w:jc w:val="both"/>
        <w:rPr>
          <w:b/>
          <w:bCs/>
          <w:u w:val="single"/>
          <w:lang w:val="en-GB"/>
        </w:rPr>
      </w:pPr>
    </w:p>
    <w:p w14:paraId="58A1D692" w14:textId="6F9EA895" w:rsidR="008D4BBB" w:rsidRDefault="00044F79" w:rsidP="008D4BBB">
      <w:pPr>
        <w:pStyle w:val="BodyText"/>
        <w:spacing w:before="240"/>
        <w:contextualSpacing/>
        <w:jc w:val="both"/>
        <w:rPr>
          <w:lang w:val="en-GB"/>
        </w:rPr>
      </w:pPr>
      <w:r>
        <w:rPr>
          <w:u w:val="single"/>
          <w:lang w:val="en-GB"/>
        </w:rPr>
        <w:t>15</w:t>
      </w:r>
      <w:r w:rsidR="008D4BBB">
        <w:rPr>
          <w:u w:val="single"/>
          <w:lang w:val="en-GB"/>
        </w:rPr>
        <w:t>+ days (first receipt)</w:t>
      </w:r>
      <w:r w:rsidR="008D4BBB">
        <w:rPr>
          <w:lang w:val="en-GB"/>
        </w:rPr>
        <w:t xml:space="preserve"> </w:t>
      </w:r>
      <w:r w:rsidR="00774EDA">
        <w:rPr>
          <w:lang w:val="en-GB"/>
        </w:rPr>
        <w:t>–</w:t>
      </w:r>
      <w:r w:rsidR="008D4BBB">
        <w:rPr>
          <w:lang w:val="en-GB"/>
        </w:rPr>
        <w:t xml:space="preserve"> </w:t>
      </w:r>
      <w:r w:rsidR="00BC601D">
        <w:rPr>
          <w:lang w:val="en-GB"/>
        </w:rPr>
        <w:t xml:space="preserve">If user </w:t>
      </w:r>
      <w:r w:rsidR="00362F5F">
        <w:rPr>
          <w:lang w:val="en-GB"/>
        </w:rPr>
        <w:t>selects</w:t>
      </w:r>
      <w:r w:rsidR="00BC601D">
        <w:rPr>
          <w:lang w:val="en-GB"/>
        </w:rPr>
        <w:t xml:space="preserve"> this tile the result tables will show Supplier POs and associated Sales Orders where first receipt on the associated Supplier PO has passed </w:t>
      </w:r>
      <w:r>
        <w:rPr>
          <w:lang w:val="en-GB"/>
        </w:rPr>
        <w:t>15</w:t>
      </w:r>
      <w:r w:rsidR="00BC601D">
        <w:rPr>
          <w:lang w:val="en-GB"/>
        </w:rPr>
        <w:t>+ days.</w:t>
      </w:r>
      <w:r w:rsidR="00DD595E">
        <w:rPr>
          <w:lang w:val="en-GB"/>
        </w:rPr>
        <w:t xml:space="preserve"> </w:t>
      </w:r>
    </w:p>
    <w:p w14:paraId="1ECB7CB1" w14:textId="77777777" w:rsidR="00907E3C" w:rsidRDefault="00907E3C" w:rsidP="008D4BBB">
      <w:pPr>
        <w:pStyle w:val="BodyText"/>
        <w:spacing w:before="240"/>
        <w:contextualSpacing/>
        <w:jc w:val="both"/>
        <w:rPr>
          <w:lang w:val="en-GB"/>
        </w:rPr>
      </w:pPr>
    </w:p>
    <w:p w14:paraId="3222E3F3" w14:textId="1C47F91F" w:rsidR="00BC601D" w:rsidRDefault="00BC601D" w:rsidP="00FD07F6">
      <w:pPr>
        <w:pStyle w:val="Heading8"/>
        <w:spacing w:before="240"/>
        <w:jc w:val="both"/>
        <w:rPr>
          <w:lang w:val="en-GB"/>
        </w:rPr>
      </w:pPr>
      <w:r>
        <w:rPr>
          <w:lang w:val="en-GB"/>
        </w:rPr>
        <w:lastRenderedPageBreak/>
        <w:t xml:space="preserve">Header and Detail Tables </w:t>
      </w:r>
    </w:p>
    <w:p w14:paraId="0F19622E" w14:textId="54CA8C05" w:rsidR="0044717B" w:rsidRDefault="000D06E4" w:rsidP="009B7AC9">
      <w:pPr>
        <w:pStyle w:val="BodyText"/>
        <w:spacing w:before="240"/>
        <w:ind w:left="1418"/>
        <w:contextualSpacing/>
        <w:jc w:val="center"/>
        <w:rPr>
          <w:lang w:val="en-GB"/>
        </w:rPr>
      </w:pPr>
      <w:ins w:id="473" w:author="Sergio Rodrigues" w:date="2022-03-08T16:31:00Z">
        <w:r>
          <w:rPr>
            <w:noProof/>
            <w:lang w:val="en-GB"/>
          </w:rPr>
          <w:drawing>
            <wp:inline distT="0" distB="0" distL="0" distR="0" wp14:anchorId="6F1E4801" wp14:editId="41083935">
              <wp:extent cx="5688000" cy="4578985"/>
              <wp:effectExtent l="0" t="0" r="825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88000" cy="4578985"/>
                      </a:xfrm>
                      <a:prstGeom prst="rect">
                        <a:avLst/>
                      </a:prstGeom>
                      <a:noFill/>
                      <a:ln>
                        <a:noFill/>
                      </a:ln>
                    </pic:spPr>
                  </pic:pic>
                </a:graphicData>
              </a:graphic>
            </wp:inline>
          </w:drawing>
        </w:r>
      </w:ins>
    </w:p>
    <w:p w14:paraId="0DAB7F52" w14:textId="565DD5E6" w:rsidR="00362F5F" w:rsidRPr="00362F5F" w:rsidRDefault="00362F5F" w:rsidP="00362F5F">
      <w:pPr>
        <w:pStyle w:val="Caption"/>
        <w:ind w:left="1418"/>
        <w:jc w:val="center"/>
        <w:rPr>
          <w:ins w:id="474" w:author="Sergio Rodrigues" w:date="2022-05-27T10:52:00Z"/>
          <w:color w:val="auto"/>
          <w:lang w:val="en-GB"/>
        </w:rPr>
      </w:pPr>
      <w:ins w:id="475" w:author="Sergio Rodrigues" w:date="2022-05-27T10:52: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31</w:t>
      </w:r>
      <w:ins w:id="476" w:author="Sergio Rodrigues" w:date="2022-05-27T10:52:00Z">
        <w:r w:rsidRPr="00362F5F">
          <w:rPr>
            <w:color w:val="auto"/>
            <w:lang w:val="en-GB"/>
          </w:rPr>
          <w:fldChar w:fldCharType="end"/>
        </w:r>
        <w:r w:rsidRPr="00362F5F">
          <w:rPr>
            <w:color w:val="auto"/>
            <w:lang w:val="en-GB"/>
          </w:rPr>
          <w:t xml:space="preserve"> – </w:t>
        </w:r>
      </w:ins>
      <w:ins w:id="477" w:author="Sergio Rodrigues" w:date="2022-05-27T10:53:00Z">
        <w:r w:rsidRPr="00FD07F6">
          <w:rPr>
            <w:color w:val="auto"/>
            <w:lang w:val="en-GB"/>
          </w:rPr>
          <w:t>Post Receipt Units Variance Dashboard</w:t>
        </w:r>
        <w:r w:rsidRPr="00221EE0">
          <w:rPr>
            <w:color w:val="auto"/>
            <w:lang w:val="en-GB"/>
          </w:rPr>
          <w:t xml:space="preserve"> (Header &amp; Detail Section)</w:t>
        </w:r>
      </w:ins>
    </w:p>
    <w:p w14:paraId="72CC8E93" w14:textId="77777777" w:rsidR="00BC601D" w:rsidRDefault="00BC601D" w:rsidP="00545D2B">
      <w:pPr>
        <w:pStyle w:val="BodyText"/>
        <w:spacing w:before="240"/>
        <w:ind w:left="1418"/>
        <w:contextualSpacing/>
        <w:jc w:val="both"/>
        <w:rPr>
          <w:lang w:val="en-GB"/>
        </w:rPr>
      </w:pPr>
    </w:p>
    <w:p w14:paraId="2C8695D0" w14:textId="6BFE3952" w:rsidR="00BC601D" w:rsidRDefault="00BC601D" w:rsidP="00545D2B">
      <w:pPr>
        <w:pStyle w:val="BodyText"/>
        <w:spacing w:before="240"/>
        <w:ind w:left="1418"/>
        <w:contextualSpacing/>
        <w:jc w:val="both"/>
        <w:rPr>
          <w:lang w:val="en-GB"/>
        </w:rPr>
      </w:pPr>
      <w:r w:rsidRPr="00062D0F">
        <w:rPr>
          <w:b/>
          <w:bCs/>
          <w:u w:val="single"/>
          <w:lang w:val="en-GB"/>
        </w:rPr>
        <w:t>Header Table</w:t>
      </w:r>
      <w:r>
        <w:rPr>
          <w:lang w:val="en-GB"/>
        </w:rPr>
        <w:t xml:space="preserve"> – Supplier PO/Sales Order Header</w:t>
      </w:r>
    </w:p>
    <w:p w14:paraId="7EEE95D0" w14:textId="08A49C7D" w:rsidR="00BC601D" w:rsidRPr="00BD5122" w:rsidRDefault="00BC601D" w:rsidP="00545D2B">
      <w:pPr>
        <w:pStyle w:val="BodyText"/>
        <w:spacing w:before="240"/>
        <w:ind w:left="1418"/>
        <w:contextualSpacing/>
        <w:jc w:val="both"/>
        <w:rPr>
          <w:lang w:val="en-GB"/>
        </w:rPr>
      </w:pPr>
      <w:r w:rsidRPr="00BD5122">
        <w:rPr>
          <w:lang w:val="en-GB"/>
        </w:rPr>
        <w:t xml:space="preserve">The header table will display all the Supplier POs that are in variance </w:t>
      </w:r>
      <w:r>
        <w:rPr>
          <w:lang w:val="en-GB"/>
        </w:rPr>
        <w:t xml:space="preserve">of calculated </w:t>
      </w:r>
      <w:r w:rsidR="00195229" w:rsidRPr="00FD07F6">
        <w:rPr>
          <w:lang w:val="en-GB"/>
        </w:rPr>
        <w:t xml:space="preserve">despatch </w:t>
      </w:r>
      <w:r>
        <w:rPr>
          <w:lang w:val="en-GB"/>
        </w:rPr>
        <w:t xml:space="preserve">month </w:t>
      </w:r>
      <w:r w:rsidRPr="00BD5122">
        <w:rPr>
          <w:lang w:val="en-GB"/>
        </w:rPr>
        <w:t>compared to the</w:t>
      </w:r>
      <w:r>
        <w:rPr>
          <w:lang w:val="en-GB"/>
        </w:rPr>
        <w:t xml:space="preserve"> current </w:t>
      </w:r>
      <w:r w:rsidR="00195229" w:rsidRPr="00FD07F6">
        <w:rPr>
          <w:lang w:val="en-GB"/>
        </w:rPr>
        <w:t xml:space="preserve">despatch </w:t>
      </w:r>
      <w:r>
        <w:rPr>
          <w:lang w:val="en-GB"/>
        </w:rPr>
        <w:t>month</w:t>
      </w:r>
      <w:r w:rsidRPr="00BD5122">
        <w:rPr>
          <w:lang w:val="en-GB"/>
        </w:rPr>
        <w:t xml:space="preserve"> on associated Sales Orders. </w:t>
      </w:r>
    </w:p>
    <w:p w14:paraId="72548A19" w14:textId="77777777" w:rsidR="00DD595E" w:rsidRDefault="00DD595E" w:rsidP="00545D2B">
      <w:pPr>
        <w:pStyle w:val="BodyText"/>
        <w:spacing w:before="240"/>
        <w:ind w:left="1418"/>
        <w:contextualSpacing/>
        <w:jc w:val="both"/>
        <w:rPr>
          <w:lang w:val="en-GB"/>
        </w:rPr>
      </w:pPr>
    </w:p>
    <w:p w14:paraId="21F63C6F" w14:textId="72918677" w:rsidR="00BC601D" w:rsidRPr="006A73A0" w:rsidRDefault="00BC601D" w:rsidP="00545D2B">
      <w:pPr>
        <w:pStyle w:val="BodyText"/>
        <w:spacing w:before="240"/>
        <w:ind w:left="1418"/>
        <w:contextualSpacing/>
        <w:jc w:val="both"/>
        <w:rPr>
          <w:lang w:val="en-GB"/>
        </w:rPr>
      </w:pPr>
      <w:r w:rsidRPr="006A73A0">
        <w:rPr>
          <w:lang w:val="en-GB"/>
        </w:rPr>
        <w:t xml:space="preserve">Available fields in the Header </w:t>
      </w:r>
      <w:r>
        <w:rPr>
          <w:lang w:val="en-GB"/>
        </w:rPr>
        <w:t>Table are</w:t>
      </w:r>
      <w:r w:rsidRPr="006A73A0">
        <w:rPr>
          <w:lang w:val="en-GB"/>
        </w:rPr>
        <w:t>:</w:t>
      </w:r>
      <w:r>
        <w:rPr>
          <w:lang w:val="en-GB"/>
        </w:rPr>
        <w:t xml:space="preserve"> </w:t>
      </w:r>
    </w:p>
    <w:tbl>
      <w:tblPr>
        <w:tblW w:w="3979" w:type="pct"/>
        <w:jc w:val="right"/>
        <w:tblLook w:val="04A0" w:firstRow="1" w:lastRow="0" w:firstColumn="1" w:lastColumn="0" w:noHBand="0" w:noVBand="1"/>
      </w:tblPr>
      <w:tblGrid>
        <w:gridCol w:w="2401"/>
        <w:gridCol w:w="2835"/>
        <w:gridCol w:w="3056"/>
      </w:tblGrid>
      <w:tr w:rsidR="00BC601D" w:rsidRPr="006A73A0" w14:paraId="2C20C07A" w14:textId="77777777" w:rsidTr="0038691E">
        <w:trPr>
          <w:trHeight w:val="315"/>
          <w:tblHeader/>
          <w:jc w:val="right"/>
        </w:trPr>
        <w:tc>
          <w:tcPr>
            <w:tcW w:w="1447" w:type="pct"/>
            <w:tcBorders>
              <w:top w:val="nil"/>
              <w:left w:val="single" w:sz="8" w:space="0" w:color="000000"/>
              <w:bottom w:val="single" w:sz="8" w:space="0" w:color="000000"/>
              <w:right w:val="single" w:sz="8" w:space="0" w:color="000000"/>
            </w:tcBorders>
            <w:shd w:val="clear" w:color="auto" w:fill="A6A6A6"/>
            <w:vAlign w:val="center"/>
            <w:hideMark/>
          </w:tcPr>
          <w:p w14:paraId="7E792924" w14:textId="77777777" w:rsidR="00BC601D" w:rsidRPr="006A73A0" w:rsidRDefault="00BC601D" w:rsidP="001C0F76">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09" w:type="pct"/>
            <w:tcBorders>
              <w:top w:val="nil"/>
              <w:left w:val="nil"/>
              <w:bottom w:val="single" w:sz="8" w:space="0" w:color="000000"/>
              <w:right w:val="single" w:sz="8" w:space="0" w:color="000000"/>
            </w:tcBorders>
            <w:shd w:val="clear" w:color="auto" w:fill="A6A6A6"/>
            <w:vAlign w:val="center"/>
            <w:hideMark/>
          </w:tcPr>
          <w:p w14:paraId="092C3A79" w14:textId="77777777" w:rsidR="00BC601D" w:rsidRPr="006A73A0" w:rsidRDefault="00BC601D" w:rsidP="001C0F76">
            <w:pPr>
              <w:rPr>
                <w:rFonts w:ascii="Calibri" w:hAnsi="Calibri"/>
                <w:b/>
                <w:bCs/>
                <w:sz w:val="16"/>
                <w:szCs w:val="16"/>
                <w:lang w:val="en-GB" w:eastAsia="en-US"/>
              </w:rPr>
            </w:pPr>
            <w:r w:rsidRPr="006A73A0">
              <w:rPr>
                <w:rFonts w:ascii="Calibri" w:hAnsi="Calibri"/>
                <w:b/>
                <w:bCs/>
                <w:sz w:val="16"/>
                <w:szCs w:val="16"/>
                <w:lang w:val="en-GB" w:eastAsia="en-US"/>
              </w:rPr>
              <w:t>Description</w:t>
            </w:r>
          </w:p>
        </w:tc>
        <w:tc>
          <w:tcPr>
            <w:tcW w:w="1843" w:type="pct"/>
            <w:tcBorders>
              <w:top w:val="nil"/>
              <w:left w:val="nil"/>
              <w:bottom w:val="single" w:sz="8" w:space="0" w:color="000000"/>
              <w:right w:val="single" w:sz="8" w:space="0" w:color="000000"/>
            </w:tcBorders>
            <w:shd w:val="clear" w:color="auto" w:fill="A6A6A6"/>
            <w:vAlign w:val="center"/>
            <w:hideMark/>
          </w:tcPr>
          <w:p w14:paraId="00CBF91F" w14:textId="77777777" w:rsidR="00BC601D" w:rsidRPr="006A73A0" w:rsidRDefault="00BC601D" w:rsidP="001C0F76">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ED52BB" w:rsidRPr="006A73A0" w14:paraId="3995AC57" w14:textId="77777777" w:rsidTr="0038691E">
        <w:trPr>
          <w:trHeight w:val="315"/>
          <w:jc w:val="right"/>
        </w:trPr>
        <w:tc>
          <w:tcPr>
            <w:tcW w:w="1447" w:type="pct"/>
            <w:tcBorders>
              <w:top w:val="nil"/>
              <w:left w:val="single" w:sz="8" w:space="0" w:color="000000"/>
              <w:bottom w:val="single" w:sz="8" w:space="0" w:color="000000"/>
              <w:right w:val="single" w:sz="8" w:space="0" w:color="000000"/>
            </w:tcBorders>
            <w:shd w:val="clear" w:color="auto" w:fill="auto"/>
            <w:vAlign w:val="center"/>
          </w:tcPr>
          <w:p w14:paraId="3F77B9FA" w14:textId="7847B1C0"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Supplier PO</w:t>
            </w:r>
          </w:p>
        </w:tc>
        <w:tc>
          <w:tcPr>
            <w:tcW w:w="1709" w:type="pct"/>
            <w:tcBorders>
              <w:top w:val="nil"/>
              <w:left w:val="nil"/>
              <w:bottom w:val="single" w:sz="8" w:space="0" w:color="000000"/>
              <w:right w:val="single" w:sz="8" w:space="0" w:color="000000"/>
            </w:tcBorders>
            <w:shd w:val="clear" w:color="auto" w:fill="auto"/>
            <w:vAlign w:val="center"/>
          </w:tcPr>
          <w:p w14:paraId="6F26776C" w14:textId="717AFB92"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PO raised by the Commercial team to the supplier.</w:t>
            </w:r>
          </w:p>
        </w:tc>
        <w:tc>
          <w:tcPr>
            <w:tcW w:w="1843" w:type="pct"/>
            <w:tcBorders>
              <w:top w:val="nil"/>
              <w:left w:val="nil"/>
              <w:bottom w:val="single" w:sz="8" w:space="0" w:color="000000"/>
              <w:right w:val="single" w:sz="8" w:space="0" w:color="000000"/>
            </w:tcBorders>
            <w:shd w:val="clear" w:color="auto" w:fill="auto"/>
            <w:vAlign w:val="center"/>
          </w:tcPr>
          <w:p w14:paraId="31C04EA4" w14:textId="4C2FDCA1"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 xml:space="preserve">This Supplier PO will appear as a link and if user </w:t>
            </w:r>
            <w:r w:rsidR="00574B94" w:rsidRPr="006C6123">
              <w:rPr>
                <w:rFonts w:ascii="Calibri" w:hAnsi="Calibri"/>
                <w:color w:val="000000"/>
                <w:lang w:val="en-GB" w:eastAsia="en-US"/>
              </w:rPr>
              <w:t>clicks</w:t>
            </w:r>
            <w:r w:rsidRPr="006C6123">
              <w:rPr>
                <w:rFonts w:ascii="Calibri" w:hAnsi="Calibri"/>
                <w:color w:val="000000"/>
                <w:lang w:val="en-GB" w:eastAsia="en-US"/>
              </w:rPr>
              <w:t xml:space="preserve"> on this </w:t>
            </w:r>
            <w:r w:rsidR="00574B94" w:rsidRPr="006C6123">
              <w:rPr>
                <w:rFonts w:ascii="Calibri" w:hAnsi="Calibri"/>
                <w:color w:val="000000"/>
                <w:lang w:val="en-GB" w:eastAsia="en-US"/>
              </w:rPr>
              <w:t>link,</w:t>
            </w:r>
            <w:r w:rsidRPr="006C6123">
              <w:rPr>
                <w:rFonts w:ascii="Calibri" w:hAnsi="Calibri"/>
                <w:color w:val="000000"/>
                <w:lang w:val="en-GB" w:eastAsia="en-US"/>
              </w:rPr>
              <w:t xml:space="preserve"> it will take them to ‘Re-distribute PO’ screen.</w:t>
            </w:r>
            <w:r w:rsidRPr="006C6123">
              <w:rPr>
                <w:rFonts w:ascii="Calibri" w:hAnsi="Calibri"/>
                <w:color w:val="000000"/>
                <w:lang w:val="en-GB" w:eastAsia="en-US"/>
              </w:rPr>
              <w:br/>
            </w:r>
          </w:p>
        </w:tc>
      </w:tr>
      <w:tr w:rsidR="00ED52BB" w:rsidRPr="006A73A0" w14:paraId="740FF0F4" w14:textId="77777777" w:rsidTr="0038691E">
        <w:trPr>
          <w:trHeight w:val="315"/>
          <w:jc w:val="right"/>
        </w:trPr>
        <w:tc>
          <w:tcPr>
            <w:tcW w:w="1447" w:type="pct"/>
            <w:tcBorders>
              <w:top w:val="nil"/>
              <w:left w:val="single" w:sz="8" w:space="0" w:color="000000"/>
              <w:bottom w:val="single" w:sz="8" w:space="0" w:color="000000"/>
              <w:right w:val="single" w:sz="8" w:space="0" w:color="000000"/>
            </w:tcBorders>
            <w:shd w:val="clear" w:color="auto" w:fill="auto"/>
            <w:vAlign w:val="center"/>
          </w:tcPr>
          <w:p w14:paraId="1A805FD8" w14:textId="4EB26483"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Order Row Code</w:t>
            </w:r>
          </w:p>
        </w:tc>
        <w:tc>
          <w:tcPr>
            <w:tcW w:w="1709" w:type="pct"/>
            <w:tcBorders>
              <w:top w:val="nil"/>
              <w:left w:val="nil"/>
              <w:bottom w:val="single" w:sz="8" w:space="0" w:color="000000"/>
              <w:right w:val="single" w:sz="8" w:space="0" w:color="000000"/>
            </w:tcBorders>
            <w:shd w:val="clear" w:color="auto" w:fill="auto"/>
            <w:vAlign w:val="center"/>
          </w:tcPr>
          <w:p w14:paraId="49E9AAD3" w14:textId="2CC6C4DE"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A unique identifier associated with the Supplier PO and the corresponding Sales Orders.</w:t>
            </w:r>
          </w:p>
        </w:tc>
        <w:tc>
          <w:tcPr>
            <w:tcW w:w="1843" w:type="pct"/>
            <w:tcBorders>
              <w:top w:val="nil"/>
              <w:left w:val="nil"/>
              <w:bottom w:val="single" w:sz="8" w:space="0" w:color="000000"/>
              <w:right w:val="single" w:sz="8" w:space="0" w:color="000000"/>
            </w:tcBorders>
            <w:shd w:val="clear" w:color="auto" w:fill="auto"/>
            <w:vAlign w:val="center"/>
          </w:tcPr>
          <w:p w14:paraId="244B33D3" w14:textId="607B32DE"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Order row code in Wholesale Portal will be the key identifier to establish the relationship between Supplier POs and respective Sales Orders.</w:t>
            </w:r>
          </w:p>
        </w:tc>
      </w:tr>
      <w:tr w:rsidR="00ED52BB" w:rsidRPr="006A73A0" w14:paraId="456AC75C" w14:textId="77777777" w:rsidTr="0038691E">
        <w:trPr>
          <w:trHeight w:val="315"/>
          <w:jc w:val="right"/>
        </w:trPr>
        <w:tc>
          <w:tcPr>
            <w:tcW w:w="1447" w:type="pct"/>
            <w:tcBorders>
              <w:top w:val="nil"/>
              <w:left w:val="single" w:sz="8" w:space="0" w:color="000000"/>
              <w:bottom w:val="single" w:sz="8" w:space="0" w:color="000000"/>
              <w:right w:val="single" w:sz="8" w:space="0" w:color="000000"/>
            </w:tcBorders>
            <w:shd w:val="clear" w:color="auto" w:fill="auto"/>
            <w:vAlign w:val="center"/>
          </w:tcPr>
          <w:p w14:paraId="0195133C" w14:textId="715B4DA8"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lastRenderedPageBreak/>
              <w:t>First Destination</w:t>
            </w:r>
          </w:p>
        </w:tc>
        <w:tc>
          <w:tcPr>
            <w:tcW w:w="1709" w:type="pct"/>
            <w:tcBorders>
              <w:top w:val="nil"/>
              <w:left w:val="nil"/>
              <w:bottom w:val="single" w:sz="8" w:space="0" w:color="000000"/>
              <w:right w:val="single" w:sz="8" w:space="0" w:color="000000"/>
            </w:tcBorders>
            <w:shd w:val="clear" w:color="auto" w:fill="auto"/>
            <w:vAlign w:val="center"/>
          </w:tcPr>
          <w:p w14:paraId="4F0F9161" w14:textId="509C259F"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An ASOS virtual warehouse</w:t>
            </w:r>
            <w:r w:rsidR="00DD595E">
              <w:rPr>
                <w:rFonts w:ascii="Calibri" w:hAnsi="Calibri"/>
                <w:color w:val="000000"/>
                <w:lang w:val="en-GB" w:eastAsia="en-US"/>
              </w:rPr>
              <w:t xml:space="preserve"> </w:t>
            </w:r>
          </w:p>
        </w:tc>
        <w:tc>
          <w:tcPr>
            <w:tcW w:w="1843" w:type="pct"/>
            <w:tcBorders>
              <w:top w:val="nil"/>
              <w:left w:val="nil"/>
              <w:bottom w:val="single" w:sz="8" w:space="0" w:color="000000"/>
              <w:right w:val="single" w:sz="8" w:space="0" w:color="000000"/>
            </w:tcBorders>
            <w:shd w:val="clear" w:color="auto" w:fill="auto"/>
            <w:vAlign w:val="center"/>
          </w:tcPr>
          <w:p w14:paraId="23491301" w14:textId="7A424A8C"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This field will show the ASOS warehouse where Supplier PO will be receipted.</w:t>
            </w:r>
          </w:p>
        </w:tc>
      </w:tr>
      <w:tr w:rsidR="00ED52BB" w:rsidRPr="006A73A0" w14:paraId="0184FEDD" w14:textId="77777777" w:rsidTr="0038691E">
        <w:trPr>
          <w:trHeight w:val="315"/>
          <w:jc w:val="right"/>
        </w:trPr>
        <w:tc>
          <w:tcPr>
            <w:tcW w:w="1447" w:type="pct"/>
            <w:tcBorders>
              <w:top w:val="nil"/>
              <w:left w:val="single" w:sz="8" w:space="0" w:color="000000"/>
              <w:bottom w:val="single" w:sz="8" w:space="0" w:color="000000"/>
              <w:right w:val="single" w:sz="8" w:space="0" w:color="000000"/>
            </w:tcBorders>
            <w:shd w:val="clear" w:color="auto" w:fill="auto"/>
            <w:vAlign w:val="center"/>
          </w:tcPr>
          <w:p w14:paraId="6CA109E0" w14:textId="5C32CBE7"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Final Destination</w:t>
            </w:r>
          </w:p>
        </w:tc>
        <w:tc>
          <w:tcPr>
            <w:tcW w:w="1709" w:type="pct"/>
            <w:tcBorders>
              <w:top w:val="nil"/>
              <w:left w:val="nil"/>
              <w:bottom w:val="single" w:sz="8" w:space="0" w:color="000000"/>
              <w:right w:val="single" w:sz="8" w:space="0" w:color="000000"/>
            </w:tcBorders>
            <w:shd w:val="clear" w:color="auto" w:fill="auto"/>
            <w:vAlign w:val="center"/>
          </w:tcPr>
          <w:p w14:paraId="7904C63D" w14:textId="633F42F9"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An ASOS virtual warehouse</w:t>
            </w:r>
            <w:r w:rsidR="00DD595E">
              <w:rPr>
                <w:rFonts w:ascii="Calibri" w:hAnsi="Calibri"/>
                <w:color w:val="000000"/>
                <w:lang w:val="en-GB" w:eastAsia="en-US"/>
              </w:rPr>
              <w:t xml:space="preserve"> </w:t>
            </w:r>
          </w:p>
        </w:tc>
        <w:tc>
          <w:tcPr>
            <w:tcW w:w="1843" w:type="pct"/>
            <w:tcBorders>
              <w:top w:val="nil"/>
              <w:left w:val="nil"/>
              <w:bottom w:val="single" w:sz="8" w:space="0" w:color="000000"/>
              <w:right w:val="single" w:sz="8" w:space="0" w:color="000000"/>
            </w:tcBorders>
            <w:shd w:val="clear" w:color="auto" w:fill="auto"/>
            <w:vAlign w:val="center"/>
          </w:tcPr>
          <w:p w14:paraId="60F1F537" w14:textId="77777777"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This field will show the ASOS warehouse from where Sales Orders will be sourced.</w:t>
            </w:r>
          </w:p>
          <w:p w14:paraId="3D592243" w14:textId="77777777" w:rsidR="00ED52BB" w:rsidRPr="006C6123" w:rsidRDefault="00ED52BB" w:rsidP="00ED52BB">
            <w:pPr>
              <w:rPr>
                <w:rFonts w:ascii="Calibri" w:hAnsi="Calibri"/>
                <w:color w:val="000000"/>
                <w:lang w:val="en-GB" w:eastAsia="en-US"/>
              </w:rPr>
            </w:pPr>
          </w:p>
          <w:p w14:paraId="1F8431AB" w14:textId="77777777" w:rsidR="00ED52BB" w:rsidRPr="006C6123" w:rsidRDefault="00ED52BB" w:rsidP="000D06E4">
            <w:pPr>
              <w:pStyle w:val="ListParagraph"/>
              <w:numPr>
                <w:ilvl w:val="0"/>
                <w:numId w:val="26"/>
              </w:numPr>
              <w:ind w:left="465"/>
              <w:rPr>
                <w:rFonts w:ascii="Calibri" w:hAnsi="Calibri"/>
                <w:color w:val="000000"/>
                <w:lang w:val="en-GB" w:eastAsia="en-US"/>
              </w:rPr>
            </w:pPr>
            <w:r w:rsidRPr="006C6123">
              <w:rPr>
                <w:rFonts w:ascii="Calibri" w:hAnsi="Calibri"/>
                <w:color w:val="000000"/>
                <w:lang w:val="en-GB" w:eastAsia="en-US"/>
              </w:rPr>
              <w:t>If the supplier PO will be direct, then first and final warehouse will be same.</w:t>
            </w:r>
          </w:p>
          <w:p w14:paraId="2D7231FB" w14:textId="77777777" w:rsidR="00ED52BB" w:rsidRPr="006C6123" w:rsidRDefault="00ED52BB" w:rsidP="000D06E4">
            <w:pPr>
              <w:pStyle w:val="ListParagraph"/>
              <w:numPr>
                <w:ilvl w:val="0"/>
                <w:numId w:val="26"/>
              </w:numPr>
              <w:ind w:left="465"/>
              <w:rPr>
                <w:rFonts w:ascii="Calibri" w:hAnsi="Calibri"/>
                <w:color w:val="000000"/>
                <w:lang w:val="en-GB" w:eastAsia="en-US"/>
              </w:rPr>
            </w:pPr>
            <w:r w:rsidRPr="006C6123">
              <w:rPr>
                <w:rFonts w:ascii="Calibri" w:hAnsi="Calibri"/>
                <w:color w:val="000000"/>
                <w:lang w:val="en-GB" w:eastAsia="en-US"/>
              </w:rPr>
              <w:t>If the supplier PO will be split, then first and final destination warehouse will be different. Once the Supplier PO will be receipted on First destination it will be send to final destination as allocations.</w:t>
            </w:r>
          </w:p>
          <w:p w14:paraId="473619B5" w14:textId="77777777" w:rsidR="00ED52BB" w:rsidRPr="006C6123" w:rsidRDefault="00ED52BB" w:rsidP="00ED52BB">
            <w:pPr>
              <w:rPr>
                <w:rFonts w:ascii="Calibri" w:hAnsi="Calibri"/>
                <w:color w:val="000000"/>
                <w:lang w:val="en-GB" w:eastAsia="en-US"/>
              </w:rPr>
            </w:pPr>
          </w:p>
        </w:tc>
      </w:tr>
      <w:tr w:rsidR="00ED52BB" w:rsidRPr="006A73A0" w14:paraId="56E42083" w14:textId="77777777" w:rsidTr="0038691E">
        <w:trPr>
          <w:trHeight w:val="315"/>
          <w:jc w:val="right"/>
        </w:trPr>
        <w:tc>
          <w:tcPr>
            <w:tcW w:w="1447" w:type="pct"/>
            <w:tcBorders>
              <w:top w:val="nil"/>
              <w:left w:val="single" w:sz="8" w:space="0" w:color="000000"/>
              <w:bottom w:val="single" w:sz="8" w:space="0" w:color="000000"/>
              <w:right w:val="single" w:sz="8" w:space="0" w:color="000000"/>
            </w:tcBorders>
            <w:shd w:val="clear" w:color="auto" w:fill="auto"/>
            <w:vAlign w:val="center"/>
          </w:tcPr>
          <w:p w14:paraId="73D5BB65" w14:textId="40891207"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First ASN receipt week</w:t>
            </w:r>
          </w:p>
        </w:tc>
        <w:tc>
          <w:tcPr>
            <w:tcW w:w="1709" w:type="pct"/>
            <w:tcBorders>
              <w:top w:val="nil"/>
              <w:left w:val="nil"/>
              <w:bottom w:val="single" w:sz="8" w:space="0" w:color="000000"/>
              <w:right w:val="single" w:sz="8" w:space="0" w:color="000000"/>
            </w:tcBorders>
            <w:shd w:val="clear" w:color="auto" w:fill="auto"/>
            <w:vAlign w:val="center"/>
          </w:tcPr>
          <w:p w14:paraId="698315CA" w14:textId="5C2A128A"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First Receipt week of the ASN raised for Supplier PO, into ASOS warehouse.</w:t>
            </w:r>
          </w:p>
        </w:tc>
        <w:tc>
          <w:tcPr>
            <w:tcW w:w="1843" w:type="pct"/>
            <w:tcBorders>
              <w:top w:val="nil"/>
              <w:left w:val="nil"/>
              <w:bottom w:val="single" w:sz="8" w:space="0" w:color="000000"/>
              <w:right w:val="single" w:sz="8" w:space="0" w:color="000000"/>
            </w:tcBorders>
            <w:shd w:val="clear" w:color="auto" w:fill="auto"/>
            <w:vAlign w:val="center"/>
          </w:tcPr>
          <w:p w14:paraId="03A11D0D" w14:textId="36D30803"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This receipt week will not change it will always show the oldest receipt date on the ASNs of Supplier PO.</w:t>
            </w:r>
          </w:p>
        </w:tc>
      </w:tr>
      <w:tr w:rsidR="00ED52BB" w:rsidRPr="006A73A0" w14:paraId="7C10F5F3" w14:textId="77777777" w:rsidTr="0038691E">
        <w:trPr>
          <w:trHeight w:val="315"/>
          <w:jc w:val="right"/>
        </w:trPr>
        <w:tc>
          <w:tcPr>
            <w:tcW w:w="1447" w:type="pct"/>
            <w:tcBorders>
              <w:top w:val="nil"/>
              <w:left w:val="single" w:sz="8" w:space="0" w:color="000000"/>
              <w:bottom w:val="single" w:sz="8" w:space="0" w:color="000000"/>
              <w:right w:val="single" w:sz="8" w:space="0" w:color="000000"/>
            </w:tcBorders>
            <w:shd w:val="clear" w:color="auto" w:fill="auto"/>
            <w:vAlign w:val="center"/>
          </w:tcPr>
          <w:p w14:paraId="08C0228D" w14:textId="3DB34849"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Final Destination PO Units</w:t>
            </w:r>
          </w:p>
        </w:tc>
        <w:tc>
          <w:tcPr>
            <w:tcW w:w="1709" w:type="pct"/>
            <w:tcBorders>
              <w:top w:val="nil"/>
              <w:left w:val="nil"/>
              <w:bottom w:val="single" w:sz="8" w:space="0" w:color="000000"/>
              <w:right w:val="single" w:sz="8" w:space="0" w:color="000000"/>
            </w:tcBorders>
            <w:shd w:val="clear" w:color="auto" w:fill="auto"/>
            <w:vAlign w:val="center"/>
          </w:tcPr>
          <w:p w14:paraId="4DFA3059" w14:textId="1DC11463"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Sum of all SKUs on Supplier PO</w:t>
            </w:r>
          </w:p>
        </w:tc>
        <w:tc>
          <w:tcPr>
            <w:tcW w:w="1843" w:type="pct"/>
            <w:tcBorders>
              <w:top w:val="nil"/>
              <w:left w:val="nil"/>
              <w:bottom w:val="single" w:sz="8" w:space="0" w:color="000000"/>
              <w:right w:val="single" w:sz="8" w:space="0" w:color="000000"/>
            </w:tcBorders>
            <w:shd w:val="clear" w:color="auto" w:fill="auto"/>
            <w:vAlign w:val="center"/>
          </w:tcPr>
          <w:p w14:paraId="7AA3E18E" w14:textId="6271AFF3"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These PO units will be a summed-up value of all SKUs present as commitment on Supplier PO.</w:t>
            </w:r>
          </w:p>
        </w:tc>
      </w:tr>
      <w:tr w:rsidR="00ED52BB" w:rsidRPr="006A73A0" w14:paraId="32CD5A70" w14:textId="77777777" w:rsidTr="0038691E">
        <w:trPr>
          <w:trHeight w:val="315"/>
          <w:jc w:val="right"/>
        </w:trPr>
        <w:tc>
          <w:tcPr>
            <w:tcW w:w="1447" w:type="pct"/>
            <w:tcBorders>
              <w:top w:val="nil"/>
              <w:left w:val="single" w:sz="8" w:space="0" w:color="000000"/>
              <w:bottom w:val="single" w:sz="8" w:space="0" w:color="000000"/>
              <w:right w:val="single" w:sz="8" w:space="0" w:color="000000"/>
            </w:tcBorders>
            <w:shd w:val="clear" w:color="auto" w:fill="auto"/>
            <w:vAlign w:val="center"/>
          </w:tcPr>
          <w:p w14:paraId="7F1AA5C9" w14:textId="01F2566A"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Final Destination Receipted Units</w:t>
            </w:r>
          </w:p>
        </w:tc>
        <w:tc>
          <w:tcPr>
            <w:tcW w:w="1709" w:type="pct"/>
            <w:tcBorders>
              <w:top w:val="nil"/>
              <w:left w:val="nil"/>
              <w:bottom w:val="single" w:sz="8" w:space="0" w:color="000000"/>
              <w:right w:val="single" w:sz="8" w:space="0" w:color="000000"/>
            </w:tcBorders>
            <w:shd w:val="clear" w:color="auto" w:fill="auto"/>
            <w:vAlign w:val="center"/>
          </w:tcPr>
          <w:p w14:paraId="3C570D86" w14:textId="48E9C6CC"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Sum of all SKUs on Supplier PO that are receipted in the source warehouse.</w:t>
            </w:r>
          </w:p>
        </w:tc>
        <w:tc>
          <w:tcPr>
            <w:tcW w:w="1843" w:type="pct"/>
            <w:tcBorders>
              <w:top w:val="nil"/>
              <w:left w:val="nil"/>
              <w:bottom w:val="single" w:sz="8" w:space="0" w:color="000000"/>
              <w:right w:val="single" w:sz="8" w:space="0" w:color="000000"/>
            </w:tcBorders>
            <w:shd w:val="clear" w:color="auto" w:fill="auto"/>
            <w:vAlign w:val="center"/>
          </w:tcPr>
          <w:p w14:paraId="72AEB11B" w14:textId="77777777" w:rsidR="00ED52BB" w:rsidRPr="006C6123" w:rsidRDefault="00ED52BB" w:rsidP="00ED52BB">
            <w:pPr>
              <w:rPr>
                <w:rFonts w:ascii="Calibri" w:hAnsi="Calibri"/>
                <w:color w:val="000000"/>
                <w:lang w:val="en-GB" w:eastAsia="en-US"/>
              </w:rPr>
            </w:pPr>
          </w:p>
        </w:tc>
      </w:tr>
      <w:tr w:rsidR="00ED52BB" w:rsidRPr="006A73A0" w14:paraId="2881C002" w14:textId="77777777" w:rsidTr="0038691E">
        <w:trPr>
          <w:trHeight w:val="315"/>
          <w:jc w:val="right"/>
        </w:trPr>
        <w:tc>
          <w:tcPr>
            <w:tcW w:w="1447" w:type="pct"/>
            <w:tcBorders>
              <w:top w:val="nil"/>
              <w:left w:val="single" w:sz="8" w:space="0" w:color="000000"/>
              <w:bottom w:val="single" w:sz="8" w:space="0" w:color="000000"/>
              <w:right w:val="single" w:sz="8" w:space="0" w:color="000000"/>
            </w:tcBorders>
            <w:shd w:val="clear" w:color="auto" w:fill="auto"/>
            <w:vAlign w:val="center"/>
          </w:tcPr>
          <w:p w14:paraId="621293CA" w14:textId="6634CAB9"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Total Sales Order Units</w:t>
            </w:r>
          </w:p>
        </w:tc>
        <w:tc>
          <w:tcPr>
            <w:tcW w:w="1709" w:type="pct"/>
            <w:tcBorders>
              <w:top w:val="nil"/>
              <w:left w:val="nil"/>
              <w:bottom w:val="single" w:sz="8" w:space="0" w:color="000000"/>
              <w:right w:val="single" w:sz="8" w:space="0" w:color="000000"/>
            </w:tcBorders>
            <w:shd w:val="clear" w:color="auto" w:fill="auto"/>
            <w:vAlign w:val="center"/>
          </w:tcPr>
          <w:p w14:paraId="7DBC9308" w14:textId="4BDEB49D"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Sum of all SKUs from all Sales Orders that are linked with supplier PO and are not cancelled.</w:t>
            </w:r>
          </w:p>
        </w:tc>
        <w:tc>
          <w:tcPr>
            <w:tcW w:w="1843" w:type="pct"/>
            <w:tcBorders>
              <w:top w:val="nil"/>
              <w:left w:val="nil"/>
              <w:bottom w:val="single" w:sz="8" w:space="0" w:color="000000"/>
              <w:right w:val="single" w:sz="8" w:space="0" w:color="000000"/>
            </w:tcBorders>
            <w:shd w:val="clear" w:color="auto" w:fill="auto"/>
            <w:vAlign w:val="center"/>
          </w:tcPr>
          <w:p w14:paraId="46619444" w14:textId="77777777" w:rsidR="00ED52BB" w:rsidRPr="006C6123" w:rsidRDefault="00ED52BB" w:rsidP="00ED52BB">
            <w:pPr>
              <w:rPr>
                <w:rFonts w:ascii="Calibri" w:hAnsi="Calibri"/>
                <w:color w:val="000000"/>
                <w:lang w:val="en-GB" w:eastAsia="en-US"/>
              </w:rPr>
            </w:pPr>
          </w:p>
        </w:tc>
      </w:tr>
      <w:tr w:rsidR="00ED52BB" w:rsidRPr="006A73A0" w14:paraId="3C2B4344" w14:textId="77777777" w:rsidTr="0038691E">
        <w:trPr>
          <w:trHeight w:val="315"/>
          <w:jc w:val="right"/>
        </w:trPr>
        <w:tc>
          <w:tcPr>
            <w:tcW w:w="1447" w:type="pct"/>
            <w:tcBorders>
              <w:top w:val="nil"/>
              <w:left w:val="single" w:sz="8" w:space="0" w:color="000000"/>
              <w:bottom w:val="single" w:sz="8" w:space="0" w:color="000000"/>
              <w:right w:val="single" w:sz="8" w:space="0" w:color="000000"/>
            </w:tcBorders>
            <w:shd w:val="clear" w:color="auto" w:fill="auto"/>
            <w:vAlign w:val="center"/>
          </w:tcPr>
          <w:p w14:paraId="31B864BD" w14:textId="7ACFDA2B"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Unit Variance %</w:t>
            </w:r>
          </w:p>
        </w:tc>
        <w:tc>
          <w:tcPr>
            <w:tcW w:w="1709" w:type="pct"/>
            <w:tcBorders>
              <w:top w:val="nil"/>
              <w:left w:val="nil"/>
              <w:bottom w:val="single" w:sz="8" w:space="0" w:color="000000"/>
              <w:right w:val="single" w:sz="8" w:space="0" w:color="000000"/>
            </w:tcBorders>
            <w:shd w:val="clear" w:color="auto" w:fill="auto"/>
            <w:vAlign w:val="center"/>
          </w:tcPr>
          <w:p w14:paraId="09FD6B13" w14:textId="55598626"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This field will display the variance between total units of receipted SKUs on</w:t>
            </w:r>
            <w:r w:rsidR="00DD595E">
              <w:rPr>
                <w:rFonts w:ascii="Calibri" w:hAnsi="Calibri"/>
                <w:color w:val="000000"/>
                <w:lang w:val="en-GB" w:eastAsia="en-US"/>
              </w:rPr>
              <w:t xml:space="preserve"> </w:t>
            </w:r>
            <w:r w:rsidRPr="006C6123">
              <w:rPr>
                <w:rFonts w:ascii="Calibri" w:hAnsi="Calibri"/>
                <w:color w:val="000000"/>
                <w:lang w:val="en-GB" w:eastAsia="en-US"/>
              </w:rPr>
              <w:t>Supplier PO versus the total units od SKUs on associated</w:t>
            </w:r>
            <w:r w:rsidR="00DD595E">
              <w:rPr>
                <w:rFonts w:ascii="Calibri" w:hAnsi="Calibri"/>
                <w:color w:val="000000"/>
                <w:lang w:val="en-GB" w:eastAsia="en-US"/>
              </w:rPr>
              <w:t xml:space="preserve"> </w:t>
            </w:r>
            <w:r w:rsidRPr="006C6123">
              <w:rPr>
                <w:rFonts w:ascii="Calibri" w:hAnsi="Calibri"/>
                <w:color w:val="000000"/>
                <w:lang w:val="en-GB" w:eastAsia="en-US"/>
              </w:rPr>
              <w:t>Sales Orders that are not cancelled.</w:t>
            </w:r>
          </w:p>
        </w:tc>
        <w:tc>
          <w:tcPr>
            <w:tcW w:w="1843" w:type="pct"/>
            <w:tcBorders>
              <w:top w:val="nil"/>
              <w:left w:val="nil"/>
              <w:bottom w:val="single" w:sz="8" w:space="0" w:color="000000"/>
              <w:right w:val="single" w:sz="8" w:space="0" w:color="000000"/>
            </w:tcBorders>
            <w:shd w:val="clear" w:color="auto" w:fill="auto"/>
            <w:vAlign w:val="center"/>
          </w:tcPr>
          <w:p w14:paraId="55BB738B" w14:textId="5C7406D9"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 xml:space="preserve">The Calculation for Unit Variance % will </w:t>
            </w:r>
            <w:r w:rsidR="00E56F04" w:rsidRPr="006C6123">
              <w:rPr>
                <w:rFonts w:ascii="Calibri" w:hAnsi="Calibri"/>
                <w:color w:val="000000"/>
                <w:lang w:val="en-GB" w:eastAsia="en-US"/>
              </w:rPr>
              <w:t>be:</w:t>
            </w:r>
          </w:p>
          <w:p w14:paraId="134C89F2" w14:textId="1A96EBCF" w:rsidR="00ED52BB" w:rsidRPr="006C6123" w:rsidRDefault="00ED52BB" w:rsidP="00ED52BB">
            <w:pPr>
              <w:rPr>
                <w:rFonts w:ascii="Calibri" w:hAnsi="Calibri"/>
                <w:color w:val="000000"/>
                <w:lang w:val="en-GB" w:eastAsia="en-US"/>
              </w:rPr>
            </w:pPr>
            <w:r w:rsidRPr="006C6123">
              <w:rPr>
                <w:rFonts w:ascii="Calibri" w:hAnsi="Calibri"/>
                <w:color w:val="000000"/>
                <w:lang w:val="en-GB" w:eastAsia="en-US"/>
              </w:rPr>
              <w:t>((Final Destination Receipted Units</w:t>
            </w:r>
            <w:r w:rsidR="00250951">
              <w:rPr>
                <w:rFonts w:ascii="Calibri" w:hAnsi="Calibri"/>
                <w:color w:val="000000"/>
                <w:lang w:val="en-GB" w:eastAsia="en-US"/>
              </w:rPr>
              <w:t xml:space="preserve"> </w:t>
            </w:r>
            <w:r w:rsidR="00774EDA">
              <w:rPr>
                <w:rFonts w:ascii="Calibri" w:hAnsi="Calibri"/>
                <w:color w:val="000000"/>
                <w:lang w:val="en-GB" w:eastAsia="en-US"/>
              </w:rPr>
              <w:t>–</w:t>
            </w:r>
            <w:r w:rsidR="00250951">
              <w:rPr>
                <w:rFonts w:ascii="Calibri" w:hAnsi="Calibri"/>
                <w:color w:val="000000"/>
                <w:lang w:val="en-GB" w:eastAsia="en-US"/>
              </w:rPr>
              <w:t xml:space="preserve"> </w:t>
            </w:r>
            <w:r w:rsidR="00250951" w:rsidRPr="006C6123">
              <w:rPr>
                <w:rFonts w:ascii="Calibri" w:hAnsi="Calibri"/>
                <w:color w:val="000000"/>
                <w:lang w:val="en-GB" w:eastAsia="en-US"/>
              </w:rPr>
              <w:t>Total Sales Order Units</w:t>
            </w:r>
            <w:r w:rsidRPr="006C6123">
              <w:rPr>
                <w:rFonts w:ascii="Calibri" w:hAnsi="Calibri"/>
                <w:color w:val="000000"/>
                <w:lang w:val="en-GB" w:eastAsia="en-US"/>
              </w:rPr>
              <w:t xml:space="preserve">)/ Total Sales Order </w:t>
            </w:r>
            <w:r w:rsidR="00574B94" w:rsidRPr="006C6123">
              <w:rPr>
                <w:rFonts w:ascii="Calibri" w:hAnsi="Calibri"/>
                <w:color w:val="000000"/>
                <w:lang w:val="en-GB" w:eastAsia="en-US"/>
              </w:rPr>
              <w:t>Units) *</w:t>
            </w:r>
            <w:r w:rsidRPr="006C6123">
              <w:rPr>
                <w:rFonts w:ascii="Calibri" w:hAnsi="Calibri"/>
                <w:color w:val="000000"/>
                <w:lang w:val="en-GB" w:eastAsia="en-US"/>
              </w:rPr>
              <w:t>100</w:t>
            </w:r>
          </w:p>
          <w:p w14:paraId="5F7D96BD" w14:textId="77777777" w:rsidR="00ED52BB" w:rsidRDefault="00ED52BB" w:rsidP="00ED52BB">
            <w:pPr>
              <w:jc w:val="both"/>
              <w:rPr>
                <w:ins w:id="478" w:author="Reetu Muneem" w:date="2022-02-09T12:26:00Z"/>
                <w:rFonts w:ascii="Calibri" w:hAnsi="Calibri"/>
                <w:color w:val="000000"/>
                <w:lang w:val="en-GB" w:eastAsia="en-US"/>
              </w:rPr>
            </w:pPr>
            <w:r w:rsidRPr="000F60B7">
              <w:rPr>
                <w:rFonts w:ascii="Calibri" w:hAnsi="Calibri"/>
                <w:color w:val="000000"/>
                <w:lang w:val="en-GB" w:eastAsia="en-US"/>
              </w:rPr>
              <w:t xml:space="preserve">Depending on the above calculation variance value can be </w:t>
            </w:r>
            <w:r w:rsidR="00250951">
              <w:rPr>
                <w:rFonts w:ascii="Calibri" w:hAnsi="Calibri"/>
                <w:color w:val="000000"/>
                <w:lang w:val="en-GB" w:eastAsia="en-US"/>
              </w:rPr>
              <w:t>negative</w:t>
            </w:r>
            <w:r w:rsidRPr="000F60B7">
              <w:rPr>
                <w:rFonts w:ascii="Calibri" w:hAnsi="Calibri"/>
                <w:color w:val="000000"/>
                <w:lang w:val="en-GB" w:eastAsia="en-US"/>
              </w:rPr>
              <w:t xml:space="preserve"> (if Supplier PO receipts didn’t fulfil Sales Orders Units) or </w:t>
            </w:r>
            <w:r w:rsidR="00250951">
              <w:rPr>
                <w:rFonts w:ascii="Calibri" w:hAnsi="Calibri"/>
                <w:color w:val="000000"/>
                <w:lang w:val="en-GB" w:eastAsia="en-US"/>
              </w:rPr>
              <w:t>positive</w:t>
            </w:r>
            <w:r w:rsidRPr="000F60B7">
              <w:rPr>
                <w:rFonts w:ascii="Calibri" w:hAnsi="Calibri"/>
                <w:color w:val="000000"/>
                <w:lang w:val="en-GB" w:eastAsia="en-US"/>
              </w:rPr>
              <w:t xml:space="preserve"> (if Supplier PO is over receipted).</w:t>
            </w:r>
          </w:p>
          <w:p w14:paraId="2F4D1BAB" w14:textId="3920B6A3" w:rsidR="001C7DCC" w:rsidRPr="006C6123" w:rsidRDefault="001C7DCC" w:rsidP="00ED52BB">
            <w:pPr>
              <w:jc w:val="both"/>
              <w:rPr>
                <w:rFonts w:ascii="Calibri" w:hAnsi="Calibri"/>
                <w:color w:val="000000"/>
                <w:lang w:val="en-GB" w:eastAsia="en-US"/>
              </w:rPr>
            </w:pPr>
            <w:ins w:id="479" w:author="Reetu Muneem" w:date="2022-02-09T12:26:00Z">
              <w:r>
                <w:rPr>
                  <w:rFonts w:ascii="Calibri" w:hAnsi="Calibri"/>
                  <w:color w:val="000000"/>
                  <w:lang w:val="en-GB" w:eastAsia="en-US"/>
                </w:rPr>
                <w:t>Variance will always be a whole number either rounded up or down depending on decimal calculation.</w:t>
              </w:r>
            </w:ins>
          </w:p>
        </w:tc>
      </w:tr>
    </w:tbl>
    <w:p w14:paraId="70C2E212" w14:textId="24FFE94B" w:rsidR="0038691E" w:rsidRPr="007052A5" w:rsidRDefault="0038691E" w:rsidP="0038691E">
      <w:pPr>
        <w:pStyle w:val="Caption"/>
        <w:ind w:left="2127"/>
        <w:jc w:val="center"/>
        <w:rPr>
          <w:ins w:id="480" w:author="Sergio Rodrigues" w:date="2022-05-27T17:11:00Z"/>
          <w:color w:val="auto"/>
          <w:lang w:val="en-GB"/>
        </w:rPr>
      </w:pPr>
      <w:ins w:id="481" w:author="Sergio Rodrigues" w:date="2022-05-27T17:11: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11</w:t>
      </w:r>
      <w:ins w:id="482" w:author="Sergio Rodrigues" w:date="2022-05-27T17:11:00Z">
        <w:r w:rsidRPr="000F4E5F">
          <w:rPr>
            <w:color w:val="auto"/>
            <w:lang w:val="en-GB"/>
          </w:rPr>
          <w:fldChar w:fldCharType="end"/>
        </w:r>
        <w:r w:rsidRPr="000F4E5F">
          <w:rPr>
            <w:color w:val="auto"/>
            <w:lang w:val="en-GB"/>
          </w:rPr>
          <w:t xml:space="preserve"> - </w:t>
        </w:r>
        <w:r w:rsidRPr="00FD07F6">
          <w:rPr>
            <w:color w:val="auto"/>
            <w:lang w:val="en-GB"/>
          </w:rPr>
          <w:t>Post Receipt Units Variance Dashboard</w:t>
        </w:r>
        <w:r w:rsidRPr="00221EE0">
          <w:rPr>
            <w:color w:val="auto"/>
            <w:lang w:val="en-GB"/>
          </w:rPr>
          <w:t xml:space="preserve"> </w:t>
        </w:r>
        <w:r>
          <w:rPr>
            <w:lang w:val="en-GB"/>
          </w:rPr>
          <w:t>(Header</w:t>
        </w:r>
        <w:r w:rsidRPr="006A73A0">
          <w:rPr>
            <w:lang w:val="en-GB"/>
          </w:rPr>
          <w:t xml:space="preserve"> </w:t>
        </w:r>
        <w:r>
          <w:rPr>
            <w:lang w:val="en-GB"/>
          </w:rPr>
          <w:t>Table)</w:t>
        </w:r>
      </w:ins>
    </w:p>
    <w:p w14:paraId="5C2F927E" w14:textId="7F67D01C" w:rsidR="00362F5F" w:rsidRDefault="00362F5F">
      <w:pPr>
        <w:rPr>
          <w:u w:val="single"/>
          <w:lang w:val="en-GB"/>
        </w:rPr>
      </w:pPr>
    </w:p>
    <w:p w14:paraId="5F49831C" w14:textId="77777777" w:rsidR="0038691E" w:rsidRDefault="0038691E">
      <w:pPr>
        <w:rPr>
          <w:b/>
          <w:bCs/>
          <w:u w:val="single"/>
          <w:lang w:val="en-GB"/>
        </w:rPr>
      </w:pPr>
      <w:r>
        <w:rPr>
          <w:b/>
          <w:bCs/>
          <w:u w:val="single"/>
          <w:lang w:val="en-GB"/>
        </w:rPr>
        <w:br w:type="page"/>
      </w:r>
    </w:p>
    <w:p w14:paraId="5E22A406" w14:textId="72165F0E" w:rsidR="001C5FB8" w:rsidRDefault="001C5FB8" w:rsidP="00DD595E">
      <w:pPr>
        <w:pStyle w:val="BodyText"/>
        <w:ind w:left="1418"/>
        <w:rPr>
          <w:lang w:val="en-GB"/>
        </w:rPr>
      </w:pPr>
      <w:r w:rsidRPr="00062D0F">
        <w:rPr>
          <w:b/>
          <w:bCs/>
          <w:u w:val="single"/>
          <w:lang w:val="en-GB"/>
        </w:rPr>
        <w:lastRenderedPageBreak/>
        <w:t>Detail Table</w:t>
      </w:r>
      <w:r>
        <w:rPr>
          <w:lang w:val="en-GB"/>
        </w:rPr>
        <w:t xml:space="preserve"> – Sales Order Details </w:t>
      </w:r>
    </w:p>
    <w:p w14:paraId="71FB6852" w14:textId="46CFFFDA" w:rsidR="001C5FB8" w:rsidRPr="001D4F1A" w:rsidRDefault="001C5FB8" w:rsidP="00DD595E">
      <w:pPr>
        <w:pStyle w:val="BodyText"/>
        <w:spacing w:before="240"/>
        <w:ind w:left="1418"/>
        <w:contextualSpacing/>
        <w:jc w:val="both"/>
        <w:rPr>
          <w:lang w:val="en-GB"/>
        </w:rPr>
      </w:pPr>
      <w:r w:rsidRPr="00BD5122">
        <w:rPr>
          <w:lang w:val="en-GB"/>
        </w:rPr>
        <w:t xml:space="preserve">The </w:t>
      </w:r>
      <w:r>
        <w:rPr>
          <w:lang w:val="en-GB"/>
        </w:rPr>
        <w:t>detail</w:t>
      </w:r>
      <w:r w:rsidRPr="00BD5122">
        <w:rPr>
          <w:lang w:val="en-GB"/>
        </w:rPr>
        <w:t xml:space="preserve"> table will display all the </w:t>
      </w:r>
      <w:r>
        <w:rPr>
          <w:lang w:val="en-GB"/>
        </w:rPr>
        <w:t>Sales Orders that are linked with the Supplier PO user has selected in the Header table.</w:t>
      </w:r>
    </w:p>
    <w:p w14:paraId="73145460" w14:textId="77777777" w:rsidR="00DD595E" w:rsidRDefault="00DD595E" w:rsidP="00DD595E">
      <w:pPr>
        <w:pStyle w:val="BodyText"/>
        <w:ind w:left="1418"/>
        <w:rPr>
          <w:lang w:val="en-GB"/>
        </w:rPr>
      </w:pPr>
    </w:p>
    <w:p w14:paraId="66764E3E" w14:textId="5D206E91" w:rsidR="001C5FB8" w:rsidRPr="006A73A0" w:rsidRDefault="001C5FB8" w:rsidP="00DD595E">
      <w:pPr>
        <w:pStyle w:val="BodyText"/>
        <w:spacing w:before="240"/>
        <w:ind w:left="1418"/>
        <w:contextualSpacing/>
        <w:jc w:val="both"/>
        <w:rPr>
          <w:lang w:val="en-GB"/>
        </w:rPr>
      </w:pPr>
      <w:r w:rsidRPr="006A73A0">
        <w:rPr>
          <w:lang w:val="en-GB"/>
        </w:rPr>
        <w:t xml:space="preserve">Available fields in the </w:t>
      </w:r>
      <w:r>
        <w:rPr>
          <w:lang w:val="en-GB"/>
        </w:rPr>
        <w:t>Detail</w:t>
      </w:r>
      <w:r w:rsidRPr="006A73A0">
        <w:rPr>
          <w:lang w:val="en-GB"/>
        </w:rPr>
        <w:t xml:space="preserve"> </w:t>
      </w:r>
      <w:r>
        <w:rPr>
          <w:lang w:val="en-GB"/>
        </w:rPr>
        <w:t>Table are</w:t>
      </w:r>
      <w:r w:rsidRPr="006A73A0">
        <w:rPr>
          <w:lang w:val="en-GB"/>
        </w:rPr>
        <w:t>:</w:t>
      </w:r>
    </w:p>
    <w:tbl>
      <w:tblPr>
        <w:tblW w:w="3906" w:type="pct"/>
        <w:jc w:val="right"/>
        <w:tblLook w:val="04A0" w:firstRow="1" w:lastRow="0" w:firstColumn="1" w:lastColumn="0" w:noHBand="0" w:noVBand="1"/>
      </w:tblPr>
      <w:tblGrid>
        <w:gridCol w:w="2424"/>
        <w:gridCol w:w="2802"/>
        <w:gridCol w:w="2914"/>
      </w:tblGrid>
      <w:tr w:rsidR="001C5FB8" w:rsidRPr="006A73A0" w14:paraId="75D38DF5" w14:textId="77777777" w:rsidTr="001C0F76">
        <w:trPr>
          <w:trHeight w:val="315"/>
          <w:tblHeader/>
          <w:jc w:val="right"/>
        </w:trPr>
        <w:tc>
          <w:tcPr>
            <w:tcW w:w="1489" w:type="pct"/>
            <w:tcBorders>
              <w:top w:val="nil"/>
              <w:left w:val="single" w:sz="8" w:space="0" w:color="000000"/>
              <w:bottom w:val="single" w:sz="8" w:space="0" w:color="000000"/>
              <w:right w:val="single" w:sz="8" w:space="0" w:color="000000"/>
            </w:tcBorders>
            <w:shd w:val="clear" w:color="auto" w:fill="A6A6A6"/>
            <w:vAlign w:val="center"/>
            <w:hideMark/>
          </w:tcPr>
          <w:p w14:paraId="63A48E84" w14:textId="77777777" w:rsidR="001C5FB8" w:rsidRPr="006A73A0" w:rsidRDefault="001C5FB8" w:rsidP="001C0F76">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21" w:type="pct"/>
            <w:tcBorders>
              <w:top w:val="nil"/>
              <w:left w:val="nil"/>
              <w:bottom w:val="single" w:sz="8" w:space="0" w:color="000000"/>
              <w:right w:val="single" w:sz="8" w:space="0" w:color="000000"/>
            </w:tcBorders>
            <w:shd w:val="clear" w:color="auto" w:fill="A6A6A6"/>
            <w:vAlign w:val="center"/>
            <w:hideMark/>
          </w:tcPr>
          <w:p w14:paraId="3AFC50AB" w14:textId="77777777" w:rsidR="001C5FB8" w:rsidRPr="006A73A0" w:rsidRDefault="001C5FB8" w:rsidP="001C0F76">
            <w:pPr>
              <w:rPr>
                <w:rFonts w:ascii="Calibri" w:hAnsi="Calibri"/>
                <w:b/>
                <w:bCs/>
                <w:sz w:val="16"/>
                <w:szCs w:val="16"/>
                <w:lang w:val="en-GB" w:eastAsia="en-US"/>
              </w:rPr>
            </w:pPr>
            <w:r w:rsidRPr="006A73A0">
              <w:rPr>
                <w:rFonts w:ascii="Calibri" w:hAnsi="Calibri"/>
                <w:b/>
                <w:bCs/>
                <w:sz w:val="16"/>
                <w:szCs w:val="16"/>
                <w:lang w:val="en-GB" w:eastAsia="en-US"/>
              </w:rPr>
              <w:t>Description</w:t>
            </w:r>
          </w:p>
        </w:tc>
        <w:tc>
          <w:tcPr>
            <w:tcW w:w="1790" w:type="pct"/>
            <w:tcBorders>
              <w:top w:val="nil"/>
              <w:left w:val="nil"/>
              <w:bottom w:val="single" w:sz="8" w:space="0" w:color="000000"/>
              <w:right w:val="single" w:sz="8" w:space="0" w:color="000000"/>
            </w:tcBorders>
            <w:shd w:val="clear" w:color="auto" w:fill="A6A6A6"/>
            <w:vAlign w:val="center"/>
            <w:hideMark/>
          </w:tcPr>
          <w:p w14:paraId="7CAF8D7A" w14:textId="77777777" w:rsidR="001C5FB8" w:rsidRPr="006A73A0" w:rsidRDefault="001C5FB8" w:rsidP="001C0F76">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B85E8D" w:rsidRPr="006A73A0" w14:paraId="34A1385A"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E3A295C" w14:textId="4857A817"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Sales Order No.</w:t>
            </w:r>
          </w:p>
        </w:tc>
        <w:tc>
          <w:tcPr>
            <w:tcW w:w="1721" w:type="pct"/>
            <w:tcBorders>
              <w:top w:val="nil"/>
              <w:left w:val="nil"/>
              <w:bottom w:val="single" w:sz="8" w:space="0" w:color="000000"/>
              <w:right w:val="single" w:sz="8" w:space="0" w:color="000000"/>
            </w:tcBorders>
            <w:shd w:val="clear" w:color="auto" w:fill="auto"/>
            <w:vAlign w:val="center"/>
          </w:tcPr>
          <w:p w14:paraId="385182DE" w14:textId="65D867E6"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 xml:space="preserve">Unique reference in Wholesale Portal assigned to each Sales Orders. </w:t>
            </w:r>
          </w:p>
        </w:tc>
        <w:tc>
          <w:tcPr>
            <w:tcW w:w="1790" w:type="pct"/>
            <w:tcBorders>
              <w:top w:val="nil"/>
              <w:left w:val="nil"/>
              <w:bottom w:val="single" w:sz="8" w:space="0" w:color="000000"/>
              <w:right w:val="single" w:sz="8" w:space="0" w:color="000000"/>
            </w:tcBorders>
            <w:shd w:val="clear" w:color="auto" w:fill="auto"/>
            <w:vAlign w:val="center"/>
          </w:tcPr>
          <w:p w14:paraId="3A16D1D3" w14:textId="77777777"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This reference will be generated in Wholesale Portal and would be sent over to ORMS.</w:t>
            </w:r>
          </w:p>
          <w:p w14:paraId="2A164D53" w14:textId="4DBEE455"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 xml:space="preserve">This Sales Order No. will appear as </w:t>
            </w:r>
            <w:r w:rsidR="00574B94" w:rsidRPr="006C6123">
              <w:rPr>
                <w:rFonts w:ascii="Calibri" w:hAnsi="Calibri"/>
                <w:color w:val="000000"/>
                <w:lang w:val="en-GB" w:eastAsia="en-US"/>
              </w:rPr>
              <w:t>link,</w:t>
            </w:r>
            <w:r w:rsidRPr="006C6123">
              <w:rPr>
                <w:rFonts w:ascii="Calibri" w:hAnsi="Calibri"/>
                <w:color w:val="000000"/>
                <w:lang w:val="en-GB" w:eastAsia="en-US"/>
              </w:rPr>
              <w:t xml:space="preserve"> and it will open Edit Sales Order screen described later in this document.</w:t>
            </w:r>
            <w:r w:rsidRPr="006C6123">
              <w:rPr>
                <w:rFonts w:ascii="Calibri" w:hAnsi="Calibri"/>
                <w:color w:val="000000"/>
                <w:lang w:val="en-GB" w:eastAsia="en-US"/>
              </w:rPr>
              <w:br/>
            </w:r>
          </w:p>
        </w:tc>
      </w:tr>
      <w:tr w:rsidR="00B85E8D" w:rsidRPr="006A73A0" w14:paraId="3E77A34E"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EBAEDE0" w14:textId="75CA55E7"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Option Id</w:t>
            </w:r>
          </w:p>
        </w:tc>
        <w:tc>
          <w:tcPr>
            <w:tcW w:w="1721" w:type="pct"/>
            <w:tcBorders>
              <w:top w:val="nil"/>
              <w:left w:val="nil"/>
              <w:bottom w:val="single" w:sz="8" w:space="0" w:color="000000"/>
              <w:right w:val="single" w:sz="8" w:space="0" w:color="000000"/>
            </w:tcBorders>
            <w:shd w:val="clear" w:color="auto" w:fill="auto"/>
            <w:vAlign w:val="center"/>
          </w:tcPr>
          <w:p w14:paraId="04447BD3" w14:textId="6E4E6B90"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The parent item on the Sales Order</w:t>
            </w:r>
          </w:p>
        </w:tc>
        <w:tc>
          <w:tcPr>
            <w:tcW w:w="1790" w:type="pct"/>
            <w:tcBorders>
              <w:top w:val="nil"/>
              <w:left w:val="nil"/>
              <w:bottom w:val="single" w:sz="8" w:space="0" w:color="000000"/>
              <w:right w:val="single" w:sz="8" w:space="0" w:color="000000"/>
            </w:tcBorders>
            <w:shd w:val="clear" w:color="auto" w:fill="auto"/>
            <w:vAlign w:val="center"/>
          </w:tcPr>
          <w:p w14:paraId="524F1223" w14:textId="77777777" w:rsidR="00B85E8D" w:rsidRPr="006C6123" w:rsidRDefault="00B85E8D" w:rsidP="00B85E8D">
            <w:pPr>
              <w:rPr>
                <w:rFonts w:ascii="Calibri" w:hAnsi="Calibri"/>
                <w:color w:val="000000"/>
                <w:lang w:val="en-GB" w:eastAsia="en-US"/>
              </w:rPr>
            </w:pPr>
          </w:p>
        </w:tc>
      </w:tr>
      <w:tr w:rsidR="00774EDA" w:rsidRPr="006A73A0" w14:paraId="0CA4C013"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DBBE5AE" w14:textId="2446023A" w:rsidR="00774EDA" w:rsidRPr="006C6123" w:rsidRDefault="00774EDA" w:rsidP="00B85E8D">
            <w:pPr>
              <w:rPr>
                <w:rFonts w:ascii="Calibri" w:hAnsi="Calibri"/>
                <w:color w:val="000000"/>
                <w:lang w:val="en-GB" w:eastAsia="en-US"/>
              </w:rPr>
            </w:pPr>
            <w:r>
              <w:rPr>
                <w:rFonts w:ascii="Calibri" w:hAnsi="Calibri"/>
                <w:color w:val="000000"/>
                <w:lang w:val="en-GB" w:eastAsia="en-US"/>
              </w:rPr>
              <w:t>Option Description</w:t>
            </w:r>
          </w:p>
        </w:tc>
        <w:tc>
          <w:tcPr>
            <w:tcW w:w="1721" w:type="pct"/>
            <w:tcBorders>
              <w:top w:val="nil"/>
              <w:left w:val="nil"/>
              <w:bottom w:val="single" w:sz="8" w:space="0" w:color="000000"/>
              <w:right w:val="single" w:sz="8" w:space="0" w:color="000000"/>
            </w:tcBorders>
            <w:shd w:val="clear" w:color="auto" w:fill="auto"/>
            <w:vAlign w:val="center"/>
          </w:tcPr>
          <w:p w14:paraId="5C67368D" w14:textId="0D9A2181" w:rsidR="00774EDA" w:rsidRPr="006C6123" w:rsidRDefault="00E120D4" w:rsidP="00B85E8D">
            <w:pPr>
              <w:rPr>
                <w:rFonts w:ascii="Calibri" w:hAnsi="Calibri"/>
                <w:color w:val="000000"/>
                <w:lang w:val="en-GB" w:eastAsia="en-US"/>
              </w:rPr>
            </w:pPr>
            <w:r>
              <w:rPr>
                <w:rFonts w:ascii="Calibri" w:hAnsi="Calibri"/>
                <w:color w:val="000000"/>
                <w:lang w:val="en-GB" w:eastAsia="en-US"/>
              </w:rPr>
              <w:t>Description of the option</w:t>
            </w:r>
          </w:p>
        </w:tc>
        <w:tc>
          <w:tcPr>
            <w:tcW w:w="1790" w:type="pct"/>
            <w:tcBorders>
              <w:top w:val="nil"/>
              <w:left w:val="nil"/>
              <w:bottom w:val="single" w:sz="8" w:space="0" w:color="000000"/>
              <w:right w:val="single" w:sz="8" w:space="0" w:color="000000"/>
            </w:tcBorders>
            <w:shd w:val="clear" w:color="auto" w:fill="auto"/>
            <w:vAlign w:val="center"/>
          </w:tcPr>
          <w:p w14:paraId="7EA4A040" w14:textId="77777777" w:rsidR="00774EDA" w:rsidRPr="006C6123" w:rsidRDefault="00774EDA" w:rsidP="00B85E8D">
            <w:pPr>
              <w:rPr>
                <w:rFonts w:ascii="Calibri" w:hAnsi="Calibri"/>
                <w:color w:val="000000"/>
                <w:lang w:val="en-GB" w:eastAsia="en-US"/>
              </w:rPr>
            </w:pPr>
          </w:p>
        </w:tc>
      </w:tr>
      <w:tr w:rsidR="00B85E8D" w:rsidRPr="006A73A0" w14:paraId="0956CFD8"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B225059" w14:textId="51815BD6"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Partner Location</w:t>
            </w:r>
          </w:p>
        </w:tc>
        <w:tc>
          <w:tcPr>
            <w:tcW w:w="1721" w:type="pct"/>
            <w:tcBorders>
              <w:top w:val="nil"/>
              <w:left w:val="nil"/>
              <w:bottom w:val="single" w:sz="8" w:space="0" w:color="000000"/>
              <w:right w:val="single" w:sz="8" w:space="0" w:color="000000"/>
            </w:tcBorders>
            <w:shd w:val="clear" w:color="auto" w:fill="auto"/>
            <w:vAlign w:val="center"/>
          </w:tcPr>
          <w:p w14:paraId="1E7160B1" w14:textId="0E59F7B7"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Wholesale Partner location</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7E97319A" w14:textId="77777777" w:rsidR="00B85E8D" w:rsidRPr="006C6123" w:rsidRDefault="00B85E8D" w:rsidP="00B85E8D">
            <w:pPr>
              <w:rPr>
                <w:rFonts w:ascii="Calibri" w:hAnsi="Calibri"/>
                <w:color w:val="000000"/>
                <w:lang w:val="en-GB" w:eastAsia="en-US"/>
              </w:rPr>
            </w:pPr>
          </w:p>
        </w:tc>
      </w:tr>
      <w:tr w:rsidR="00B85E8D" w:rsidRPr="006A73A0" w14:paraId="60EB51ED"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63ADE75" w14:textId="0B54DDF0"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Partner</w:t>
            </w:r>
          </w:p>
        </w:tc>
        <w:tc>
          <w:tcPr>
            <w:tcW w:w="1721" w:type="pct"/>
            <w:tcBorders>
              <w:top w:val="nil"/>
              <w:left w:val="nil"/>
              <w:bottom w:val="single" w:sz="8" w:space="0" w:color="000000"/>
              <w:right w:val="single" w:sz="8" w:space="0" w:color="000000"/>
            </w:tcBorders>
            <w:shd w:val="clear" w:color="auto" w:fill="auto"/>
            <w:vAlign w:val="center"/>
          </w:tcPr>
          <w:p w14:paraId="2B7514B5" w14:textId="0C301171"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Wholesale Partner</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27C03111" w14:textId="77777777" w:rsidR="00B85E8D" w:rsidRPr="006C6123" w:rsidRDefault="00B85E8D" w:rsidP="00B85E8D">
            <w:pPr>
              <w:rPr>
                <w:rFonts w:ascii="Calibri" w:hAnsi="Calibri"/>
                <w:color w:val="000000"/>
                <w:lang w:val="en-GB" w:eastAsia="en-US"/>
              </w:rPr>
            </w:pPr>
          </w:p>
          <w:p w14:paraId="45A8344D" w14:textId="77777777" w:rsidR="00B85E8D" w:rsidRPr="006C6123" w:rsidRDefault="00B85E8D" w:rsidP="00B85E8D">
            <w:pPr>
              <w:rPr>
                <w:rFonts w:ascii="Calibri" w:hAnsi="Calibri"/>
                <w:color w:val="000000"/>
                <w:lang w:val="en-GB" w:eastAsia="en-US"/>
              </w:rPr>
            </w:pPr>
          </w:p>
        </w:tc>
      </w:tr>
      <w:tr w:rsidR="00B85E8D" w:rsidRPr="006A73A0" w14:paraId="2C6489F5"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37725D2" w14:textId="23AAA53A"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 xml:space="preserve">Sales Order Original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w:t>
            </w:r>
          </w:p>
        </w:tc>
        <w:tc>
          <w:tcPr>
            <w:tcW w:w="1721" w:type="pct"/>
            <w:tcBorders>
              <w:top w:val="nil"/>
              <w:left w:val="nil"/>
              <w:bottom w:val="single" w:sz="8" w:space="0" w:color="000000"/>
              <w:right w:val="single" w:sz="8" w:space="0" w:color="000000"/>
            </w:tcBorders>
            <w:shd w:val="clear" w:color="auto" w:fill="auto"/>
            <w:vAlign w:val="center"/>
          </w:tcPr>
          <w:p w14:paraId="5CF2A00F" w14:textId="64916EB8" w:rsidR="00B85E8D" w:rsidRPr="006C6123" w:rsidRDefault="00E120D4" w:rsidP="00B85E8D">
            <w:pPr>
              <w:rPr>
                <w:rFonts w:ascii="Calibri" w:hAnsi="Calibri"/>
                <w:color w:val="000000"/>
                <w:lang w:val="en-GB" w:eastAsia="en-US"/>
              </w:rPr>
            </w:pPr>
            <w:r>
              <w:rPr>
                <w:rFonts w:ascii="Calibri" w:hAnsi="Calibri"/>
                <w:color w:val="000000"/>
                <w:lang w:val="en-GB" w:eastAsia="en-US"/>
              </w:rPr>
              <w:t>D</w:t>
            </w:r>
            <w:r w:rsidR="00195229" w:rsidRPr="00FD07F6">
              <w:rPr>
                <w:rFonts w:ascii="Calibri" w:hAnsi="Calibri"/>
                <w:color w:val="000000"/>
                <w:lang w:val="en-GB" w:eastAsia="en-US"/>
              </w:rPr>
              <w:t>espatch</w:t>
            </w:r>
            <w:r w:rsidR="00195229">
              <w:rPr>
                <w:rFonts w:ascii="Calibri" w:hAnsi="Calibri"/>
                <w:color w:val="000000"/>
                <w:lang w:val="en-GB" w:eastAsia="en-US"/>
              </w:rPr>
              <w:t xml:space="preserve"> </w:t>
            </w:r>
            <w:r w:rsidR="00B85E8D" w:rsidRPr="006C6123">
              <w:rPr>
                <w:rFonts w:ascii="Calibri" w:hAnsi="Calibri"/>
                <w:color w:val="000000"/>
                <w:lang w:val="en-GB" w:eastAsia="en-US"/>
              </w:rPr>
              <w:t>month captured in Wholesale Portal when the Sales Order was sent from WTSO first time.</w:t>
            </w:r>
          </w:p>
        </w:tc>
        <w:tc>
          <w:tcPr>
            <w:tcW w:w="1790" w:type="pct"/>
            <w:tcBorders>
              <w:top w:val="nil"/>
              <w:left w:val="nil"/>
              <w:bottom w:val="single" w:sz="8" w:space="0" w:color="000000"/>
              <w:right w:val="single" w:sz="8" w:space="0" w:color="000000"/>
            </w:tcBorders>
            <w:shd w:val="clear" w:color="auto" w:fill="auto"/>
            <w:vAlign w:val="center"/>
          </w:tcPr>
          <w:p w14:paraId="35EFAFB0" w14:textId="77777777"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 </w:t>
            </w:r>
          </w:p>
          <w:p w14:paraId="62F3572F" w14:textId="77777777" w:rsidR="00B85E8D" w:rsidRPr="006C6123" w:rsidRDefault="00B85E8D" w:rsidP="00B85E8D">
            <w:pPr>
              <w:rPr>
                <w:rFonts w:ascii="Calibri" w:hAnsi="Calibri"/>
                <w:color w:val="000000"/>
                <w:lang w:val="en-GB" w:eastAsia="en-US"/>
              </w:rPr>
            </w:pPr>
          </w:p>
        </w:tc>
      </w:tr>
      <w:tr w:rsidR="00B85E8D" w:rsidRPr="006A73A0" w14:paraId="0D38B71D"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E574D13" w14:textId="3A518214"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 xml:space="preserve">Sales Order Current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w:t>
            </w:r>
          </w:p>
        </w:tc>
        <w:tc>
          <w:tcPr>
            <w:tcW w:w="1721" w:type="pct"/>
            <w:tcBorders>
              <w:top w:val="nil"/>
              <w:left w:val="nil"/>
              <w:bottom w:val="single" w:sz="8" w:space="0" w:color="000000"/>
              <w:right w:val="single" w:sz="8" w:space="0" w:color="000000"/>
            </w:tcBorders>
            <w:shd w:val="clear" w:color="auto" w:fill="auto"/>
            <w:vAlign w:val="center"/>
          </w:tcPr>
          <w:p w14:paraId="7634CC8F" w14:textId="63F80F0F"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 xml:space="preserve">Latest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 that exists on Sales Order.</w:t>
            </w:r>
          </w:p>
        </w:tc>
        <w:tc>
          <w:tcPr>
            <w:tcW w:w="1790" w:type="pct"/>
            <w:tcBorders>
              <w:top w:val="nil"/>
              <w:left w:val="nil"/>
              <w:bottom w:val="single" w:sz="8" w:space="0" w:color="000000"/>
              <w:right w:val="single" w:sz="8" w:space="0" w:color="000000"/>
            </w:tcBorders>
            <w:shd w:val="clear" w:color="auto" w:fill="auto"/>
            <w:vAlign w:val="center"/>
          </w:tcPr>
          <w:p w14:paraId="62987120" w14:textId="77777777" w:rsidR="00B85E8D" w:rsidRPr="006C6123" w:rsidRDefault="00B85E8D" w:rsidP="00B85E8D">
            <w:pPr>
              <w:rPr>
                <w:rFonts w:ascii="Calibri" w:hAnsi="Calibri"/>
                <w:color w:val="000000"/>
                <w:lang w:val="en-GB" w:eastAsia="en-US"/>
              </w:rPr>
            </w:pPr>
          </w:p>
        </w:tc>
      </w:tr>
      <w:tr w:rsidR="00B85E8D" w:rsidRPr="006A73A0" w14:paraId="03AFA474"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62EB84F" w14:textId="7DC2DFC7"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Sales Order Units (Original)</w:t>
            </w:r>
          </w:p>
        </w:tc>
        <w:tc>
          <w:tcPr>
            <w:tcW w:w="1721" w:type="pct"/>
            <w:tcBorders>
              <w:top w:val="nil"/>
              <w:left w:val="nil"/>
              <w:bottom w:val="single" w:sz="8" w:space="0" w:color="000000"/>
              <w:right w:val="single" w:sz="8" w:space="0" w:color="000000"/>
            </w:tcBorders>
            <w:shd w:val="clear" w:color="auto" w:fill="auto"/>
            <w:vAlign w:val="center"/>
          </w:tcPr>
          <w:p w14:paraId="096175E2" w14:textId="4F14546C"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Sum of all SKUs on the Sales Order when it was first sent from WTSO to Wholesale Portal.</w:t>
            </w:r>
          </w:p>
        </w:tc>
        <w:tc>
          <w:tcPr>
            <w:tcW w:w="1790" w:type="pct"/>
            <w:tcBorders>
              <w:top w:val="nil"/>
              <w:left w:val="nil"/>
              <w:bottom w:val="single" w:sz="8" w:space="0" w:color="000000"/>
              <w:right w:val="single" w:sz="8" w:space="0" w:color="000000"/>
            </w:tcBorders>
            <w:shd w:val="clear" w:color="auto" w:fill="auto"/>
            <w:vAlign w:val="center"/>
          </w:tcPr>
          <w:p w14:paraId="7AF42801" w14:textId="39BDF2E9"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This original unit’s column will never change in value in Wholesale Portal, as it will captured only for the first time when Sales Order was first sent to Wholesale Portal from WTSO.</w:t>
            </w:r>
          </w:p>
        </w:tc>
      </w:tr>
      <w:tr w:rsidR="00B85E8D" w:rsidRPr="006A73A0" w14:paraId="08C00BBB"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3D588E2" w14:textId="6E9FA9F6"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Sales Order Units (Current)</w:t>
            </w:r>
          </w:p>
        </w:tc>
        <w:tc>
          <w:tcPr>
            <w:tcW w:w="1721" w:type="pct"/>
            <w:tcBorders>
              <w:top w:val="nil"/>
              <w:left w:val="nil"/>
              <w:bottom w:val="single" w:sz="8" w:space="0" w:color="000000"/>
              <w:right w:val="single" w:sz="8" w:space="0" w:color="000000"/>
            </w:tcBorders>
            <w:shd w:val="clear" w:color="auto" w:fill="auto"/>
            <w:vAlign w:val="center"/>
          </w:tcPr>
          <w:p w14:paraId="41F12C87" w14:textId="098FBC35"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Sum of all SKUs on the sales orders.</w:t>
            </w:r>
          </w:p>
        </w:tc>
        <w:tc>
          <w:tcPr>
            <w:tcW w:w="1790" w:type="pct"/>
            <w:tcBorders>
              <w:top w:val="nil"/>
              <w:left w:val="nil"/>
              <w:bottom w:val="single" w:sz="8" w:space="0" w:color="000000"/>
              <w:right w:val="single" w:sz="8" w:space="0" w:color="000000"/>
            </w:tcBorders>
            <w:shd w:val="clear" w:color="auto" w:fill="auto"/>
            <w:vAlign w:val="center"/>
          </w:tcPr>
          <w:p w14:paraId="5C461C7F" w14:textId="0475E812"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I</w:t>
            </w:r>
            <w:r>
              <w:rPr>
                <w:rFonts w:ascii="Calibri" w:hAnsi="Calibri"/>
                <w:color w:val="000000"/>
                <w:lang w:val="en-GB" w:eastAsia="en-US"/>
              </w:rPr>
              <w:t>f</w:t>
            </w:r>
            <w:r w:rsidRPr="006C6123">
              <w:rPr>
                <w:rFonts w:ascii="Calibri" w:hAnsi="Calibri"/>
                <w:color w:val="000000"/>
                <w:lang w:val="en-GB" w:eastAsia="en-US"/>
              </w:rPr>
              <w:t xml:space="preserve"> the Sales Order</w:t>
            </w:r>
            <w:r>
              <w:rPr>
                <w:rFonts w:ascii="Calibri" w:hAnsi="Calibri"/>
                <w:color w:val="000000"/>
                <w:lang w:val="en-GB" w:eastAsia="en-US"/>
              </w:rPr>
              <w:t xml:space="preserve"> units</w:t>
            </w:r>
            <w:r w:rsidRPr="006C6123">
              <w:rPr>
                <w:rFonts w:ascii="Calibri" w:hAnsi="Calibri"/>
                <w:color w:val="000000"/>
                <w:lang w:val="en-GB" w:eastAsia="en-US"/>
              </w:rPr>
              <w:t xml:space="preserve"> w</w:t>
            </w:r>
            <w:r>
              <w:rPr>
                <w:rFonts w:ascii="Calibri" w:hAnsi="Calibri"/>
                <w:color w:val="000000"/>
                <w:lang w:val="en-GB" w:eastAsia="en-US"/>
              </w:rPr>
              <w:t>ere</w:t>
            </w:r>
            <w:r w:rsidRPr="006C6123">
              <w:rPr>
                <w:rFonts w:ascii="Calibri" w:hAnsi="Calibri"/>
                <w:color w:val="000000"/>
                <w:lang w:val="en-GB" w:eastAsia="en-US"/>
              </w:rPr>
              <w:t xml:space="preserve"> never updated after it was first sent from WTSO then both Original and Current unit column will show the same value.</w:t>
            </w:r>
          </w:p>
        </w:tc>
      </w:tr>
    </w:tbl>
    <w:p w14:paraId="58D15A09" w14:textId="78E73F74" w:rsidR="0038691E" w:rsidRPr="007052A5" w:rsidRDefault="0038691E" w:rsidP="0038691E">
      <w:pPr>
        <w:pStyle w:val="Caption"/>
        <w:ind w:left="2127"/>
        <w:jc w:val="center"/>
        <w:rPr>
          <w:ins w:id="483" w:author="Sergio Rodrigues" w:date="2022-05-27T17:11:00Z"/>
          <w:color w:val="auto"/>
          <w:lang w:val="en-GB"/>
        </w:rPr>
      </w:pPr>
      <w:ins w:id="484" w:author="Sergio Rodrigues" w:date="2022-05-27T17:11: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12</w:t>
      </w:r>
      <w:ins w:id="485" w:author="Sergio Rodrigues" w:date="2022-05-27T17:11:00Z">
        <w:r w:rsidRPr="000F4E5F">
          <w:rPr>
            <w:color w:val="auto"/>
            <w:lang w:val="en-GB"/>
          </w:rPr>
          <w:fldChar w:fldCharType="end"/>
        </w:r>
        <w:r w:rsidRPr="000F4E5F">
          <w:rPr>
            <w:color w:val="auto"/>
            <w:lang w:val="en-GB"/>
          </w:rPr>
          <w:t xml:space="preserve"> - </w:t>
        </w:r>
        <w:r w:rsidRPr="00FD07F6">
          <w:rPr>
            <w:color w:val="auto"/>
            <w:lang w:val="en-GB"/>
          </w:rPr>
          <w:t>Post Receipt Units Variance Dashboard</w:t>
        </w:r>
        <w:r w:rsidRPr="00221EE0">
          <w:rPr>
            <w:color w:val="auto"/>
            <w:lang w:val="en-GB"/>
          </w:rPr>
          <w:t xml:space="preserve"> </w:t>
        </w:r>
        <w:r>
          <w:rPr>
            <w:lang w:val="en-GB"/>
          </w:rPr>
          <w:t>(Detail</w:t>
        </w:r>
        <w:r w:rsidRPr="006A73A0">
          <w:rPr>
            <w:lang w:val="en-GB"/>
          </w:rPr>
          <w:t xml:space="preserve"> </w:t>
        </w:r>
        <w:r>
          <w:rPr>
            <w:lang w:val="en-GB"/>
          </w:rPr>
          <w:t>Table)</w:t>
        </w:r>
      </w:ins>
    </w:p>
    <w:p w14:paraId="1CC4093D" w14:textId="77777777" w:rsidR="005850FA" w:rsidRPr="006A73A0" w:rsidRDefault="005850FA" w:rsidP="001C5FB8">
      <w:pPr>
        <w:pStyle w:val="BodyText"/>
        <w:ind w:left="0"/>
        <w:rPr>
          <w:b/>
          <w:lang w:val="en-GB"/>
        </w:rPr>
      </w:pPr>
    </w:p>
    <w:p w14:paraId="1C23FB6B" w14:textId="77777777" w:rsidR="00362F5F" w:rsidRDefault="00362F5F">
      <w:pPr>
        <w:rPr>
          <w:b/>
          <w:caps/>
          <w:sz w:val="24"/>
          <w:lang w:val="en-GB"/>
        </w:rPr>
      </w:pPr>
      <w:r>
        <w:rPr>
          <w:lang w:val="en-GB"/>
        </w:rPr>
        <w:br w:type="page"/>
      </w:r>
    </w:p>
    <w:p w14:paraId="72E115B6" w14:textId="02629CBF" w:rsidR="00506E40" w:rsidRPr="006A73A0" w:rsidRDefault="001C5FB8" w:rsidP="00545D2B">
      <w:pPr>
        <w:pStyle w:val="Heading3"/>
        <w:tabs>
          <w:tab w:val="clear" w:pos="1440"/>
          <w:tab w:val="num" w:pos="1418"/>
        </w:tabs>
        <w:jc w:val="both"/>
        <w:rPr>
          <w:lang w:val="en-GB"/>
        </w:rPr>
      </w:pPr>
      <w:bookmarkStart w:id="486" w:name="_Toc104565082"/>
      <w:r>
        <w:rPr>
          <w:lang w:val="en-GB"/>
        </w:rPr>
        <w:lastRenderedPageBreak/>
        <w:t>R</w:t>
      </w:r>
      <w:r w:rsidR="000C1836">
        <w:rPr>
          <w:lang w:val="en-GB"/>
        </w:rPr>
        <w:t>e-distribute po screen</w:t>
      </w:r>
      <w:bookmarkEnd w:id="486"/>
    </w:p>
    <w:p w14:paraId="400ACF1E" w14:textId="77777777" w:rsidR="00604112" w:rsidRPr="006A73A0" w:rsidRDefault="00604112" w:rsidP="00545D2B">
      <w:pPr>
        <w:pStyle w:val="BodyText"/>
        <w:ind w:left="1418"/>
        <w:jc w:val="both"/>
        <w:rPr>
          <w:lang w:val="en-GB"/>
        </w:rPr>
      </w:pPr>
    </w:p>
    <w:p w14:paraId="1B87C012" w14:textId="3C2566E2" w:rsidR="003828AC" w:rsidRDefault="00506E40" w:rsidP="00545D2B">
      <w:pPr>
        <w:pStyle w:val="BodyText"/>
        <w:ind w:left="1418"/>
        <w:jc w:val="both"/>
        <w:rPr>
          <w:lang w:val="en-GB"/>
        </w:rPr>
      </w:pPr>
      <w:r w:rsidRPr="003828AC">
        <w:rPr>
          <w:lang w:val="en-GB"/>
        </w:rPr>
        <w:t>Th</w:t>
      </w:r>
      <w:r w:rsidR="001C5FB8" w:rsidRPr="003828AC">
        <w:rPr>
          <w:lang w:val="en-GB"/>
        </w:rPr>
        <w:t xml:space="preserve">is screen will open when user </w:t>
      </w:r>
      <w:r w:rsidR="00362F5F" w:rsidRPr="003828AC">
        <w:rPr>
          <w:lang w:val="en-GB"/>
        </w:rPr>
        <w:t>selects</w:t>
      </w:r>
      <w:r w:rsidR="001C5FB8" w:rsidRPr="003828AC">
        <w:rPr>
          <w:lang w:val="en-GB"/>
        </w:rPr>
        <w:t xml:space="preserve"> the Supplier PO link in the ‘</w:t>
      </w:r>
      <w:r w:rsidR="00BF44FD" w:rsidRPr="00BF44FD">
        <w:rPr>
          <w:lang w:val="en-GB"/>
        </w:rPr>
        <w:t>Post Receipt Units Variance</w:t>
      </w:r>
      <w:r w:rsidR="001C5FB8" w:rsidRPr="003828AC">
        <w:rPr>
          <w:lang w:val="en-GB"/>
        </w:rPr>
        <w:t xml:space="preserve"> Dashboard’ </w:t>
      </w:r>
      <w:r w:rsidR="003828AC" w:rsidRPr="003828AC">
        <w:rPr>
          <w:lang w:val="en-GB"/>
        </w:rPr>
        <w:t xml:space="preserve">as </w:t>
      </w:r>
      <w:r w:rsidR="001C5FB8" w:rsidRPr="003828AC">
        <w:rPr>
          <w:lang w:val="en-GB"/>
        </w:rPr>
        <w:t>mentioned in section 4.1.</w:t>
      </w:r>
      <w:r w:rsidR="0051122F">
        <w:rPr>
          <w:lang w:val="en-GB"/>
        </w:rPr>
        <w:t>5</w:t>
      </w:r>
      <w:r w:rsidR="001C5FB8" w:rsidRPr="003828AC">
        <w:rPr>
          <w:lang w:val="en-GB"/>
        </w:rPr>
        <w:t>. As user will be distributing the receipted units of Supplier PO on multiple Sales Orders that are associated with it thus</w:t>
      </w:r>
      <w:r w:rsidR="003828AC" w:rsidRPr="003828AC">
        <w:rPr>
          <w:lang w:val="en-GB"/>
        </w:rPr>
        <w:t>,</w:t>
      </w:r>
      <w:r w:rsidR="001C5FB8" w:rsidRPr="003828AC">
        <w:rPr>
          <w:lang w:val="en-GB"/>
        </w:rPr>
        <w:t xml:space="preserve"> this screen will open in edit mode. But if any of the Sales Orders linked with Supplier PO are being edited by any other user or have any locks</w:t>
      </w:r>
      <w:r w:rsidR="001C5FB8">
        <w:rPr>
          <w:lang w:val="en-GB"/>
        </w:rPr>
        <w:t xml:space="preserve"> </w:t>
      </w:r>
      <w:r w:rsidR="003828AC">
        <w:rPr>
          <w:lang w:val="en-GB"/>
        </w:rPr>
        <w:t>then this screen will open in view mode and user could view the data but could not take any action on it. This screen will also be accessed from ‘Manage Sales Order’ screen, details of this screen are mentioned further in this document.</w:t>
      </w:r>
      <w:r w:rsidR="0051122F">
        <w:rPr>
          <w:lang w:val="en-GB"/>
        </w:rPr>
        <w:t xml:space="preserve"> User will only be able to re-distribute the PO units on the Sales Orders that are linked with the Supplier PO</w:t>
      </w:r>
      <w:r w:rsidR="005F3D8A">
        <w:rPr>
          <w:lang w:val="en-GB"/>
        </w:rPr>
        <w:t>, any other sales orders cannot be added for re-distribution.</w:t>
      </w:r>
    </w:p>
    <w:p w14:paraId="059EA50A" w14:textId="6A1AC82D" w:rsidR="00DC4D15" w:rsidRDefault="00DC4D15" w:rsidP="00545D2B">
      <w:pPr>
        <w:pStyle w:val="BodyText"/>
        <w:ind w:left="1418"/>
        <w:jc w:val="both"/>
        <w:rPr>
          <w:lang w:val="en-GB"/>
        </w:rPr>
      </w:pPr>
      <w:r>
        <w:rPr>
          <w:lang w:val="en-GB"/>
        </w:rPr>
        <w:t xml:space="preserve">This screen will utilize the threshold set at partner level to determine if any of the SKU distribution has breached that threshold. The distribution for </w:t>
      </w:r>
      <w:r w:rsidR="00D322F9">
        <w:rPr>
          <w:lang w:val="en-GB"/>
        </w:rPr>
        <w:t>each</w:t>
      </w:r>
      <w:r>
        <w:rPr>
          <w:lang w:val="en-GB"/>
        </w:rPr>
        <w:t xml:space="preserve"> SKUs will be highlighted to the user.</w:t>
      </w:r>
    </w:p>
    <w:p w14:paraId="7E3A337D" w14:textId="3DC2480B" w:rsidR="00DB1796" w:rsidRDefault="00DB1796" w:rsidP="00545D2B">
      <w:pPr>
        <w:pStyle w:val="BodyText"/>
        <w:ind w:left="1418"/>
        <w:jc w:val="both"/>
        <w:rPr>
          <w:lang w:val="en-GB"/>
        </w:rPr>
      </w:pPr>
      <w:r>
        <w:rPr>
          <w:lang w:val="en-GB"/>
        </w:rPr>
        <w:t xml:space="preserve">If user has already released some of the Sales Order that were linked with the Supplier </w:t>
      </w:r>
      <w:r w:rsidR="00E56F04">
        <w:rPr>
          <w:lang w:val="en-GB"/>
        </w:rPr>
        <w:t>PO,</w:t>
      </w:r>
      <w:r>
        <w:rPr>
          <w:lang w:val="en-GB"/>
        </w:rPr>
        <w:t xml:space="preserve"> then on this screen those Sales Order will not appear </w:t>
      </w:r>
      <w:r w:rsidR="00E56F04">
        <w:rPr>
          <w:lang w:val="en-GB"/>
        </w:rPr>
        <w:t>anymore,</w:t>
      </w:r>
      <w:r>
        <w:rPr>
          <w:lang w:val="en-GB"/>
        </w:rPr>
        <w:t xml:space="preserve"> and the PO receipt units will account for those Released Sales Orders and will only show the available PO receipt units that can be used to fulfil rest of the un-released associated Sales Orders. </w:t>
      </w:r>
    </w:p>
    <w:p w14:paraId="4A71C689" w14:textId="207E56F8" w:rsidR="00170CFF" w:rsidRDefault="00170CFF" w:rsidP="00506E40">
      <w:pPr>
        <w:pStyle w:val="BodyText"/>
        <w:jc w:val="both"/>
        <w:rPr>
          <w:lang w:val="en-GB"/>
        </w:rPr>
      </w:pPr>
    </w:p>
    <w:p w14:paraId="79B8903B" w14:textId="07C596AD" w:rsidR="0021084C" w:rsidRDefault="00D00CEA" w:rsidP="00545D2B">
      <w:pPr>
        <w:pStyle w:val="BodyText"/>
        <w:ind w:left="1418"/>
        <w:jc w:val="both"/>
        <w:rPr>
          <w:lang w:val="en-GB"/>
        </w:rPr>
      </w:pPr>
      <w:ins w:id="487" w:author="Reetu Muneem" w:date="2022-02-09T13:58:00Z">
        <w:r w:rsidRPr="00D00CEA">
          <w:t xml:space="preserve"> </w:t>
        </w:r>
        <w:r>
          <w:rPr>
            <w:noProof/>
          </w:rPr>
          <w:drawing>
            <wp:inline distT="0" distB="0" distL="0" distR="0" wp14:anchorId="24BB340C" wp14:editId="039E6C65">
              <wp:extent cx="5899994" cy="3200351"/>
              <wp:effectExtent l="0" t="0" r="571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07224" cy="3204273"/>
                      </a:xfrm>
                      <a:prstGeom prst="rect">
                        <a:avLst/>
                      </a:prstGeom>
                      <a:noFill/>
                      <a:ln>
                        <a:noFill/>
                      </a:ln>
                    </pic:spPr>
                  </pic:pic>
                </a:graphicData>
              </a:graphic>
            </wp:inline>
          </w:drawing>
        </w:r>
      </w:ins>
      <w:r w:rsidR="003828AC">
        <w:rPr>
          <w:lang w:val="en-GB"/>
        </w:rPr>
        <w:t xml:space="preserve"> </w:t>
      </w:r>
    </w:p>
    <w:p w14:paraId="75C9C80F" w14:textId="1B2E1C90" w:rsidR="00362F5F" w:rsidRPr="00362F5F" w:rsidRDefault="00362F5F" w:rsidP="00362F5F">
      <w:pPr>
        <w:pStyle w:val="Caption"/>
        <w:ind w:left="1418"/>
        <w:jc w:val="center"/>
        <w:rPr>
          <w:ins w:id="488" w:author="Sergio Rodrigues" w:date="2022-05-27T10:55:00Z"/>
          <w:color w:val="auto"/>
          <w:lang w:val="en-GB"/>
        </w:rPr>
      </w:pPr>
      <w:ins w:id="489" w:author="Sergio Rodrigues" w:date="2022-05-27T10:55: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32</w:t>
      </w:r>
      <w:ins w:id="490" w:author="Sergio Rodrigues" w:date="2022-05-27T10:55:00Z">
        <w:r w:rsidRPr="00362F5F">
          <w:rPr>
            <w:color w:val="auto"/>
            <w:lang w:val="en-GB"/>
          </w:rPr>
          <w:fldChar w:fldCharType="end"/>
        </w:r>
        <w:r w:rsidRPr="00362F5F">
          <w:rPr>
            <w:color w:val="auto"/>
            <w:lang w:val="en-GB"/>
          </w:rPr>
          <w:t xml:space="preserve"> – </w:t>
        </w:r>
        <w:r>
          <w:rPr>
            <w:color w:val="auto"/>
            <w:lang w:val="en-GB"/>
          </w:rPr>
          <w:t>Re-distribute PO screen</w:t>
        </w:r>
      </w:ins>
    </w:p>
    <w:p w14:paraId="1E810C9F" w14:textId="77777777" w:rsidR="003828AC" w:rsidRPr="006A73A0" w:rsidRDefault="003828AC" w:rsidP="00506E40">
      <w:pPr>
        <w:pStyle w:val="BodyText"/>
        <w:jc w:val="both"/>
        <w:rPr>
          <w:lang w:val="en-GB"/>
        </w:rPr>
      </w:pPr>
    </w:p>
    <w:p w14:paraId="0561A5ED" w14:textId="586E4673" w:rsidR="003828AC" w:rsidRPr="00E507AB" w:rsidRDefault="003828AC" w:rsidP="00545D2B">
      <w:pPr>
        <w:pStyle w:val="BodyText"/>
        <w:ind w:left="1418"/>
        <w:jc w:val="both"/>
        <w:rPr>
          <w:lang w:val="en-GB"/>
        </w:rPr>
      </w:pPr>
      <w:r w:rsidRPr="00E507AB">
        <w:rPr>
          <w:lang w:val="en-GB"/>
        </w:rPr>
        <w:t>T</w:t>
      </w:r>
      <w:r>
        <w:rPr>
          <w:lang w:val="en-GB"/>
        </w:rPr>
        <w:t>his Re-distribute PO screen will have following sections-</w:t>
      </w:r>
    </w:p>
    <w:p w14:paraId="0E2722A8" w14:textId="3BDBADAC" w:rsidR="003828AC" w:rsidRPr="006A73A0" w:rsidRDefault="003828AC" w:rsidP="003828AC">
      <w:pPr>
        <w:pStyle w:val="BodyText"/>
        <w:numPr>
          <w:ilvl w:val="1"/>
          <w:numId w:val="6"/>
        </w:numPr>
        <w:jc w:val="both"/>
        <w:rPr>
          <w:lang w:val="en-GB"/>
        </w:rPr>
      </w:pPr>
      <w:r>
        <w:rPr>
          <w:lang w:val="en-GB"/>
        </w:rPr>
        <w:t>Header Section</w:t>
      </w:r>
    </w:p>
    <w:p w14:paraId="0E694B4B" w14:textId="57A870A8" w:rsidR="003828AC" w:rsidRDefault="003828AC" w:rsidP="003828AC">
      <w:pPr>
        <w:pStyle w:val="BodyText"/>
        <w:numPr>
          <w:ilvl w:val="2"/>
          <w:numId w:val="6"/>
        </w:numPr>
        <w:jc w:val="both"/>
        <w:rPr>
          <w:lang w:val="en-GB"/>
        </w:rPr>
      </w:pPr>
      <w:r>
        <w:rPr>
          <w:lang w:val="en-GB"/>
        </w:rPr>
        <w:t>The table in the header section will be non-editable and will show all the valid Sales Orders associated with Supplier PO.</w:t>
      </w:r>
    </w:p>
    <w:p w14:paraId="5015A5E1" w14:textId="29DB1BCC" w:rsidR="003828AC" w:rsidRPr="000F0169" w:rsidRDefault="003828AC" w:rsidP="003828AC">
      <w:pPr>
        <w:pStyle w:val="BodyText"/>
        <w:numPr>
          <w:ilvl w:val="2"/>
          <w:numId w:val="6"/>
        </w:numPr>
        <w:jc w:val="both"/>
        <w:rPr>
          <w:lang w:val="en-GB"/>
        </w:rPr>
      </w:pPr>
      <w:r>
        <w:rPr>
          <w:lang w:val="en-GB"/>
        </w:rPr>
        <w:t xml:space="preserve">‘Automatic’ button </w:t>
      </w:r>
      <w:r w:rsidR="00774EDA">
        <w:rPr>
          <w:lang w:val="en-GB"/>
        </w:rPr>
        <w:t>–</w:t>
      </w:r>
      <w:r>
        <w:rPr>
          <w:lang w:val="en-GB"/>
        </w:rPr>
        <w:t xml:space="preserve"> User will use this button to auto prorate the supplier PO </w:t>
      </w:r>
      <w:r w:rsidRPr="000F0169">
        <w:rPr>
          <w:lang w:val="en-GB"/>
        </w:rPr>
        <w:t xml:space="preserve">receipted units across </w:t>
      </w:r>
      <w:r w:rsidR="00F37EAE">
        <w:rPr>
          <w:lang w:val="en-GB"/>
        </w:rPr>
        <w:t>all</w:t>
      </w:r>
      <w:r w:rsidRPr="000F0169">
        <w:rPr>
          <w:lang w:val="en-GB"/>
        </w:rPr>
        <w:t xml:space="preserve"> Sales Orders through a pop-up screen. </w:t>
      </w:r>
    </w:p>
    <w:p w14:paraId="73F6C1E2" w14:textId="02600899" w:rsidR="003828AC" w:rsidRPr="00EC4B34" w:rsidRDefault="003828AC">
      <w:pPr>
        <w:pStyle w:val="BodyText"/>
        <w:numPr>
          <w:ilvl w:val="2"/>
          <w:numId w:val="6"/>
        </w:numPr>
        <w:jc w:val="both"/>
        <w:rPr>
          <w:lang w:val="en-GB"/>
        </w:rPr>
      </w:pPr>
      <w:r w:rsidRPr="00EC4B34">
        <w:rPr>
          <w:lang w:val="en-GB"/>
        </w:rPr>
        <w:t xml:space="preserve">The cross button on screen </w:t>
      </w:r>
      <w:r w:rsidR="00B85E8D" w:rsidRPr="00EC4B34">
        <w:rPr>
          <w:lang w:val="en-GB"/>
        </w:rPr>
        <w:t xml:space="preserve">will close the screen but will warn the user that they could lose their changes with following warning message. If user will </w:t>
      </w:r>
      <w:r w:rsidR="00B85E8D" w:rsidRPr="00EC4B34">
        <w:rPr>
          <w:lang w:val="en-GB"/>
        </w:rPr>
        <w:lastRenderedPageBreak/>
        <w:t xml:space="preserve">select ‘Cancel’ the screen will not close but if user will click ‘OK’ screen will close without saving their changes. </w:t>
      </w:r>
    </w:p>
    <w:p w14:paraId="71F80321" w14:textId="2361A8FA" w:rsidR="00B85E8D" w:rsidRDefault="00362F5F" w:rsidP="00C11C9F">
      <w:pPr>
        <w:pStyle w:val="BodyText"/>
        <w:ind w:left="3544"/>
        <w:jc w:val="center"/>
        <w:rPr>
          <w:highlight w:val="green"/>
          <w:lang w:val="en-GB"/>
        </w:rPr>
      </w:pPr>
      <w:ins w:id="491" w:author="Sergio Rodrigues" w:date="2022-05-27T10:56:00Z">
        <w:r w:rsidRPr="00362F5F">
          <w:rPr>
            <w:noProof/>
            <w:lang w:val="en-GB"/>
          </w:rPr>
          <w:drawing>
            <wp:inline distT="0" distB="0" distL="0" distR="0" wp14:anchorId="27DB4CF0" wp14:editId="635C6FD0">
              <wp:extent cx="2520000" cy="1023299"/>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20000" cy="1023299"/>
                      </a:xfrm>
                      <a:prstGeom prst="rect">
                        <a:avLst/>
                      </a:prstGeom>
                    </pic:spPr>
                  </pic:pic>
                </a:graphicData>
              </a:graphic>
            </wp:inline>
          </w:drawing>
        </w:r>
      </w:ins>
    </w:p>
    <w:p w14:paraId="7DF10EAB" w14:textId="79589D29" w:rsidR="00362F5F" w:rsidRPr="00362F5F" w:rsidRDefault="00362F5F" w:rsidP="00C11C9F">
      <w:pPr>
        <w:pStyle w:val="Caption"/>
        <w:ind w:left="3544"/>
        <w:jc w:val="center"/>
        <w:rPr>
          <w:ins w:id="492" w:author="Sergio Rodrigues" w:date="2022-05-27T10:56:00Z"/>
          <w:color w:val="auto"/>
          <w:lang w:val="en-GB"/>
        </w:rPr>
      </w:pPr>
      <w:ins w:id="493" w:author="Sergio Rodrigues" w:date="2022-05-27T10:56: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33</w:t>
      </w:r>
      <w:ins w:id="494" w:author="Sergio Rodrigues" w:date="2022-05-27T10:56:00Z">
        <w:r w:rsidRPr="00362F5F">
          <w:rPr>
            <w:color w:val="auto"/>
            <w:lang w:val="en-GB"/>
          </w:rPr>
          <w:fldChar w:fldCharType="end"/>
        </w:r>
        <w:r w:rsidRPr="00362F5F">
          <w:rPr>
            <w:color w:val="auto"/>
            <w:lang w:val="en-GB"/>
          </w:rPr>
          <w:t xml:space="preserve"> –</w:t>
        </w:r>
      </w:ins>
      <w:ins w:id="495" w:author="Sergio Rodrigues" w:date="2022-05-27T10:57:00Z">
        <w:r>
          <w:rPr>
            <w:color w:val="auto"/>
            <w:lang w:val="en-GB"/>
          </w:rPr>
          <w:t xml:space="preserve"> </w:t>
        </w:r>
      </w:ins>
      <w:ins w:id="496" w:author="Sergio Rodrigues" w:date="2022-05-27T10:56:00Z">
        <w:r>
          <w:rPr>
            <w:color w:val="auto"/>
            <w:lang w:val="en-GB"/>
          </w:rPr>
          <w:t>Re-distribute PO screen</w:t>
        </w:r>
      </w:ins>
      <w:ins w:id="497" w:author="Sergio Rodrigues" w:date="2022-05-27T10:57:00Z">
        <w:r w:rsidRPr="00362F5F">
          <w:rPr>
            <w:color w:val="auto"/>
            <w:lang w:val="en-GB"/>
          </w:rPr>
          <w:t xml:space="preserve"> </w:t>
        </w:r>
        <w:r>
          <w:rPr>
            <w:color w:val="auto"/>
            <w:lang w:val="en-GB"/>
          </w:rPr>
          <w:t>closing warning</w:t>
        </w:r>
      </w:ins>
    </w:p>
    <w:p w14:paraId="5F0982F2" w14:textId="77777777" w:rsidR="00B85E8D" w:rsidRPr="003828AC" w:rsidRDefault="00B85E8D" w:rsidP="00C11C9F">
      <w:pPr>
        <w:pStyle w:val="BodyText"/>
        <w:ind w:left="3600"/>
        <w:rPr>
          <w:highlight w:val="green"/>
          <w:lang w:val="en-GB"/>
        </w:rPr>
      </w:pPr>
    </w:p>
    <w:p w14:paraId="787A41ED" w14:textId="698FB2BF" w:rsidR="003828AC" w:rsidRPr="006A73A0" w:rsidRDefault="003828AC" w:rsidP="003828AC">
      <w:pPr>
        <w:pStyle w:val="BodyText"/>
        <w:numPr>
          <w:ilvl w:val="1"/>
          <w:numId w:val="6"/>
        </w:numPr>
        <w:jc w:val="both"/>
        <w:rPr>
          <w:lang w:val="en-GB"/>
        </w:rPr>
      </w:pPr>
      <w:r>
        <w:rPr>
          <w:lang w:val="en-GB"/>
        </w:rPr>
        <w:t>Detail Section will have following sub sections-</w:t>
      </w:r>
    </w:p>
    <w:p w14:paraId="05401E75" w14:textId="04DB7AE4" w:rsidR="003828AC" w:rsidRDefault="003828AC" w:rsidP="003828AC">
      <w:pPr>
        <w:pStyle w:val="BodyText"/>
        <w:numPr>
          <w:ilvl w:val="2"/>
          <w:numId w:val="6"/>
        </w:numPr>
        <w:jc w:val="both"/>
        <w:rPr>
          <w:lang w:val="en-GB"/>
        </w:rPr>
      </w:pPr>
      <w:r>
        <w:rPr>
          <w:lang w:val="en-GB"/>
        </w:rPr>
        <w:t>Filters</w:t>
      </w:r>
    </w:p>
    <w:p w14:paraId="73062EF4" w14:textId="27B7EC40" w:rsidR="003828AC" w:rsidRDefault="003828AC" w:rsidP="003828AC">
      <w:pPr>
        <w:pStyle w:val="BodyText"/>
        <w:numPr>
          <w:ilvl w:val="2"/>
          <w:numId w:val="6"/>
        </w:numPr>
        <w:jc w:val="both"/>
        <w:rPr>
          <w:lang w:val="en-GB"/>
        </w:rPr>
      </w:pPr>
      <w:r>
        <w:rPr>
          <w:lang w:val="en-GB"/>
        </w:rPr>
        <w:t>Non-editable Totals table</w:t>
      </w:r>
    </w:p>
    <w:p w14:paraId="55EF0B85" w14:textId="796410B9" w:rsidR="003828AC" w:rsidRDefault="003828AC" w:rsidP="003828AC">
      <w:pPr>
        <w:pStyle w:val="BodyText"/>
        <w:numPr>
          <w:ilvl w:val="2"/>
          <w:numId w:val="6"/>
        </w:numPr>
        <w:jc w:val="both"/>
        <w:rPr>
          <w:lang w:val="en-GB"/>
        </w:rPr>
      </w:pPr>
      <w:r>
        <w:rPr>
          <w:lang w:val="en-GB"/>
        </w:rPr>
        <w:t xml:space="preserve">Editable distribution detail table- In this table user would be able to manually enter the units they want to assign to each Brand size in individual Sales Order. </w:t>
      </w:r>
    </w:p>
    <w:p w14:paraId="0E0FDFBF" w14:textId="4799EE84" w:rsidR="00DD595E" w:rsidRDefault="003828AC" w:rsidP="00DD595E">
      <w:pPr>
        <w:pStyle w:val="BodyText"/>
        <w:numPr>
          <w:ilvl w:val="2"/>
          <w:numId w:val="6"/>
        </w:numPr>
        <w:jc w:val="both"/>
        <w:rPr>
          <w:b/>
          <w:bCs/>
          <w:lang w:val="en-GB"/>
        </w:rPr>
      </w:pPr>
      <w:r>
        <w:rPr>
          <w:lang w:val="en-GB"/>
        </w:rPr>
        <w:t xml:space="preserve">Save and Close Button – When user </w:t>
      </w:r>
      <w:r w:rsidR="00C11C9F">
        <w:rPr>
          <w:lang w:val="en-GB"/>
        </w:rPr>
        <w:t>clicks</w:t>
      </w:r>
      <w:r>
        <w:rPr>
          <w:lang w:val="en-GB"/>
        </w:rPr>
        <w:t xml:space="preserve"> this button the screen will close, and the Sales Orders re-distributed by the user will be saved. </w:t>
      </w:r>
      <w:r w:rsidR="0060528F">
        <w:rPr>
          <w:lang w:val="en-GB"/>
        </w:rPr>
        <w:t xml:space="preserve">The button will also validate if the distributed units on Sales Order has not become more then PO receipted units and will present user with below </w:t>
      </w:r>
      <w:r w:rsidR="00C11C9F">
        <w:rPr>
          <w:lang w:val="en-GB"/>
        </w:rPr>
        <w:t>warning</w:t>
      </w:r>
      <w:r w:rsidR="0060528F">
        <w:rPr>
          <w:lang w:val="en-GB"/>
        </w:rPr>
        <w:t xml:space="preserve"> if this happens-</w:t>
      </w:r>
      <w:r w:rsidR="0060528F" w:rsidRPr="0060528F">
        <w:rPr>
          <w:b/>
          <w:bCs/>
          <w:lang w:val="en-GB"/>
        </w:rPr>
        <w:t>Cannot distribute more than receipted Supplier PO units.</w:t>
      </w:r>
    </w:p>
    <w:p w14:paraId="7D2DDC1A" w14:textId="77777777" w:rsidR="00C11C9F" w:rsidRDefault="00C11C9F" w:rsidP="00C11C9F">
      <w:pPr>
        <w:pStyle w:val="Caption"/>
        <w:ind w:left="3544"/>
        <w:jc w:val="center"/>
        <w:rPr>
          <w:ins w:id="498" w:author="Sergio Rodrigues" w:date="2022-05-27T11:06:00Z"/>
          <w:color w:val="auto"/>
          <w:lang w:val="en-GB"/>
        </w:rPr>
      </w:pPr>
      <w:r w:rsidRPr="00C11C9F">
        <w:rPr>
          <w:noProof/>
          <w:color w:val="auto"/>
          <w:lang w:val="en-GB"/>
        </w:rPr>
        <w:drawing>
          <wp:inline distT="0" distB="0" distL="0" distR="0" wp14:anchorId="2F66D217" wp14:editId="0EC588E9">
            <wp:extent cx="3285955" cy="108000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85955" cy="1080000"/>
                    </a:xfrm>
                    <a:prstGeom prst="rect">
                      <a:avLst/>
                    </a:prstGeom>
                  </pic:spPr>
                </pic:pic>
              </a:graphicData>
            </a:graphic>
          </wp:inline>
        </w:drawing>
      </w:r>
    </w:p>
    <w:p w14:paraId="696E39F4" w14:textId="4552D625" w:rsidR="00C11C9F" w:rsidRPr="00362F5F" w:rsidRDefault="00C11C9F" w:rsidP="00C11C9F">
      <w:pPr>
        <w:pStyle w:val="Caption"/>
        <w:ind w:left="3544"/>
        <w:jc w:val="center"/>
        <w:rPr>
          <w:ins w:id="499" w:author="Sergio Rodrigues" w:date="2022-05-27T10:59:00Z"/>
          <w:color w:val="auto"/>
          <w:lang w:val="en-GB"/>
        </w:rPr>
      </w:pPr>
      <w:ins w:id="500" w:author="Sergio Rodrigues" w:date="2022-05-27T10:59: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34</w:t>
      </w:r>
      <w:ins w:id="501" w:author="Sergio Rodrigues" w:date="2022-05-27T10:59:00Z">
        <w:r w:rsidRPr="00362F5F">
          <w:rPr>
            <w:color w:val="auto"/>
            <w:lang w:val="en-GB"/>
          </w:rPr>
          <w:fldChar w:fldCharType="end"/>
        </w:r>
        <w:r w:rsidRPr="00362F5F">
          <w:rPr>
            <w:color w:val="auto"/>
            <w:lang w:val="en-GB"/>
          </w:rPr>
          <w:t xml:space="preserve"> –</w:t>
        </w:r>
        <w:r>
          <w:rPr>
            <w:color w:val="auto"/>
            <w:lang w:val="en-GB"/>
          </w:rPr>
          <w:t xml:space="preserve"> Re-distribute PO screen</w:t>
        </w:r>
        <w:r w:rsidRPr="00362F5F">
          <w:rPr>
            <w:color w:val="auto"/>
            <w:lang w:val="en-GB"/>
          </w:rPr>
          <w:t xml:space="preserve"> </w:t>
        </w:r>
      </w:ins>
      <w:ins w:id="502" w:author="Sergio Rodrigues" w:date="2022-05-27T11:05:00Z">
        <w:r>
          <w:rPr>
            <w:color w:val="auto"/>
            <w:lang w:val="en-GB"/>
          </w:rPr>
          <w:t xml:space="preserve">over distribution </w:t>
        </w:r>
      </w:ins>
      <w:ins w:id="503" w:author="Sergio Rodrigues" w:date="2022-05-27T10:59:00Z">
        <w:r>
          <w:rPr>
            <w:color w:val="auto"/>
            <w:lang w:val="en-GB"/>
          </w:rPr>
          <w:t>warning</w:t>
        </w:r>
      </w:ins>
    </w:p>
    <w:p w14:paraId="10BE0BF2" w14:textId="77777777" w:rsidR="00C11C9F" w:rsidRDefault="00C11C9F" w:rsidP="009B7AC9">
      <w:pPr>
        <w:pStyle w:val="BodyText"/>
        <w:ind w:left="3600"/>
        <w:jc w:val="both"/>
        <w:rPr>
          <w:ins w:id="504" w:author="Sergio Rodrigues" w:date="2022-05-27T11:06:00Z"/>
          <w:lang w:val="en-GB"/>
        </w:rPr>
      </w:pPr>
    </w:p>
    <w:p w14:paraId="12D0653D" w14:textId="788E9383" w:rsidR="0077561F" w:rsidRPr="009B7AC9" w:rsidRDefault="0077561F" w:rsidP="009B7AC9">
      <w:pPr>
        <w:pStyle w:val="BodyText"/>
        <w:ind w:left="3600"/>
        <w:jc w:val="both"/>
        <w:rPr>
          <w:b/>
          <w:bCs/>
          <w:lang w:val="en-GB"/>
        </w:rPr>
      </w:pPr>
      <w:r w:rsidRPr="009B7AC9">
        <w:rPr>
          <w:lang w:val="en-GB"/>
        </w:rPr>
        <w:t>But if user has under distributed the PO receipts a pop-up will be shown to user with following message-</w:t>
      </w:r>
      <w:r w:rsidR="00DD595E">
        <w:rPr>
          <w:lang w:val="en-GB"/>
        </w:rPr>
        <w:t xml:space="preserve"> </w:t>
      </w:r>
      <w:r w:rsidR="00774EDA" w:rsidRPr="009B7AC9">
        <w:rPr>
          <w:b/>
          <w:bCs/>
          <w:lang w:val="en-GB"/>
        </w:rPr>
        <w:t>‘</w:t>
      </w:r>
      <w:r w:rsidRPr="009B7AC9">
        <w:rPr>
          <w:b/>
          <w:bCs/>
          <w:lang w:val="en-GB"/>
        </w:rPr>
        <w:t>PO receipt is under distributed. Do you want to continue?</w:t>
      </w:r>
      <w:r w:rsidR="00774EDA" w:rsidRPr="009B7AC9">
        <w:rPr>
          <w:b/>
          <w:bCs/>
          <w:lang w:val="en-GB"/>
        </w:rPr>
        <w:t>’</w:t>
      </w:r>
    </w:p>
    <w:p w14:paraId="7B747604" w14:textId="77777777" w:rsidR="00C11C9F" w:rsidRDefault="002C6D5F" w:rsidP="00C11C9F">
      <w:pPr>
        <w:pStyle w:val="Caption"/>
        <w:ind w:left="3544"/>
        <w:jc w:val="center"/>
        <w:rPr>
          <w:ins w:id="505" w:author="Sergio Rodrigues" w:date="2022-05-27T10:58:00Z"/>
          <w:color w:val="auto"/>
          <w:lang w:val="en-GB"/>
        </w:rPr>
      </w:pPr>
      <w:ins w:id="506" w:author="Sergio Rodrigues" w:date="2022-05-10T11:55:00Z">
        <w:r w:rsidRPr="002C6D5F">
          <w:rPr>
            <w:noProof/>
            <w:lang w:val="en-GB"/>
          </w:rPr>
          <w:drawing>
            <wp:inline distT="0" distB="0" distL="0" distR="0" wp14:anchorId="3DC9F3A1" wp14:editId="6A8D1D3B">
              <wp:extent cx="2331928" cy="1044000"/>
              <wp:effectExtent l="0" t="0" r="0" b="381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31928" cy="1044000"/>
                      </a:xfrm>
                      <a:prstGeom prst="rect">
                        <a:avLst/>
                      </a:prstGeom>
                    </pic:spPr>
                  </pic:pic>
                </a:graphicData>
              </a:graphic>
            </wp:inline>
          </w:drawing>
        </w:r>
      </w:ins>
      <w:ins w:id="507" w:author="Sergio Rodrigues" w:date="2022-05-27T10:58:00Z">
        <w:r w:rsidR="00C11C9F" w:rsidRPr="00C11C9F">
          <w:rPr>
            <w:color w:val="auto"/>
            <w:lang w:val="en-GB"/>
          </w:rPr>
          <w:t xml:space="preserve"> </w:t>
        </w:r>
      </w:ins>
    </w:p>
    <w:p w14:paraId="19A7E8AD" w14:textId="5DF3750A" w:rsidR="00C11C9F" w:rsidRPr="00362F5F" w:rsidRDefault="00C11C9F" w:rsidP="00C11C9F">
      <w:pPr>
        <w:pStyle w:val="Caption"/>
        <w:ind w:left="3544"/>
        <w:jc w:val="center"/>
        <w:rPr>
          <w:ins w:id="508" w:author="Sergio Rodrigues" w:date="2022-05-27T10:58:00Z"/>
          <w:color w:val="auto"/>
          <w:lang w:val="en-GB"/>
        </w:rPr>
      </w:pPr>
      <w:ins w:id="509" w:author="Sergio Rodrigues" w:date="2022-05-27T10:58: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35</w:t>
      </w:r>
      <w:ins w:id="510" w:author="Sergio Rodrigues" w:date="2022-05-27T10:58:00Z">
        <w:r w:rsidRPr="00362F5F">
          <w:rPr>
            <w:color w:val="auto"/>
            <w:lang w:val="en-GB"/>
          </w:rPr>
          <w:fldChar w:fldCharType="end"/>
        </w:r>
        <w:r w:rsidRPr="00362F5F">
          <w:rPr>
            <w:color w:val="auto"/>
            <w:lang w:val="en-GB"/>
          </w:rPr>
          <w:t xml:space="preserve"> –</w:t>
        </w:r>
        <w:r>
          <w:rPr>
            <w:color w:val="auto"/>
            <w:lang w:val="en-GB"/>
          </w:rPr>
          <w:t xml:space="preserve"> Re-distribute PO screen</w:t>
        </w:r>
        <w:r w:rsidRPr="00362F5F">
          <w:rPr>
            <w:color w:val="auto"/>
            <w:lang w:val="en-GB"/>
          </w:rPr>
          <w:t xml:space="preserve"> </w:t>
        </w:r>
      </w:ins>
      <w:ins w:id="511" w:author="Sergio Rodrigues" w:date="2022-05-27T11:05:00Z">
        <w:r>
          <w:rPr>
            <w:color w:val="auto"/>
            <w:lang w:val="en-GB"/>
          </w:rPr>
          <w:t>under distribution</w:t>
        </w:r>
      </w:ins>
      <w:ins w:id="512" w:author="Sergio Rodrigues" w:date="2022-05-27T10:58:00Z">
        <w:r>
          <w:rPr>
            <w:color w:val="auto"/>
            <w:lang w:val="en-GB"/>
          </w:rPr>
          <w:t xml:space="preserve"> warning</w:t>
        </w:r>
      </w:ins>
    </w:p>
    <w:p w14:paraId="1C70435C" w14:textId="5995ED44" w:rsidR="002C6D5F" w:rsidRDefault="002C6D5F" w:rsidP="00FD07F6">
      <w:pPr>
        <w:pStyle w:val="BodyText"/>
        <w:ind w:left="3600"/>
        <w:jc w:val="both"/>
        <w:rPr>
          <w:ins w:id="513" w:author="Sergio Rodrigues" w:date="2022-05-10T11:55:00Z"/>
          <w:lang w:val="en-GB"/>
        </w:rPr>
      </w:pPr>
    </w:p>
    <w:p w14:paraId="23F3EF3F" w14:textId="564B28FD" w:rsidR="0077561F" w:rsidRPr="0077561F" w:rsidRDefault="0077561F" w:rsidP="00FD07F6">
      <w:pPr>
        <w:pStyle w:val="BodyText"/>
        <w:ind w:left="3600"/>
        <w:jc w:val="both"/>
        <w:rPr>
          <w:b/>
          <w:bCs/>
          <w:lang w:val="en-GB"/>
        </w:rPr>
      </w:pPr>
      <w:r w:rsidRPr="0077561F">
        <w:rPr>
          <w:lang w:val="en-GB"/>
        </w:rPr>
        <w:t xml:space="preserve">Pop-up will have </w:t>
      </w:r>
      <w:r w:rsidR="005D0F39">
        <w:rPr>
          <w:lang w:val="en-GB"/>
        </w:rPr>
        <w:t>‘</w:t>
      </w:r>
      <w:r w:rsidRPr="0077561F">
        <w:rPr>
          <w:lang w:val="en-GB"/>
        </w:rPr>
        <w:t>Y</w:t>
      </w:r>
      <w:r w:rsidR="005D0F39">
        <w:rPr>
          <w:lang w:val="en-GB"/>
        </w:rPr>
        <w:t>es’</w:t>
      </w:r>
      <w:r w:rsidRPr="0077561F">
        <w:rPr>
          <w:lang w:val="en-GB"/>
        </w:rPr>
        <w:t xml:space="preserve"> and </w:t>
      </w:r>
      <w:r w:rsidR="005D0F39">
        <w:rPr>
          <w:lang w:val="en-GB"/>
        </w:rPr>
        <w:t>‘No’</w:t>
      </w:r>
      <w:r w:rsidRPr="0077561F">
        <w:rPr>
          <w:lang w:val="en-GB"/>
        </w:rPr>
        <w:t xml:space="preserve"> button. </w:t>
      </w:r>
      <w:r w:rsidR="005D0F39">
        <w:rPr>
          <w:lang w:val="en-GB"/>
        </w:rPr>
        <w:t>‘</w:t>
      </w:r>
      <w:r w:rsidRPr="0077561F">
        <w:rPr>
          <w:lang w:val="en-GB"/>
        </w:rPr>
        <w:t>Yes</w:t>
      </w:r>
      <w:r w:rsidR="005D0F39">
        <w:rPr>
          <w:lang w:val="en-GB"/>
        </w:rPr>
        <w:t>’</w:t>
      </w:r>
      <w:r w:rsidRPr="0077561F">
        <w:rPr>
          <w:lang w:val="en-GB"/>
        </w:rPr>
        <w:t xml:space="preserve">, will accept the distribution and will close the screen. </w:t>
      </w:r>
      <w:r w:rsidR="005D0F39">
        <w:rPr>
          <w:lang w:val="en-GB"/>
        </w:rPr>
        <w:t>‘</w:t>
      </w:r>
      <w:r w:rsidRPr="0077561F">
        <w:rPr>
          <w:lang w:val="en-GB"/>
        </w:rPr>
        <w:t>No</w:t>
      </w:r>
      <w:r w:rsidR="005D0F39">
        <w:rPr>
          <w:lang w:val="en-GB"/>
        </w:rPr>
        <w:t xml:space="preserve">’ </w:t>
      </w:r>
      <w:r w:rsidRPr="0077561F">
        <w:rPr>
          <w:lang w:val="en-GB"/>
        </w:rPr>
        <w:t>will take them back to existing distribution where they can change the re-distributed quantity again.</w:t>
      </w:r>
    </w:p>
    <w:p w14:paraId="1A0BC619" w14:textId="77777777" w:rsidR="002C6D5F" w:rsidRDefault="002C6D5F">
      <w:pPr>
        <w:rPr>
          <w:ins w:id="514" w:author="Sergio Rodrigues" w:date="2022-05-10T11:55:00Z"/>
          <w:lang w:val="en-GB"/>
        </w:rPr>
      </w:pPr>
      <w:ins w:id="515" w:author="Sergio Rodrigues" w:date="2022-05-10T11:55:00Z">
        <w:r>
          <w:rPr>
            <w:lang w:val="en-GB"/>
          </w:rPr>
          <w:br w:type="page"/>
        </w:r>
      </w:ins>
    </w:p>
    <w:p w14:paraId="2112CE95" w14:textId="608644D7" w:rsidR="003828AC" w:rsidRDefault="003828AC" w:rsidP="00506E40">
      <w:pPr>
        <w:pStyle w:val="BodyText"/>
        <w:jc w:val="both"/>
        <w:rPr>
          <w:lang w:val="en-GB"/>
        </w:rPr>
      </w:pPr>
      <w:r w:rsidRPr="00E507AB">
        <w:rPr>
          <w:lang w:val="en-GB"/>
        </w:rPr>
        <w:lastRenderedPageBreak/>
        <w:t>T</w:t>
      </w:r>
      <w:r>
        <w:rPr>
          <w:lang w:val="en-GB"/>
        </w:rPr>
        <w:t>he functionality of this screen is described using following example-</w:t>
      </w:r>
    </w:p>
    <w:p w14:paraId="5A81443F" w14:textId="77777777" w:rsidR="0010629E" w:rsidRDefault="003828AC" w:rsidP="0010629E">
      <w:pPr>
        <w:pStyle w:val="BodyText"/>
        <w:jc w:val="both"/>
        <w:rPr>
          <w:i/>
          <w:iCs/>
          <w:lang w:val="en-GB"/>
        </w:rPr>
      </w:pPr>
      <w:r>
        <w:rPr>
          <w:noProof/>
          <w:lang w:val="en-GB"/>
        </w:rPr>
        <w:drawing>
          <wp:inline distT="0" distB="0" distL="0" distR="0" wp14:anchorId="67BA41C4" wp14:editId="4AB8F45C">
            <wp:extent cx="5401310" cy="2665379"/>
            <wp:effectExtent l="0" t="0" r="889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11867" cy="2670589"/>
                    </a:xfrm>
                    <a:prstGeom prst="rect">
                      <a:avLst/>
                    </a:prstGeom>
                    <a:noFill/>
                    <a:ln>
                      <a:noFill/>
                    </a:ln>
                  </pic:spPr>
                </pic:pic>
              </a:graphicData>
            </a:graphic>
          </wp:inline>
        </w:drawing>
      </w:r>
    </w:p>
    <w:p w14:paraId="59C271B6" w14:textId="105B9427" w:rsidR="00C11C9F" w:rsidRPr="00362F5F" w:rsidRDefault="00C11C9F" w:rsidP="00C30F28">
      <w:pPr>
        <w:pStyle w:val="Caption"/>
        <w:ind w:left="1418"/>
        <w:jc w:val="center"/>
        <w:rPr>
          <w:ins w:id="516" w:author="Sergio Rodrigues" w:date="2022-05-27T11:08:00Z"/>
          <w:color w:val="auto"/>
          <w:lang w:val="en-GB"/>
        </w:rPr>
      </w:pPr>
      <w:ins w:id="517" w:author="Sergio Rodrigues" w:date="2022-05-27T11:08: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36</w:t>
      </w:r>
      <w:ins w:id="518" w:author="Sergio Rodrigues" w:date="2022-05-27T11:08:00Z">
        <w:r w:rsidRPr="00362F5F">
          <w:rPr>
            <w:color w:val="auto"/>
            <w:lang w:val="en-GB"/>
          </w:rPr>
          <w:fldChar w:fldCharType="end"/>
        </w:r>
        <w:r w:rsidRPr="00362F5F">
          <w:rPr>
            <w:color w:val="auto"/>
            <w:lang w:val="en-GB"/>
          </w:rPr>
          <w:t xml:space="preserve"> –</w:t>
        </w:r>
        <w:r>
          <w:rPr>
            <w:color w:val="auto"/>
            <w:lang w:val="en-GB"/>
          </w:rPr>
          <w:t xml:space="preserve"> Re-distribute PO screen example</w:t>
        </w:r>
      </w:ins>
    </w:p>
    <w:p w14:paraId="55C048A5" w14:textId="77777777" w:rsidR="0010629E" w:rsidRDefault="0010629E" w:rsidP="00506E40">
      <w:pPr>
        <w:pStyle w:val="BodyText"/>
        <w:jc w:val="both"/>
        <w:rPr>
          <w:lang w:val="en-GB"/>
        </w:rPr>
      </w:pPr>
    </w:p>
    <w:p w14:paraId="738D5D73" w14:textId="73DF39FB" w:rsidR="003828AC" w:rsidRDefault="003828AC" w:rsidP="00506E40">
      <w:pPr>
        <w:pStyle w:val="BodyText"/>
        <w:jc w:val="both"/>
        <w:rPr>
          <w:lang w:val="en-GB"/>
        </w:rPr>
      </w:pPr>
      <w:r>
        <w:rPr>
          <w:lang w:val="en-GB"/>
        </w:rPr>
        <w:t>In the above example a supplier PO was raised with 400 units in total, spread across 4 different brand sizes. These 400 units were fulfilling two Sales Orders -WS1 (with total units of 240) and WS2 (with total units of 160). The SKU distribution on each Sales Order is described in the example.</w:t>
      </w:r>
    </w:p>
    <w:p w14:paraId="25ABC68D" w14:textId="294DE74D" w:rsidR="003828AC" w:rsidRDefault="003828AC" w:rsidP="00506E40">
      <w:pPr>
        <w:pStyle w:val="BodyText"/>
        <w:jc w:val="both"/>
        <w:rPr>
          <w:lang w:val="en-GB"/>
        </w:rPr>
      </w:pPr>
      <w:r>
        <w:rPr>
          <w:lang w:val="en-GB"/>
        </w:rPr>
        <w:t xml:space="preserve">Now instead of receiving 400 units on Supplier PO in total 320 units were </w:t>
      </w:r>
      <w:r w:rsidR="00E56F04">
        <w:rPr>
          <w:lang w:val="en-GB"/>
        </w:rPr>
        <w:t>receipted;</w:t>
      </w:r>
      <w:r>
        <w:rPr>
          <w:lang w:val="en-GB"/>
        </w:rPr>
        <w:t xml:space="preserve"> each brand size was receipted with 80 units. Thus, the overall variance between Supplier PO receipted units and Sales Order units is 20 %</w:t>
      </w:r>
      <w:r w:rsidR="00DD595E">
        <w:rPr>
          <w:lang w:val="en-GB"/>
        </w:rPr>
        <w:t xml:space="preserve"> </w:t>
      </w:r>
      <w:r>
        <w:rPr>
          <w:lang w:val="en-GB"/>
        </w:rPr>
        <w:t>as calculated by below formula-</w:t>
      </w:r>
    </w:p>
    <w:p w14:paraId="17B9C017" w14:textId="344C094A" w:rsidR="003828AC" w:rsidRDefault="003828AC" w:rsidP="00506E40">
      <w:pPr>
        <w:pStyle w:val="BodyText"/>
        <w:jc w:val="both"/>
        <w:rPr>
          <w:lang w:val="en-GB"/>
        </w:rPr>
      </w:pPr>
      <w:r>
        <w:rPr>
          <w:lang w:val="en-GB"/>
        </w:rPr>
        <w:t>((</w:t>
      </w:r>
      <w:ins w:id="519" w:author="Reetu Muneem" w:date="2022-01-11T15:29:00Z">
        <w:r w:rsidR="001D05C7">
          <w:rPr>
            <w:lang w:val="en-GB"/>
          </w:rPr>
          <w:t xml:space="preserve">Supplier PO receipts - </w:t>
        </w:r>
      </w:ins>
      <w:r>
        <w:rPr>
          <w:lang w:val="en-GB"/>
        </w:rPr>
        <w:t>Sum of sales Order units</w:t>
      </w:r>
      <w:del w:id="520" w:author="Reetu Muneem" w:date="2022-01-11T15:29:00Z">
        <w:r w:rsidDel="001D05C7">
          <w:rPr>
            <w:lang w:val="en-GB"/>
          </w:rPr>
          <w:delText xml:space="preserve"> –</w:delText>
        </w:r>
      </w:del>
      <w:del w:id="521" w:author="Reetu Muneem" w:date="2022-01-11T15:28:00Z">
        <w:r w:rsidDel="001D05C7">
          <w:rPr>
            <w:lang w:val="en-GB"/>
          </w:rPr>
          <w:delText xml:space="preserve"> Supplier PO receipts</w:delText>
        </w:r>
      </w:del>
      <w:r>
        <w:rPr>
          <w:lang w:val="en-GB"/>
        </w:rPr>
        <w:t>)/</w:t>
      </w:r>
      <w:r w:rsidRPr="003828AC">
        <w:rPr>
          <w:lang w:val="en-GB"/>
        </w:rPr>
        <w:t xml:space="preserve"> </w:t>
      </w:r>
      <w:r>
        <w:rPr>
          <w:lang w:val="en-GB"/>
        </w:rPr>
        <w:t xml:space="preserve">Sum of sales Order </w:t>
      </w:r>
      <w:r w:rsidR="00574B94">
        <w:rPr>
          <w:lang w:val="en-GB"/>
        </w:rPr>
        <w:t>units) *</w:t>
      </w:r>
      <w:r>
        <w:rPr>
          <w:lang w:val="en-GB"/>
        </w:rPr>
        <w:t>100</w:t>
      </w:r>
    </w:p>
    <w:p w14:paraId="22F8A647" w14:textId="0E4A35D7" w:rsidR="003828AC" w:rsidRDefault="003828AC" w:rsidP="00506E40">
      <w:pPr>
        <w:pStyle w:val="BodyText"/>
        <w:jc w:val="both"/>
        <w:rPr>
          <w:lang w:val="en-GB"/>
        </w:rPr>
      </w:pPr>
      <w:r>
        <w:rPr>
          <w:lang w:val="en-GB"/>
        </w:rPr>
        <w:t>((</w:t>
      </w:r>
      <w:ins w:id="522" w:author="Reetu Muneem" w:date="2022-01-11T15:29:00Z">
        <w:r w:rsidR="001D05C7">
          <w:rPr>
            <w:lang w:val="en-GB"/>
          </w:rPr>
          <w:t>320</w:t>
        </w:r>
      </w:ins>
      <w:del w:id="523" w:author="Reetu Muneem" w:date="2022-01-11T15:29:00Z">
        <w:r w:rsidDel="001D05C7">
          <w:rPr>
            <w:lang w:val="en-GB"/>
          </w:rPr>
          <w:delText>400</w:delText>
        </w:r>
      </w:del>
      <w:r>
        <w:rPr>
          <w:lang w:val="en-GB"/>
        </w:rPr>
        <w:t>-</w:t>
      </w:r>
      <w:ins w:id="524" w:author="Reetu Muneem" w:date="2022-01-11T15:29:00Z">
        <w:r w:rsidR="001D05C7">
          <w:rPr>
            <w:lang w:val="en-GB"/>
          </w:rPr>
          <w:t>40</w:t>
        </w:r>
      </w:ins>
      <w:del w:id="525" w:author="Reetu Muneem" w:date="2022-01-11T15:29:00Z">
        <w:r w:rsidDel="001D05C7">
          <w:rPr>
            <w:lang w:val="en-GB"/>
          </w:rPr>
          <w:delText>32</w:delText>
        </w:r>
      </w:del>
      <w:r>
        <w:rPr>
          <w:lang w:val="en-GB"/>
        </w:rPr>
        <w:t>0)/</w:t>
      </w:r>
      <w:r w:rsidR="00574B94">
        <w:rPr>
          <w:lang w:val="en-GB"/>
        </w:rPr>
        <w:t>400) *</w:t>
      </w:r>
      <w:r>
        <w:rPr>
          <w:lang w:val="en-GB"/>
        </w:rPr>
        <w:t xml:space="preserve">100= </w:t>
      </w:r>
      <w:ins w:id="526" w:author="Reetu Muneem" w:date="2022-01-11T15:29:00Z">
        <w:r w:rsidR="001D05C7">
          <w:rPr>
            <w:lang w:val="en-GB"/>
          </w:rPr>
          <w:t>-</w:t>
        </w:r>
      </w:ins>
      <w:r>
        <w:rPr>
          <w:lang w:val="en-GB"/>
        </w:rPr>
        <w:t>20%</w:t>
      </w:r>
    </w:p>
    <w:p w14:paraId="48F0B474" w14:textId="77284722" w:rsidR="003828AC" w:rsidRDefault="003828AC" w:rsidP="00FD07F6">
      <w:pPr>
        <w:pStyle w:val="BodyText"/>
        <w:jc w:val="both"/>
        <w:rPr>
          <w:lang w:val="en-GB"/>
        </w:rPr>
      </w:pPr>
      <w:r>
        <w:rPr>
          <w:lang w:val="en-GB"/>
        </w:rPr>
        <w:t xml:space="preserve">Thus, once this Supplier PO will appear on </w:t>
      </w:r>
      <w:r w:rsidR="00BF44FD" w:rsidRPr="00BF44FD">
        <w:rPr>
          <w:lang w:val="en-GB"/>
        </w:rPr>
        <w:t>Post Receipt Units Variance</w:t>
      </w:r>
      <w:r>
        <w:rPr>
          <w:lang w:val="en-GB"/>
        </w:rPr>
        <w:t xml:space="preserve"> dashboard it will show this</w:t>
      </w:r>
      <w:r w:rsidR="00DC2C36">
        <w:rPr>
          <w:lang w:val="en-GB"/>
        </w:rPr>
        <w:t xml:space="preserve"> </w:t>
      </w:r>
      <w:ins w:id="527" w:author="Reetu Muneem" w:date="2022-01-11T15:29:00Z">
        <w:r w:rsidR="001D05C7">
          <w:rPr>
            <w:lang w:val="en-GB"/>
          </w:rPr>
          <w:t>-</w:t>
        </w:r>
      </w:ins>
      <w:r>
        <w:rPr>
          <w:lang w:val="en-GB"/>
        </w:rPr>
        <w:t>20% variance.</w:t>
      </w:r>
    </w:p>
    <w:p w14:paraId="5B3D6F10" w14:textId="70592FAC" w:rsidR="003828AC" w:rsidRDefault="003828AC" w:rsidP="00503BAC">
      <w:pPr>
        <w:pStyle w:val="BodyText"/>
        <w:jc w:val="both"/>
        <w:rPr>
          <w:lang w:val="en-GB"/>
        </w:rPr>
      </w:pPr>
      <w:r>
        <w:rPr>
          <w:lang w:val="en-GB"/>
        </w:rPr>
        <w:t xml:space="preserve">User will click on the Supplier PO </w:t>
      </w:r>
      <w:r w:rsidR="00574B94">
        <w:rPr>
          <w:lang w:val="en-GB"/>
        </w:rPr>
        <w:t>link,</w:t>
      </w:r>
      <w:r>
        <w:rPr>
          <w:lang w:val="en-GB"/>
        </w:rPr>
        <w:t xml:space="preserve"> and it will open the ‘Re-distribute PO’ screen for that supplier PO. How user will re-distribute the PO is detailed in next section.</w:t>
      </w:r>
    </w:p>
    <w:p w14:paraId="3E73AAEB" w14:textId="77777777" w:rsidR="004B392B" w:rsidRDefault="004B392B" w:rsidP="00503BAC">
      <w:pPr>
        <w:pStyle w:val="BodyText"/>
        <w:jc w:val="both"/>
        <w:rPr>
          <w:lang w:val="en-GB"/>
        </w:rPr>
      </w:pPr>
    </w:p>
    <w:p w14:paraId="67F0D1D8" w14:textId="64BD59C8" w:rsidR="003828AC" w:rsidRDefault="003828AC" w:rsidP="00FD07F6">
      <w:pPr>
        <w:pStyle w:val="Heading8"/>
        <w:spacing w:before="240"/>
        <w:jc w:val="both"/>
        <w:rPr>
          <w:noProof/>
          <w:lang w:val="en-GB" w:eastAsia="en-US"/>
        </w:rPr>
      </w:pPr>
      <w:r>
        <w:rPr>
          <w:lang w:val="en-GB"/>
        </w:rPr>
        <w:t xml:space="preserve">Header Section </w:t>
      </w:r>
    </w:p>
    <w:p w14:paraId="3069E995" w14:textId="0B3EB43B" w:rsidR="00B87CB0" w:rsidRPr="006A73A0" w:rsidRDefault="00B87CB0" w:rsidP="00BE0145">
      <w:pPr>
        <w:pStyle w:val="BodyText"/>
        <w:jc w:val="both"/>
        <w:rPr>
          <w:lang w:val="en-GB"/>
        </w:rPr>
      </w:pPr>
      <w:ins w:id="528" w:author="Sergio Rodrigues" w:date="2022-05-10T15:32:00Z">
        <w:r w:rsidRPr="00B87CB0">
          <w:rPr>
            <w:noProof/>
            <w:lang w:val="en-GB"/>
          </w:rPr>
          <w:drawing>
            <wp:inline distT="0" distB="0" distL="0" distR="0" wp14:anchorId="7F94FFC4" wp14:editId="0642857C">
              <wp:extent cx="5760000" cy="1368276"/>
              <wp:effectExtent l="0" t="0" r="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000" cy="1368276"/>
                      </a:xfrm>
                      <a:prstGeom prst="rect">
                        <a:avLst/>
                      </a:prstGeom>
                    </pic:spPr>
                  </pic:pic>
                </a:graphicData>
              </a:graphic>
            </wp:inline>
          </w:drawing>
        </w:r>
      </w:ins>
    </w:p>
    <w:p w14:paraId="111C29B6" w14:textId="0C9154A5" w:rsidR="007837A3" w:rsidRPr="007837A3" w:rsidRDefault="007837A3" w:rsidP="007837A3">
      <w:pPr>
        <w:pStyle w:val="Caption"/>
        <w:ind w:left="1418"/>
        <w:jc w:val="center"/>
        <w:rPr>
          <w:ins w:id="529" w:author="Sergio Rodrigues" w:date="2022-05-27T11:59:00Z"/>
          <w:lang w:val="en-GB"/>
        </w:rPr>
      </w:pPr>
      <w:ins w:id="530" w:author="Sergio Rodrigues" w:date="2022-05-27T11:59:00Z">
        <w:r w:rsidRPr="007837A3">
          <w:rPr>
            <w:lang w:val="en-GB"/>
          </w:rPr>
          <w:t xml:space="preserve">Figure </w:t>
        </w:r>
      </w:ins>
      <w:r w:rsidRPr="007837A3">
        <w:rPr>
          <w:lang w:val="en-GB"/>
        </w:rPr>
        <w:fldChar w:fldCharType="begin"/>
      </w:r>
      <w:r w:rsidRPr="007837A3">
        <w:rPr>
          <w:lang w:val="en-GB"/>
        </w:rPr>
        <w:instrText xml:space="preserve"> SEQ Figure \* ARABIC </w:instrText>
      </w:r>
      <w:r w:rsidRPr="007837A3">
        <w:rPr>
          <w:lang w:val="en-GB"/>
        </w:rPr>
        <w:fldChar w:fldCharType="separate"/>
      </w:r>
      <w:r w:rsidR="00320EA2">
        <w:rPr>
          <w:noProof/>
          <w:lang w:val="en-GB"/>
        </w:rPr>
        <w:t>37</w:t>
      </w:r>
      <w:r w:rsidRPr="007837A3">
        <w:rPr>
          <w:lang w:val="en-GB"/>
        </w:rPr>
        <w:fldChar w:fldCharType="end"/>
      </w:r>
      <w:ins w:id="531" w:author="Sergio Rodrigues" w:date="2022-05-27T11:59:00Z">
        <w:r w:rsidRPr="007837A3">
          <w:rPr>
            <w:lang w:val="en-GB"/>
          </w:rPr>
          <w:t xml:space="preserve"> – Re-distribute PO screen (Header Section)</w:t>
        </w:r>
      </w:ins>
    </w:p>
    <w:p w14:paraId="1EF80B12" w14:textId="77777777" w:rsidR="007837A3" w:rsidRDefault="007837A3" w:rsidP="00DD595E">
      <w:pPr>
        <w:pStyle w:val="BodyText"/>
        <w:ind w:left="1418"/>
        <w:jc w:val="both"/>
        <w:rPr>
          <w:lang w:val="en-GB"/>
        </w:rPr>
      </w:pPr>
    </w:p>
    <w:p w14:paraId="12122769" w14:textId="16503B1A" w:rsidR="003828AC" w:rsidRDefault="003828AC" w:rsidP="00DD595E">
      <w:pPr>
        <w:pStyle w:val="BodyText"/>
        <w:ind w:left="1418"/>
        <w:jc w:val="both"/>
        <w:rPr>
          <w:lang w:val="en-GB"/>
        </w:rPr>
      </w:pPr>
      <w:r>
        <w:rPr>
          <w:lang w:val="en-GB"/>
        </w:rPr>
        <w:t xml:space="preserve">This table will </w:t>
      </w:r>
      <w:r w:rsidR="00E06B17">
        <w:rPr>
          <w:lang w:val="en-GB"/>
        </w:rPr>
        <w:t>be read only and will display all the Sales Order associated with Supplier PO.</w:t>
      </w:r>
    </w:p>
    <w:p w14:paraId="666A36F5" w14:textId="651F55C0" w:rsidR="00E06B17" w:rsidRPr="006A73A0" w:rsidRDefault="00E06B17" w:rsidP="004B392B">
      <w:pPr>
        <w:pStyle w:val="BodyText"/>
        <w:ind w:left="1418"/>
        <w:jc w:val="both"/>
        <w:rPr>
          <w:lang w:val="en-GB"/>
        </w:rPr>
      </w:pPr>
      <w:r>
        <w:rPr>
          <w:lang w:val="en-GB"/>
        </w:rPr>
        <w:lastRenderedPageBreak/>
        <w:t>Based on the example from Figure 7.2 this table is showing the units accordingly. Details of</w:t>
      </w:r>
      <w:r w:rsidR="00DD595E">
        <w:rPr>
          <w:lang w:val="en-GB"/>
        </w:rPr>
        <w:t xml:space="preserve"> </w:t>
      </w:r>
      <w:r>
        <w:rPr>
          <w:lang w:val="en-GB"/>
        </w:rPr>
        <w:t>a</w:t>
      </w:r>
      <w:r w:rsidRPr="006A73A0">
        <w:rPr>
          <w:lang w:val="en-GB"/>
        </w:rPr>
        <w:t xml:space="preserve">vailable fields in the </w:t>
      </w:r>
      <w:r>
        <w:rPr>
          <w:lang w:val="en-GB"/>
        </w:rPr>
        <w:t>Header</w:t>
      </w:r>
      <w:r w:rsidR="00DD595E">
        <w:rPr>
          <w:lang w:val="en-GB"/>
        </w:rPr>
        <w:t xml:space="preserve"> </w:t>
      </w:r>
      <w:r>
        <w:rPr>
          <w:lang w:val="en-GB"/>
        </w:rPr>
        <w:t>Table are</w:t>
      </w:r>
      <w:r w:rsidRPr="005D056E">
        <w:rPr>
          <w:lang w:val="en-GB"/>
        </w:rPr>
        <w:t>:</w:t>
      </w:r>
    </w:p>
    <w:tbl>
      <w:tblPr>
        <w:tblW w:w="3906" w:type="pct"/>
        <w:jc w:val="right"/>
        <w:tblLook w:val="04A0" w:firstRow="1" w:lastRow="0" w:firstColumn="1" w:lastColumn="0" w:noHBand="0" w:noVBand="1"/>
      </w:tblPr>
      <w:tblGrid>
        <w:gridCol w:w="2424"/>
        <w:gridCol w:w="2802"/>
        <w:gridCol w:w="2914"/>
      </w:tblGrid>
      <w:tr w:rsidR="00E06B17" w:rsidRPr="006A73A0" w14:paraId="6E38C0B2" w14:textId="77777777" w:rsidTr="001C0F76">
        <w:trPr>
          <w:trHeight w:val="315"/>
          <w:tblHeader/>
          <w:jc w:val="right"/>
        </w:trPr>
        <w:tc>
          <w:tcPr>
            <w:tcW w:w="1489" w:type="pct"/>
            <w:tcBorders>
              <w:top w:val="nil"/>
              <w:left w:val="single" w:sz="8" w:space="0" w:color="000000"/>
              <w:bottom w:val="single" w:sz="8" w:space="0" w:color="000000"/>
              <w:right w:val="single" w:sz="8" w:space="0" w:color="000000"/>
            </w:tcBorders>
            <w:shd w:val="clear" w:color="auto" w:fill="A6A6A6"/>
            <w:vAlign w:val="center"/>
            <w:hideMark/>
          </w:tcPr>
          <w:p w14:paraId="13CB4493" w14:textId="77777777" w:rsidR="00E06B17" w:rsidRPr="006A73A0" w:rsidRDefault="00E06B17" w:rsidP="001C0F76">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21" w:type="pct"/>
            <w:tcBorders>
              <w:top w:val="nil"/>
              <w:left w:val="nil"/>
              <w:bottom w:val="single" w:sz="8" w:space="0" w:color="000000"/>
              <w:right w:val="single" w:sz="8" w:space="0" w:color="000000"/>
            </w:tcBorders>
            <w:shd w:val="clear" w:color="auto" w:fill="A6A6A6"/>
            <w:vAlign w:val="center"/>
            <w:hideMark/>
          </w:tcPr>
          <w:p w14:paraId="781280A2" w14:textId="77777777" w:rsidR="00E06B17" w:rsidRPr="006A73A0" w:rsidRDefault="00E06B17" w:rsidP="001C0F76">
            <w:pPr>
              <w:rPr>
                <w:rFonts w:ascii="Calibri" w:hAnsi="Calibri"/>
                <w:b/>
                <w:bCs/>
                <w:sz w:val="16"/>
                <w:szCs w:val="16"/>
                <w:lang w:val="en-GB" w:eastAsia="en-US"/>
              </w:rPr>
            </w:pPr>
            <w:r w:rsidRPr="006A73A0">
              <w:rPr>
                <w:rFonts w:ascii="Calibri" w:hAnsi="Calibri"/>
                <w:b/>
                <w:bCs/>
                <w:sz w:val="16"/>
                <w:szCs w:val="16"/>
                <w:lang w:val="en-GB" w:eastAsia="en-US"/>
              </w:rPr>
              <w:t>Description</w:t>
            </w:r>
          </w:p>
        </w:tc>
        <w:tc>
          <w:tcPr>
            <w:tcW w:w="1790" w:type="pct"/>
            <w:tcBorders>
              <w:top w:val="nil"/>
              <w:left w:val="nil"/>
              <w:bottom w:val="single" w:sz="8" w:space="0" w:color="000000"/>
              <w:right w:val="single" w:sz="8" w:space="0" w:color="000000"/>
            </w:tcBorders>
            <w:shd w:val="clear" w:color="auto" w:fill="A6A6A6"/>
            <w:vAlign w:val="center"/>
            <w:hideMark/>
          </w:tcPr>
          <w:p w14:paraId="78DDC0C2" w14:textId="77777777" w:rsidR="00E06B17" w:rsidRPr="006A73A0" w:rsidRDefault="00E06B17" w:rsidP="001C0F76">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B85E8D" w:rsidRPr="006A73A0" w14:paraId="448E6FB0"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0CF7FDD" w14:textId="5EB41C26"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Sales Order No.</w:t>
            </w:r>
          </w:p>
        </w:tc>
        <w:tc>
          <w:tcPr>
            <w:tcW w:w="1721" w:type="pct"/>
            <w:tcBorders>
              <w:top w:val="nil"/>
              <w:left w:val="nil"/>
              <w:bottom w:val="single" w:sz="8" w:space="0" w:color="000000"/>
              <w:right w:val="single" w:sz="8" w:space="0" w:color="000000"/>
            </w:tcBorders>
            <w:shd w:val="clear" w:color="auto" w:fill="auto"/>
            <w:vAlign w:val="center"/>
          </w:tcPr>
          <w:p w14:paraId="23691C06" w14:textId="3EA8CCA0"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 xml:space="preserve">Unique reference in Wholesale Portal assigned to each Sales Orders. </w:t>
            </w:r>
          </w:p>
        </w:tc>
        <w:tc>
          <w:tcPr>
            <w:tcW w:w="1790" w:type="pct"/>
            <w:tcBorders>
              <w:top w:val="nil"/>
              <w:left w:val="nil"/>
              <w:bottom w:val="single" w:sz="8" w:space="0" w:color="000000"/>
              <w:right w:val="single" w:sz="8" w:space="0" w:color="000000"/>
            </w:tcBorders>
            <w:shd w:val="clear" w:color="auto" w:fill="auto"/>
            <w:vAlign w:val="center"/>
          </w:tcPr>
          <w:p w14:paraId="1264EABF" w14:textId="4F2A38CE" w:rsidR="00B85E8D" w:rsidRPr="006C6123" w:rsidRDefault="00B85E8D" w:rsidP="00B85E8D">
            <w:pPr>
              <w:rPr>
                <w:rFonts w:ascii="Calibri" w:hAnsi="Calibri"/>
                <w:color w:val="000000"/>
                <w:lang w:val="en-GB" w:eastAsia="en-US"/>
              </w:rPr>
            </w:pPr>
            <w:r>
              <w:rPr>
                <w:rFonts w:ascii="Calibri" w:hAnsi="Calibri"/>
                <w:color w:val="000000"/>
                <w:lang w:val="en-GB" w:eastAsia="en-US"/>
              </w:rPr>
              <w:t>This field will show all valid Sales Orders associated with the Supplier PO</w:t>
            </w:r>
            <w:r w:rsidR="00AF5D2C">
              <w:rPr>
                <w:rFonts w:ascii="Calibri" w:hAnsi="Calibri"/>
                <w:color w:val="000000"/>
                <w:lang w:val="en-GB" w:eastAsia="en-US"/>
              </w:rPr>
              <w:t xml:space="preserve"> which are not yet released</w:t>
            </w:r>
            <w:r w:rsidRPr="006C6123">
              <w:rPr>
                <w:rFonts w:ascii="Calibri" w:hAnsi="Calibri"/>
                <w:color w:val="000000"/>
                <w:lang w:val="en-GB" w:eastAsia="en-US"/>
              </w:rPr>
              <w:br/>
            </w:r>
          </w:p>
        </w:tc>
      </w:tr>
      <w:tr w:rsidR="00B85E8D" w:rsidRPr="006A73A0" w14:paraId="2C78A2AA"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C92CFAE" w14:textId="21D206F0"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 xml:space="preserve">Sales Order Current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w:t>
            </w:r>
          </w:p>
        </w:tc>
        <w:tc>
          <w:tcPr>
            <w:tcW w:w="1721" w:type="pct"/>
            <w:tcBorders>
              <w:top w:val="nil"/>
              <w:left w:val="nil"/>
              <w:bottom w:val="single" w:sz="8" w:space="0" w:color="000000"/>
              <w:right w:val="single" w:sz="8" w:space="0" w:color="000000"/>
            </w:tcBorders>
            <w:shd w:val="clear" w:color="auto" w:fill="auto"/>
            <w:vAlign w:val="center"/>
          </w:tcPr>
          <w:p w14:paraId="57362A9D" w14:textId="1160DF56"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 xml:space="preserve">Latest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 that exists on Sales Order.</w:t>
            </w:r>
          </w:p>
        </w:tc>
        <w:tc>
          <w:tcPr>
            <w:tcW w:w="1790" w:type="pct"/>
            <w:tcBorders>
              <w:top w:val="nil"/>
              <w:left w:val="nil"/>
              <w:bottom w:val="single" w:sz="8" w:space="0" w:color="000000"/>
              <w:right w:val="single" w:sz="8" w:space="0" w:color="000000"/>
            </w:tcBorders>
            <w:shd w:val="clear" w:color="auto" w:fill="auto"/>
            <w:vAlign w:val="center"/>
          </w:tcPr>
          <w:p w14:paraId="540DB229" w14:textId="77777777" w:rsidR="00B85E8D" w:rsidRPr="006C6123" w:rsidRDefault="00B85E8D" w:rsidP="00B85E8D">
            <w:pPr>
              <w:rPr>
                <w:rFonts w:ascii="Calibri" w:hAnsi="Calibri"/>
                <w:color w:val="000000"/>
                <w:lang w:val="en-GB" w:eastAsia="en-US"/>
              </w:rPr>
            </w:pPr>
          </w:p>
        </w:tc>
      </w:tr>
      <w:tr w:rsidR="00B85E8D" w:rsidRPr="006A73A0" w14:paraId="6B9F68E0"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1F9F7BD" w14:textId="6CD09D93"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Partner</w:t>
            </w:r>
          </w:p>
        </w:tc>
        <w:tc>
          <w:tcPr>
            <w:tcW w:w="1721" w:type="pct"/>
            <w:tcBorders>
              <w:top w:val="nil"/>
              <w:left w:val="nil"/>
              <w:bottom w:val="single" w:sz="8" w:space="0" w:color="000000"/>
              <w:right w:val="single" w:sz="8" w:space="0" w:color="000000"/>
            </w:tcBorders>
            <w:shd w:val="clear" w:color="auto" w:fill="auto"/>
            <w:vAlign w:val="center"/>
          </w:tcPr>
          <w:p w14:paraId="5DA1D298" w14:textId="0B872B4F"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Wholesale Partner</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2418EF41" w14:textId="77777777" w:rsidR="00B85E8D" w:rsidRPr="006C6123" w:rsidRDefault="00B85E8D" w:rsidP="00B85E8D">
            <w:pPr>
              <w:rPr>
                <w:rFonts w:ascii="Calibri" w:hAnsi="Calibri"/>
                <w:color w:val="000000"/>
                <w:lang w:val="en-GB" w:eastAsia="en-US"/>
              </w:rPr>
            </w:pPr>
          </w:p>
        </w:tc>
      </w:tr>
      <w:tr w:rsidR="00B85E8D" w:rsidRPr="006A73A0" w14:paraId="3B14B7A3"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B318E99" w14:textId="2BAA8DF2"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Order Row Code</w:t>
            </w:r>
          </w:p>
        </w:tc>
        <w:tc>
          <w:tcPr>
            <w:tcW w:w="1721" w:type="pct"/>
            <w:tcBorders>
              <w:top w:val="nil"/>
              <w:left w:val="nil"/>
              <w:bottom w:val="single" w:sz="8" w:space="0" w:color="000000"/>
              <w:right w:val="single" w:sz="8" w:space="0" w:color="000000"/>
            </w:tcBorders>
            <w:shd w:val="clear" w:color="auto" w:fill="auto"/>
            <w:vAlign w:val="center"/>
          </w:tcPr>
          <w:p w14:paraId="27385747" w14:textId="491446CB"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A unique identifier associated with the Supplier PO and the corresponding Sales Orders.</w:t>
            </w:r>
          </w:p>
        </w:tc>
        <w:tc>
          <w:tcPr>
            <w:tcW w:w="1790" w:type="pct"/>
            <w:tcBorders>
              <w:top w:val="nil"/>
              <w:left w:val="nil"/>
              <w:bottom w:val="single" w:sz="8" w:space="0" w:color="000000"/>
              <w:right w:val="single" w:sz="8" w:space="0" w:color="000000"/>
            </w:tcBorders>
            <w:shd w:val="clear" w:color="auto" w:fill="auto"/>
            <w:vAlign w:val="center"/>
          </w:tcPr>
          <w:p w14:paraId="37791483" w14:textId="29ECB755"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Order row code in Wholesale Portal will be the key identifier to establish the relationship between Supplier POs and respective Sales Orders.</w:t>
            </w:r>
          </w:p>
        </w:tc>
      </w:tr>
      <w:tr w:rsidR="00B85E8D" w:rsidRPr="006A73A0" w14:paraId="7B9AC959"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97027F8" w14:textId="4C6497EB"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 xml:space="preserve">Sales Order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w:t>
            </w:r>
            <w:r>
              <w:rPr>
                <w:rFonts w:ascii="Calibri" w:hAnsi="Calibri"/>
                <w:color w:val="000000"/>
                <w:lang w:val="en-GB" w:eastAsia="en-US"/>
              </w:rPr>
              <w:t xml:space="preserve"> (Current)</w:t>
            </w:r>
          </w:p>
        </w:tc>
        <w:tc>
          <w:tcPr>
            <w:tcW w:w="1721" w:type="pct"/>
            <w:tcBorders>
              <w:top w:val="nil"/>
              <w:left w:val="nil"/>
              <w:bottom w:val="single" w:sz="8" w:space="0" w:color="000000"/>
              <w:right w:val="single" w:sz="8" w:space="0" w:color="000000"/>
            </w:tcBorders>
            <w:shd w:val="clear" w:color="auto" w:fill="auto"/>
            <w:vAlign w:val="center"/>
          </w:tcPr>
          <w:p w14:paraId="2EBA0B6B" w14:textId="4A24FC9E"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 xml:space="preserve">Latest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 that exists on Sales Order.</w:t>
            </w:r>
          </w:p>
        </w:tc>
        <w:tc>
          <w:tcPr>
            <w:tcW w:w="1790" w:type="pct"/>
            <w:tcBorders>
              <w:top w:val="nil"/>
              <w:left w:val="nil"/>
              <w:bottom w:val="single" w:sz="8" w:space="0" w:color="000000"/>
              <w:right w:val="single" w:sz="8" w:space="0" w:color="000000"/>
            </w:tcBorders>
            <w:shd w:val="clear" w:color="auto" w:fill="auto"/>
            <w:vAlign w:val="center"/>
          </w:tcPr>
          <w:p w14:paraId="3254D5CC" w14:textId="77777777" w:rsidR="00B85E8D" w:rsidRPr="006C6123" w:rsidRDefault="00B85E8D" w:rsidP="00B85E8D">
            <w:pPr>
              <w:rPr>
                <w:rFonts w:ascii="Calibri" w:hAnsi="Calibri"/>
                <w:color w:val="000000"/>
                <w:lang w:val="en-GB" w:eastAsia="en-US"/>
              </w:rPr>
            </w:pPr>
          </w:p>
        </w:tc>
      </w:tr>
      <w:tr w:rsidR="00B85E8D" w:rsidRPr="006A73A0" w14:paraId="494C279A"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EEC460A" w14:textId="123681C7"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Partner Location</w:t>
            </w:r>
          </w:p>
        </w:tc>
        <w:tc>
          <w:tcPr>
            <w:tcW w:w="1721" w:type="pct"/>
            <w:tcBorders>
              <w:top w:val="nil"/>
              <w:left w:val="nil"/>
              <w:bottom w:val="single" w:sz="8" w:space="0" w:color="000000"/>
              <w:right w:val="single" w:sz="8" w:space="0" w:color="000000"/>
            </w:tcBorders>
            <w:shd w:val="clear" w:color="auto" w:fill="auto"/>
            <w:vAlign w:val="center"/>
          </w:tcPr>
          <w:p w14:paraId="19479652" w14:textId="0D607A5F"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Wholesale Partner location</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6A5E9377" w14:textId="77777777" w:rsidR="00B85E8D" w:rsidRPr="006C6123" w:rsidRDefault="00B85E8D" w:rsidP="00B85E8D">
            <w:pPr>
              <w:rPr>
                <w:rFonts w:ascii="Calibri" w:hAnsi="Calibri"/>
                <w:color w:val="000000"/>
                <w:lang w:val="en-GB" w:eastAsia="en-US"/>
              </w:rPr>
            </w:pPr>
          </w:p>
        </w:tc>
      </w:tr>
      <w:tr w:rsidR="00B85E8D" w:rsidRPr="006A73A0" w14:paraId="68BF0EB0"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2A47232" w14:textId="07641CF2"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Option Id</w:t>
            </w:r>
          </w:p>
        </w:tc>
        <w:tc>
          <w:tcPr>
            <w:tcW w:w="1721" w:type="pct"/>
            <w:tcBorders>
              <w:top w:val="nil"/>
              <w:left w:val="nil"/>
              <w:bottom w:val="single" w:sz="8" w:space="0" w:color="000000"/>
              <w:right w:val="single" w:sz="8" w:space="0" w:color="000000"/>
            </w:tcBorders>
            <w:shd w:val="clear" w:color="auto" w:fill="auto"/>
            <w:vAlign w:val="center"/>
          </w:tcPr>
          <w:p w14:paraId="59BDC35A" w14:textId="26B71335"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The parent item on the Sales Order</w:t>
            </w:r>
          </w:p>
        </w:tc>
        <w:tc>
          <w:tcPr>
            <w:tcW w:w="1790" w:type="pct"/>
            <w:tcBorders>
              <w:top w:val="nil"/>
              <w:left w:val="nil"/>
              <w:bottom w:val="single" w:sz="8" w:space="0" w:color="000000"/>
              <w:right w:val="single" w:sz="8" w:space="0" w:color="000000"/>
            </w:tcBorders>
            <w:shd w:val="clear" w:color="auto" w:fill="auto"/>
            <w:vAlign w:val="center"/>
          </w:tcPr>
          <w:p w14:paraId="5FFC2FB5" w14:textId="77777777" w:rsidR="00B85E8D" w:rsidRPr="006C6123" w:rsidRDefault="00B85E8D" w:rsidP="00B85E8D">
            <w:pPr>
              <w:rPr>
                <w:rFonts w:ascii="Calibri" w:hAnsi="Calibri"/>
                <w:color w:val="000000"/>
                <w:lang w:val="en-GB" w:eastAsia="en-US"/>
              </w:rPr>
            </w:pPr>
          </w:p>
        </w:tc>
      </w:tr>
      <w:tr w:rsidR="00774EDA" w:rsidRPr="006A73A0" w14:paraId="3E2418E3"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C3D1870" w14:textId="2A3F9742" w:rsidR="00774EDA" w:rsidRPr="006C6123" w:rsidRDefault="00774EDA" w:rsidP="00B85E8D">
            <w:pPr>
              <w:rPr>
                <w:rFonts w:ascii="Calibri" w:hAnsi="Calibri"/>
                <w:color w:val="000000"/>
                <w:lang w:val="en-GB" w:eastAsia="en-US"/>
              </w:rPr>
            </w:pPr>
            <w:r>
              <w:rPr>
                <w:rFonts w:ascii="Calibri" w:hAnsi="Calibri"/>
                <w:color w:val="000000"/>
                <w:lang w:val="en-GB" w:eastAsia="en-US"/>
              </w:rPr>
              <w:t>Option Description</w:t>
            </w:r>
          </w:p>
        </w:tc>
        <w:tc>
          <w:tcPr>
            <w:tcW w:w="1721" w:type="pct"/>
            <w:tcBorders>
              <w:top w:val="nil"/>
              <w:left w:val="nil"/>
              <w:bottom w:val="single" w:sz="8" w:space="0" w:color="000000"/>
              <w:right w:val="single" w:sz="8" w:space="0" w:color="000000"/>
            </w:tcBorders>
            <w:shd w:val="clear" w:color="auto" w:fill="auto"/>
            <w:vAlign w:val="center"/>
          </w:tcPr>
          <w:p w14:paraId="6EDF46BE" w14:textId="321ED932" w:rsidR="00774EDA" w:rsidRPr="006C6123" w:rsidRDefault="00E120D4" w:rsidP="00B85E8D">
            <w:pPr>
              <w:rPr>
                <w:rFonts w:ascii="Calibri" w:hAnsi="Calibri"/>
                <w:color w:val="000000"/>
                <w:lang w:val="en-GB" w:eastAsia="en-US"/>
              </w:rPr>
            </w:pPr>
            <w:r>
              <w:rPr>
                <w:rFonts w:ascii="Calibri" w:hAnsi="Calibri"/>
                <w:color w:val="000000"/>
                <w:lang w:val="en-GB" w:eastAsia="en-US"/>
              </w:rPr>
              <w:t>Description of the option</w:t>
            </w:r>
          </w:p>
        </w:tc>
        <w:tc>
          <w:tcPr>
            <w:tcW w:w="1790" w:type="pct"/>
            <w:tcBorders>
              <w:top w:val="nil"/>
              <w:left w:val="nil"/>
              <w:bottom w:val="single" w:sz="8" w:space="0" w:color="000000"/>
              <w:right w:val="single" w:sz="8" w:space="0" w:color="000000"/>
            </w:tcBorders>
            <w:shd w:val="clear" w:color="auto" w:fill="auto"/>
            <w:vAlign w:val="center"/>
          </w:tcPr>
          <w:p w14:paraId="06A9E0DC" w14:textId="77777777" w:rsidR="00774EDA" w:rsidRPr="006C6123" w:rsidRDefault="00774EDA" w:rsidP="00B85E8D">
            <w:pPr>
              <w:rPr>
                <w:rFonts w:ascii="Calibri" w:hAnsi="Calibri"/>
                <w:color w:val="000000"/>
                <w:lang w:val="en-GB" w:eastAsia="en-US"/>
              </w:rPr>
            </w:pPr>
          </w:p>
        </w:tc>
      </w:tr>
      <w:tr w:rsidR="00B85E8D" w:rsidRPr="006A73A0" w14:paraId="7E516113"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F42273B" w14:textId="70342658"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Sales Order Units (Original)</w:t>
            </w:r>
          </w:p>
        </w:tc>
        <w:tc>
          <w:tcPr>
            <w:tcW w:w="1721" w:type="pct"/>
            <w:tcBorders>
              <w:top w:val="nil"/>
              <w:left w:val="nil"/>
              <w:bottom w:val="single" w:sz="8" w:space="0" w:color="000000"/>
              <w:right w:val="single" w:sz="8" w:space="0" w:color="000000"/>
            </w:tcBorders>
            <w:shd w:val="clear" w:color="auto" w:fill="auto"/>
            <w:vAlign w:val="center"/>
          </w:tcPr>
          <w:p w14:paraId="67E7CF15" w14:textId="1BAFFFAC"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Sum of all SKUs on the Sales Order when it was first sent from WTSO to Wholesale Portal.</w:t>
            </w:r>
          </w:p>
        </w:tc>
        <w:tc>
          <w:tcPr>
            <w:tcW w:w="1790" w:type="pct"/>
            <w:tcBorders>
              <w:top w:val="nil"/>
              <w:left w:val="nil"/>
              <w:bottom w:val="single" w:sz="8" w:space="0" w:color="000000"/>
              <w:right w:val="single" w:sz="8" w:space="0" w:color="000000"/>
            </w:tcBorders>
            <w:shd w:val="clear" w:color="auto" w:fill="auto"/>
            <w:vAlign w:val="center"/>
          </w:tcPr>
          <w:p w14:paraId="430051DD" w14:textId="2A6A5B1C"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This original unit’s column will never change in value in Wholesale Portal, as it will captured only for the first time when Sales Order was first sent to Wholesale Portal from WTSO.</w:t>
            </w:r>
          </w:p>
        </w:tc>
      </w:tr>
      <w:tr w:rsidR="00B85E8D" w:rsidRPr="006A73A0" w14:paraId="620F1045"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E85B7F6" w14:textId="4D2D631B"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Sales Order Units (Current)</w:t>
            </w:r>
          </w:p>
        </w:tc>
        <w:tc>
          <w:tcPr>
            <w:tcW w:w="1721" w:type="pct"/>
            <w:tcBorders>
              <w:top w:val="nil"/>
              <w:left w:val="nil"/>
              <w:bottom w:val="single" w:sz="8" w:space="0" w:color="000000"/>
              <w:right w:val="single" w:sz="8" w:space="0" w:color="000000"/>
            </w:tcBorders>
            <w:shd w:val="clear" w:color="auto" w:fill="auto"/>
            <w:vAlign w:val="center"/>
          </w:tcPr>
          <w:p w14:paraId="7AEF4396" w14:textId="613FEE54"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Sum of all SKUs on the sales orders.</w:t>
            </w:r>
          </w:p>
        </w:tc>
        <w:tc>
          <w:tcPr>
            <w:tcW w:w="1790" w:type="pct"/>
            <w:tcBorders>
              <w:top w:val="nil"/>
              <w:left w:val="nil"/>
              <w:bottom w:val="single" w:sz="8" w:space="0" w:color="000000"/>
              <w:right w:val="single" w:sz="8" w:space="0" w:color="000000"/>
            </w:tcBorders>
            <w:shd w:val="clear" w:color="auto" w:fill="auto"/>
            <w:vAlign w:val="center"/>
          </w:tcPr>
          <w:p w14:paraId="4800CEEC" w14:textId="63E0EC97"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In the Sales Order was never updated after it was first sent from WTSO then both Original and Current unit column will show the same value.</w:t>
            </w:r>
            <w:r>
              <w:rPr>
                <w:rFonts w:ascii="Calibri" w:hAnsi="Calibri"/>
                <w:color w:val="000000"/>
                <w:lang w:val="en-GB" w:eastAsia="en-US"/>
              </w:rPr>
              <w:t xml:space="preserve"> From the above example in Figure 7.3 this value will be 400.</w:t>
            </w:r>
          </w:p>
        </w:tc>
      </w:tr>
      <w:tr w:rsidR="00B85E8D" w:rsidRPr="006A73A0" w14:paraId="28AF6393"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2F02E85" w14:textId="3E6967C5" w:rsidR="00B85E8D" w:rsidRPr="006C6123" w:rsidRDefault="00B85E8D" w:rsidP="00B85E8D">
            <w:pPr>
              <w:rPr>
                <w:rFonts w:ascii="Calibri" w:hAnsi="Calibri"/>
                <w:color w:val="000000"/>
                <w:lang w:val="en-GB" w:eastAsia="en-US"/>
              </w:rPr>
            </w:pPr>
            <w:r>
              <w:rPr>
                <w:rFonts w:ascii="Calibri" w:hAnsi="Calibri"/>
                <w:color w:val="000000"/>
                <w:lang w:val="en-GB" w:eastAsia="en-US"/>
              </w:rPr>
              <w:t>Final Destination PO Units</w:t>
            </w:r>
          </w:p>
        </w:tc>
        <w:tc>
          <w:tcPr>
            <w:tcW w:w="1721" w:type="pct"/>
            <w:tcBorders>
              <w:top w:val="nil"/>
              <w:left w:val="nil"/>
              <w:bottom w:val="single" w:sz="8" w:space="0" w:color="000000"/>
              <w:right w:val="single" w:sz="8" w:space="0" w:color="000000"/>
            </w:tcBorders>
            <w:shd w:val="clear" w:color="auto" w:fill="auto"/>
            <w:vAlign w:val="center"/>
          </w:tcPr>
          <w:p w14:paraId="233556E5" w14:textId="187ECA26"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Sum of all SKUs on Supplier PO</w:t>
            </w:r>
          </w:p>
        </w:tc>
        <w:tc>
          <w:tcPr>
            <w:tcW w:w="1790" w:type="pct"/>
            <w:tcBorders>
              <w:top w:val="nil"/>
              <w:left w:val="nil"/>
              <w:bottom w:val="single" w:sz="8" w:space="0" w:color="000000"/>
              <w:right w:val="single" w:sz="8" w:space="0" w:color="000000"/>
            </w:tcBorders>
            <w:shd w:val="clear" w:color="auto" w:fill="auto"/>
            <w:vAlign w:val="center"/>
          </w:tcPr>
          <w:p w14:paraId="505359F8" w14:textId="35FDD7A6"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These PO units will be a summed-up value of all SKUs present as commitment on Supplier PO.</w:t>
            </w:r>
            <w:r>
              <w:rPr>
                <w:rFonts w:ascii="Calibri" w:hAnsi="Calibri"/>
                <w:color w:val="000000"/>
                <w:lang w:val="en-GB" w:eastAsia="en-US"/>
              </w:rPr>
              <w:t xml:space="preserve"> From the above example in Figure 7.3 this value will be 400.</w:t>
            </w:r>
          </w:p>
        </w:tc>
      </w:tr>
      <w:tr w:rsidR="00B85E8D" w:rsidRPr="006A73A0" w14:paraId="248B4E07"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913ABB5" w14:textId="7B354D0B" w:rsidR="00B85E8D" w:rsidRPr="006C6123" w:rsidRDefault="00B85E8D" w:rsidP="00B85E8D">
            <w:pPr>
              <w:rPr>
                <w:rFonts w:ascii="Calibri" w:hAnsi="Calibri"/>
                <w:color w:val="000000"/>
                <w:lang w:val="en-GB" w:eastAsia="en-US"/>
              </w:rPr>
            </w:pPr>
            <w:r>
              <w:rPr>
                <w:rFonts w:ascii="Calibri" w:hAnsi="Calibri"/>
                <w:color w:val="000000"/>
                <w:lang w:val="en-GB" w:eastAsia="en-US"/>
              </w:rPr>
              <w:t>Final Destination Receipted Units</w:t>
            </w:r>
          </w:p>
        </w:tc>
        <w:tc>
          <w:tcPr>
            <w:tcW w:w="1721" w:type="pct"/>
            <w:tcBorders>
              <w:top w:val="nil"/>
              <w:left w:val="nil"/>
              <w:bottom w:val="single" w:sz="8" w:space="0" w:color="000000"/>
              <w:right w:val="single" w:sz="8" w:space="0" w:color="000000"/>
            </w:tcBorders>
            <w:shd w:val="clear" w:color="auto" w:fill="auto"/>
            <w:vAlign w:val="center"/>
          </w:tcPr>
          <w:p w14:paraId="02AF3C30" w14:textId="574A7DAB" w:rsidR="00B85E8D" w:rsidRPr="006C6123" w:rsidRDefault="00B85E8D" w:rsidP="00B85E8D">
            <w:pPr>
              <w:rPr>
                <w:rFonts w:ascii="Calibri" w:hAnsi="Calibri"/>
                <w:color w:val="000000"/>
                <w:lang w:val="en-GB" w:eastAsia="en-US"/>
              </w:rPr>
            </w:pPr>
            <w:r w:rsidRPr="006C6123">
              <w:rPr>
                <w:rFonts w:ascii="Calibri" w:hAnsi="Calibri"/>
                <w:color w:val="000000"/>
                <w:lang w:val="en-GB" w:eastAsia="en-US"/>
              </w:rPr>
              <w:t>Sum of all SKUs on Supplier PO that are receipted in the source warehouse.</w:t>
            </w:r>
          </w:p>
        </w:tc>
        <w:tc>
          <w:tcPr>
            <w:tcW w:w="1790" w:type="pct"/>
            <w:tcBorders>
              <w:top w:val="nil"/>
              <w:left w:val="nil"/>
              <w:bottom w:val="single" w:sz="8" w:space="0" w:color="000000"/>
              <w:right w:val="single" w:sz="8" w:space="0" w:color="000000"/>
            </w:tcBorders>
            <w:shd w:val="clear" w:color="auto" w:fill="auto"/>
            <w:vAlign w:val="center"/>
          </w:tcPr>
          <w:p w14:paraId="17A4B39D" w14:textId="7230CD6C" w:rsidR="00B85E8D" w:rsidRPr="006C6123" w:rsidRDefault="00B85E8D" w:rsidP="00B85E8D">
            <w:pPr>
              <w:rPr>
                <w:rFonts w:ascii="Calibri" w:hAnsi="Calibri"/>
                <w:color w:val="000000"/>
                <w:lang w:val="en-GB" w:eastAsia="en-US"/>
              </w:rPr>
            </w:pPr>
            <w:r>
              <w:rPr>
                <w:rFonts w:ascii="Calibri" w:hAnsi="Calibri"/>
                <w:color w:val="000000"/>
                <w:lang w:val="en-GB" w:eastAsia="en-US"/>
              </w:rPr>
              <w:t>From the above example in Figure 7.3 this value will be 320. So, user would have to re-distribute these 320 units on both Sales orders.</w:t>
            </w:r>
            <w:r w:rsidR="00875D0E">
              <w:rPr>
                <w:rFonts w:ascii="Calibri" w:hAnsi="Calibri"/>
                <w:color w:val="000000"/>
                <w:lang w:val="en-GB" w:eastAsia="en-US"/>
              </w:rPr>
              <w:t xml:space="preserve"> If user has already released some of the associated Sales Orders, then this receipted units will deduct the no. of units present on the released Sales Orders.</w:t>
            </w:r>
          </w:p>
        </w:tc>
      </w:tr>
      <w:tr w:rsidR="00B85E8D" w:rsidRPr="006A73A0" w14:paraId="0EDE692A"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B8BC821" w14:textId="7FD4759F" w:rsidR="00B85E8D" w:rsidRPr="006C6123" w:rsidRDefault="00B85E8D" w:rsidP="00B85E8D">
            <w:pPr>
              <w:rPr>
                <w:rFonts w:ascii="Calibri" w:hAnsi="Calibri"/>
                <w:color w:val="000000"/>
                <w:lang w:val="en-GB" w:eastAsia="en-US"/>
              </w:rPr>
            </w:pPr>
            <w:r>
              <w:rPr>
                <w:rFonts w:ascii="Calibri" w:hAnsi="Calibri"/>
                <w:color w:val="000000"/>
                <w:lang w:val="en-GB" w:eastAsia="en-US"/>
              </w:rPr>
              <w:lastRenderedPageBreak/>
              <w:t>Distributed</w:t>
            </w:r>
          </w:p>
        </w:tc>
        <w:tc>
          <w:tcPr>
            <w:tcW w:w="1721" w:type="pct"/>
            <w:tcBorders>
              <w:top w:val="nil"/>
              <w:left w:val="nil"/>
              <w:bottom w:val="single" w:sz="8" w:space="0" w:color="000000"/>
              <w:right w:val="single" w:sz="8" w:space="0" w:color="000000"/>
            </w:tcBorders>
            <w:shd w:val="clear" w:color="auto" w:fill="auto"/>
            <w:vAlign w:val="center"/>
          </w:tcPr>
          <w:p w14:paraId="6C898FFF" w14:textId="07662113" w:rsidR="00B85E8D" w:rsidRPr="006C6123" w:rsidRDefault="00B85E8D" w:rsidP="00B85E8D">
            <w:pPr>
              <w:rPr>
                <w:rFonts w:ascii="Calibri" w:hAnsi="Calibri"/>
                <w:color w:val="000000"/>
                <w:lang w:val="en-GB" w:eastAsia="en-US"/>
              </w:rPr>
            </w:pPr>
            <w:r>
              <w:rPr>
                <w:rFonts w:ascii="Calibri" w:hAnsi="Calibri"/>
                <w:color w:val="000000"/>
                <w:lang w:val="en-GB" w:eastAsia="en-US"/>
              </w:rPr>
              <w:t>This column will show if the Sales Order is distributed or not.</w:t>
            </w:r>
          </w:p>
        </w:tc>
        <w:tc>
          <w:tcPr>
            <w:tcW w:w="1790" w:type="pct"/>
            <w:tcBorders>
              <w:top w:val="nil"/>
              <w:left w:val="nil"/>
              <w:bottom w:val="single" w:sz="8" w:space="0" w:color="000000"/>
              <w:right w:val="single" w:sz="8" w:space="0" w:color="000000"/>
            </w:tcBorders>
            <w:shd w:val="clear" w:color="auto" w:fill="auto"/>
            <w:vAlign w:val="center"/>
          </w:tcPr>
          <w:p w14:paraId="3CD1B9E0" w14:textId="77777777" w:rsidR="00B85E8D" w:rsidRDefault="00B85E8D" w:rsidP="00B85E8D">
            <w:pPr>
              <w:rPr>
                <w:rFonts w:ascii="Calibri" w:hAnsi="Calibri"/>
                <w:color w:val="000000"/>
                <w:lang w:val="en-GB" w:eastAsia="en-US"/>
              </w:rPr>
            </w:pPr>
            <w:r>
              <w:rPr>
                <w:rFonts w:ascii="Calibri" w:hAnsi="Calibri"/>
                <w:color w:val="000000"/>
                <w:lang w:val="en-GB" w:eastAsia="en-US"/>
              </w:rPr>
              <w:t>The valid values for this field are-</w:t>
            </w:r>
          </w:p>
          <w:p w14:paraId="111F2955" w14:textId="6DDD99D8" w:rsidR="00B85E8D" w:rsidRDefault="00B85E8D" w:rsidP="00572530">
            <w:pPr>
              <w:pStyle w:val="ListParagraph"/>
              <w:numPr>
                <w:ilvl w:val="0"/>
                <w:numId w:val="30"/>
              </w:numPr>
              <w:rPr>
                <w:rFonts w:ascii="Calibri" w:hAnsi="Calibri"/>
                <w:color w:val="000000"/>
                <w:lang w:val="en-GB" w:eastAsia="en-US"/>
              </w:rPr>
            </w:pPr>
            <w:r>
              <w:rPr>
                <w:rFonts w:ascii="Calibri" w:hAnsi="Calibri"/>
                <w:color w:val="000000"/>
                <w:lang w:val="en-GB" w:eastAsia="en-US"/>
              </w:rPr>
              <w:t>Y- Sales Order is distributed</w:t>
            </w:r>
          </w:p>
          <w:p w14:paraId="69367D7A" w14:textId="77777777" w:rsidR="00B85E8D" w:rsidRDefault="00B85E8D" w:rsidP="00572530">
            <w:pPr>
              <w:pStyle w:val="ListParagraph"/>
              <w:numPr>
                <w:ilvl w:val="0"/>
                <w:numId w:val="30"/>
              </w:numPr>
              <w:rPr>
                <w:rFonts w:ascii="Calibri" w:hAnsi="Calibri"/>
                <w:color w:val="000000"/>
                <w:lang w:val="en-GB" w:eastAsia="en-US"/>
              </w:rPr>
            </w:pPr>
            <w:r>
              <w:rPr>
                <w:rFonts w:ascii="Calibri" w:hAnsi="Calibri"/>
                <w:color w:val="000000"/>
                <w:lang w:val="en-GB" w:eastAsia="en-US"/>
              </w:rPr>
              <w:t>N – Sales Order is not yet distributed</w:t>
            </w:r>
          </w:p>
          <w:p w14:paraId="74662D22" w14:textId="4ACFE165" w:rsidR="00B85E8D" w:rsidRPr="00E06B17" w:rsidRDefault="00B85E8D" w:rsidP="00B85E8D">
            <w:pPr>
              <w:rPr>
                <w:rFonts w:ascii="Calibri" w:hAnsi="Calibri"/>
                <w:color w:val="000000"/>
                <w:lang w:val="en-GB" w:eastAsia="en-US"/>
              </w:rPr>
            </w:pPr>
            <w:r>
              <w:rPr>
                <w:rFonts w:ascii="Calibri" w:hAnsi="Calibri"/>
                <w:color w:val="000000"/>
                <w:lang w:val="en-GB" w:eastAsia="en-US"/>
              </w:rPr>
              <w:t>From the above example in Figure 7.3 this value will be N as user has not distributed the receipted units yet.</w:t>
            </w:r>
          </w:p>
        </w:tc>
      </w:tr>
    </w:tbl>
    <w:p w14:paraId="6BC1E685" w14:textId="7E8AB8F0" w:rsidR="0038691E" w:rsidRPr="007052A5" w:rsidRDefault="0038691E" w:rsidP="0038691E">
      <w:pPr>
        <w:pStyle w:val="Caption"/>
        <w:ind w:left="2127"/>
        <w:jc w:val="center"/>
        <w:rPr>
          <w:ins w:id="532" w:author="Sergio Rodrigues" w:date="2022-05-27T17:11:00Z"/>
          <w:color w:val="auto"/>
          <w:lang w:val="en-GB"/>
        </w:rPr>
      </w:pPr>
      <w:ins w:id="533" w:author="Sergio Rodrigues" w:date="2022-05-27T17:11: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13</w:t>
      </w:r>
      <w:ins w:id="534" w:author="Sergio Rodrigues" w:date="2022-05-27T17:11:00Z">
        <w:r w:rsidRPr="000F4E5F">
          <w:rPr>
            <w:color w:val="auto"/>
            <w:lang w:val="en-GB"/>
          </w:rPr>
          <w:fldChar w:fldCharType="end"/>
        </w:r>
        <w:r w:rsidRPr="000F4E5F">
          <w:rPr>
            <w:color w:val="auto"/>
            <w:lang w:val="en-GB"/>
          </w:rPr>
          <w:t xml:space="preserve"> - </w:t>
        </w:r>
      </w:ins>
      <w:ins w:id="535" w:author="Sergio Rodrigues" w:date="2022-05-27T11:59:00Z">
        <w:r w:rsidRPr="007837A3">
          <w:rPr>
            <w:lang w:val="en-GB"/>
          </w:rPr>
          <w:t xml:space="preserve">Re-distribute PO screen </w:t>
        </w:r>
      </w:ins>
      <w:ins w:id="536" w:author="Sergio Rodrigues" w:date="2022-05-27T17:11:00Z">
        <w:r>
          <w:rPr>
            <w:lang w:val="en-GB"/>
          </w:rPr>
          <w:t>(Header</w:t>
        </w:r>
        <w:r w:rsidRPr="006A73A0">
          <w:rPr>
            <w:lang w:val="en-GB"/>
          </w:rPr>
          <w:t xml:space="preserve"> </w:t>
        </w:r>
        <w:r>
          <w:rPr>
            <w:lang w:val="en-GB"/>
          </w:rPr>
          <w:t>Table)</w:t>
        </w:r>
      </w:ins>
    </w:p>
    <w:p w14:paraId="121DB916" w14:textId="517F2F24" w:rsidR="00E06B17" w:rsidRDefault="00E06B17" w:rsidP="00506E40">
      <w:pPr>
        <w:pStyle w:val="BodyText"/>
        <w:jc w:val="both"/>
        <w:rPr>
          <w:lang w:val="en-GB"/>
        </w:rPr>
      </w:pPr>
    </w:p>
    <w:p w14:paraId="46D0FA41" w14:textId="1A9DCC8B" w:rsidR="003828AC" w:rsidRDefault="00E06B17" w:rsidP="00545D2B">
      <w:pPr>
        <w:pStyle w:val="BodyText"/>
        <w:ind w:left="1418"/>
        <w:jc w:val="both"/>
        <w:rPr>
          <w:lang w:val="en-GB"/>
        </w:rPr>
      </w:pPr>
      <w:r w:rsidRPr="00E06B17">
        <w:rPr>
          <w:b/>
          <w:bCs/>
          <w:u w:val="single"/>
          <w:lang w:val="en-GB"/>
        </w:rPr>
        <w:t>Automatic Button</w:t>
      </w:r>
    </w:p>
    <w:p w14:paraId="33055BAD" w14:textId="4CC4BE29" w:rsidR="00E06B17" w:rsidRDefault="00E06B17" w:rsidP="00545D2B">
      <w:pPr>
        <w:pStyle w:val="BodyText"/>
        <w:ind w:left="1418"/>
        <w:jc w:val="both"/>
        <w:rPr>
          <w:lang w:val="en-GB"/>
        </w:rPr>
      </w:pPr>
      <w:r>
        <w:rPr>
          <w:lang w:val="en-GB"/>
        </w:rPr>
        <w:t>This automatic button will allow user to auto prorate the receipted Supplier PO units for each brand size in Supplier PO to respective Sales Order units based on the ratio of current units in each individual Sales Order. When user</w:t>
      </w:r>
      <w:r w:rsidR="00DD595E">
        <w:rPr>
          <w:lang w:val="en-GB"/>
        </w:rPr>
        <w:t xml:space="preserve"> </w:t>
      </w:r>
      <w:r>
        <w:rPr>
          <w:lang w:val="en-GB"/>
        </w:rPr>
        <w:t>will click on Automatic button an ‘Automatic Re-distribution PO’ pop-up will open as shown in below figure.</w:t>
      </w:r>
    </w:p>
    <w:p w14:paraId="00388B47" w14:textId="77777777" w:rsidR="007837A3" w:rsidRDefault="007837A3" w:rsidP="00545D2B">
      <w:pPr>
        <w:pStyle w:val="BodyText"/>
        <w:ind w:left="1418"/>
        <w:jc w:val="both"/>
        <w:rPr>
          <w:lang w:val="en-GB"/>
        </w:rPr>
      </w:pPr>
    </w:p>
    <w:p w14:paraId="03DE27B4" w14:textId="60E39FB7" w:rsidR="00C82633" w:rsidRDefault="007837A3" w:rsidP="00545D2B">
      <w:pPr>
        <w:pStyle w:val="BodyText"/>
        <w:ind w:left="1418"/>
        <w:jc w:val="both"/>
        <w:rPr>
          <w:lang w:val="en-GB"/>
        </w:rPr>
      </w:pPr>
      <w:ins w:id="537" w:author="Sergio Rodrigues" w:date="2022-05-27T12:04:00Z">
        <w:r>
          <w:rPr>
            <w:noProof/>
            <w:lang w:val="en-GB"/>
          </w:rPr>
          <w:drawing>
            <wp:inline distT="0" distB="0" distL="0" distR="0" wp14:anchorId="122508BC" wp14:editId="7D127D43">
              <wp:extent cx="5697416" cy="1919181"/>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09904" cy="1923387"/>
                      </a:xfrm>
                      <a:prstGeom prst="rect">
                        <a:avLst/>
                      </a:prstGeom>
                      <a:noFill/>
                      <a:ln>
                        <a:noFill/>
                      </a:ln>
                    </pic:spPr>
                  </pic:pic>
                </a:graphicData>
              </a:graphic>
            </wp:inline>
          </w:drawing>
        </w:r>
      </w:ins>
    </w:p>
    <w:p w14:paraId="52EF0289" w14:textId="13E5335C" w:rsidR="007837A3" w:rsidRPr="007837A3" w:rsidRDefault="007837A3" w:rsidP="007837A3">
      <w:pPr>
        <w:pStyle w:val="Caption"/>
        <w:ind w:left="1418"/>
        <w:jc w:val="center"/>
        <w:rPr>
          <w:ins w:id="538" w:author="Sergio Rodrigues" w:date="2022-05-27T12:04:00Z"/>
          <w:lang w:val="en-GB"/>
        </w:rPr>
      </w:pPr>
      <w:ins w:id="539" w:author="Sergio Rodrigues" w:date="2022-05-27T12:04:00Z">
        <w:r w:rsidRPr="007837A3">
          <w:rPr>
            <w:lang w:val="en-GB"/>
          </w:rPr>
          <w:t xml:space="preserve">Figure </w:t>
        </w:r>
        <w:r w:rsidRPr="007837A3">
          <w:rPr>
            <w:lang w:val="en-GB"/>
          </w:rPr>
          <w:fldChar w:fldCharType="begin"/>
        </w:r>
        <w:r w:rsidRPr="007837A3">
          <w:rPr>
            <w:lang w:val="en-GB"/>
          </w:rPr>
          <w:instrText xml:space="preserve"> SEQ Figure \* ARABIC </w:instrText>
        </w:r>
        <w:r w:rsidRPr="007837A3">
          <w:rPr>
            <w:lang w:val="en-GB"/>
          </w:rPr>
          <w:fldChar w:fldCharType="separate"/>
        </w:r>
      </w:ins>
      <w:r w:rsidR="00320EA2">
        <w:rPr>
          <w:noProof/>
          <w:lang w:val="en-GB"/>
        </w:rPr>
        <w:t>38</w:t>
      </w:r>
      <w:ins w:id="540" w:author="Sergio Rodrigues" w:date="2022-05-27T12:04:00Z">
        <w:r w:rsidRPr="007837A3">
          <w:rPr>
            <w:lang w:val="en-GB"/>
          </w:rPr>
          <w:fldChar w:fldCharType="end"/>
        </w:r>
        <w:r w:rsidRPr="007837A3">
          <w:rPr>
            <w:lang w:val="en-GB"/>
          </w:rPr>
          <w:t xml:space="preserve"> – </w:t>
        </w:r>
        <w:r>
          <w:rPr>
            <w:color w:val="auto"/>
            <w:lang w:val="en-GB"/>
          </w:rPr>
          <w:t>Automatic Re-Distribution PO pop-up</w:t>
        </w:r>
      </w:ins>
    </w:p>
    <w:p w14:paraId="7B6EC1AB" w14:textId="77777777" w:rsidR="00DD595E" w:rsidRDefault="00DD595E" w:rsidP="00E06B17">
      <w:pPr>
        <w:pStyle w:val="BodyText"/>
        <w:jc w:val="both"/>
        <w:rPr>
          <w:lang w:val="en-GB"/>
        </w:rPr>
      </w:pPr>
    </w:p>
    <w:p w14:paraId="4616D2D2" w14:textId="3153EB18" w:rsidR="00E06B17" w:rsidRPr="006A73A0" w:rsidRDefault="00E06B17" w:rsidP="00E06B17">
      <w:pPr>
        <w:pStyle w:val="BodyText"/>
        <w:jc w:val="both"/>
        <w:rPr>
          <w:lang w:val="en-GB"/>
        </w:rPr>
      </w:pPr>
      <w:r>
        <w:rPr>
          <w:lang w:val="en-GB"/>
        </w:rPr>
        <w:t>Details of all fields shown in this table are described below</w:t>
      </w:r>
      <w:r w:rsidRPr="005D056E">
        <w:rPr>
          <w:lang w:val="en-GB"/>
        </w:rPr>
        <w:t>:</w:t>
      </w:r>
      <w:r w:rsidRPr="00EC4B34">
        <w:rPr>
          <w:lang w:val="en-GB"/>
        </w:rPr>
        <w:t xml:space="preserve"> </w:t>
      </w:r>
    </w:p>
    <w:tbl>
      <w:tblPr>
        <w:tblW w:w="3906" w:type="pct"/>
        <w:jc w:val="right"/>
        <w:tblLook w:val="04A0" w:firstRow="1" w:lastRow="0" w:firstColumn="1" w:lastColumn="0" w:noHBand="0" w:noVBand="1"/>
      </w:tblPr>
      <w:tblGrid>
        <w:gridCol w:w="2424"/>
        <w:gridCol w:w="2802"/>
        <w:gridCol w:w="2914"/>
      </w:tblGrid>
      <w:tr w:rsidR="00E06B17" w:rsidRPr="006A73A0" w14:paraId="0811D22A" w14:textId="77777777" w:rsidTr="001C0F76">
        <w:trPr>
          <w:trHeight w:val="315"/>
          <w:tblHeader/>
          <w:jc w:val="right"/>
        </w:trPr>
        <w:tc>
          <w:tcPr>
            <w:tcW w:w="1489" w:type="pct"/>
            <w:tcBorders>
              <w:top w:val="nil"/>
              <w:left w:val="single" w:sz="8" w:space="0" w:color="000000"/>
              <w:bottom w:val="single" w:sz="8" w:space="0" w:color="000000"/>
              <w:right w:val="single" w:sz="8" w:space="0" w:color="000000"/>
            </w:tcBorders>
            <w:shd w:val="clear" w:color="auto" w:fill="A6A6A6"/>
            <w:vAlign w:val="center"/>
            <w:hideMark/>
          </w:tcPr>
          <w:p w14:paraId="74A2A2CB" w14:textId="77777777" w:rsidR="00E06B17" w:rsidRPr="006A73A0" w:rsidRDefault="00E06B17" w:rsidP="001C0F76">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21" w:type="pct"/>
            <w:tcBorders>
              <w:top w:val="nil"/>
              <w:left w:val="nil"/>
              <w:bottom w:val="single" w:sz="8" w:space="0" w:color="000000"/>
              <w:right w:val="single" w:sz="8" w:space="0" w:color="000000"/>
            </w:tcBorders>
            <w:shd w:val="clear" w:color="auto" w:fill="A6A6A6"/>
            <w:vAlign w:val="center"/>
            <w:hideMark/>
          </w:tcPr>
          <w:p w14:paraId="1E4C4427" w14:textId="77777777" w:rsidR="00E06B17" w:rsidRPr="006A73A0" w:rsidRDefault="00E06B17" w:rsidP="001C0F76">
            <w:pPr>
              <w:rPr>
                <w:rFonts w:ascii="Calibri" w:hAnsi="Calibri"/>
                <w:b/>
                <w:bCs/>
                <w:sz w:val="16"/>
                <w:szCs w:val="16"/>
                <w:lang w:val="en-GB" w:eastAsia="en-US"/>
              </w:rPr>
            </w:pPr>
            <w:r w:rsidRPr="006A73A0">
              <w:rPr>
                <w:rFonts w:ascii="Calibri" w:hAnsi="Calibri"/>
                <w:b/>
                <w:bCs/>
                <w:sz w:val="16"/>
                <w:szCs w:val="16"/>
                <w:lang w:val="en-GB" w:eastAsia="en-US"/>
              </w:rPr>
              <w:t>Description</w:t>
            </w:r>
          </w:p>
        </w:tc>
        <w:tc>
          <w:tcPr>
            <w:tcW w:w="1790" w:type="pct"/>
            <w:tcBorders>
              <w:top w:val="nil"/>
              <w:left w:val="nil"/>
              <w:bottom w:val="single" w:sz="8" w:space="0" w:color="000000"/>
              <w:right w:val="single" w:sz="8" w:space="0" w:color="000000"/>
            </w:tcBorders>
            <w:shd w:val="clear" w:color="auto" w:fill="A6A6A6"/>
            <w:vAlign w:val="center"/>
            <w:hideMark/>
          </w:tcPr>
          <w:p w14:paraId="6EDF5020" w14:textId="77777777" w:rsidR="00E06B17" w:rsidRPr="006A73A0" w:rsidRDefault="00E06B17" w:rsidP="001C0F76">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5D056E" w:rsidRPr="006A73A0" w14:paraId="618EB606"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5DA7505" w14:textId="4BCA0163" w:rsidR="005D056E" w:rsidRDefault="005D056E" w:rsidP="005D056E">
            <w:pPr>
              <w:rPr>
                <w:rFonts w:ascii="Calibri" w:hAnsi="Calibri"/>
                <w:color w:val="000000"/>
                <w:lang w:val="en-GB" w:eastAsia="en-US"/>
              </w:rPr>
            </w:pPr>
            <w:r w:rsidRPr="006C6123">
              <w:rPr>
                <w:rFonts w:ascii="Calibri" w:hAnsi="Calibri"/>
                <w:color w:val="000000"/>
                <w:lang w:val="en-GB" w:eastAsia="en-US"/>
              </w:rPr>
              <w:t>Sales Order No.</w:t>
            </w:r>
          </w:p>
        </w:tc>
        <w:tc>
          <w:tcPr>
            <w:tcW w:w="1721" w:type="pct"/>
            <w:tcBorders>
              <w:top w:val="nil"/>
              <w:left w:val="nil"/>
              <w:bottom w:val="single" w:sz="8" w:space="0" w:color="000000"/>
              <w:right w:val="single" w:sz="8" w:space="0" w:color="000000"/>
            </w:tcBorders>
            <w:shd w:val="clear" w:color="auto" w:fill="auto"/>
            <w:vAlign w:val="center"/>
          </w:tcPr>
          <w:p w14:paraId="18C80D79" w14:textId="1FA4011E" w:rsidR="005D056E" w:rsidRPr="006C6123" w:rsidRDefault="005D056E" w:rsidP="005D056E">
            <w:pPr>
              <w:rPr>
                <w:rFonts w:ascii="Calibri" w:hAnsi="Calibri"/>
                <w:color w:val="000000"/>
                <w:lang w:val="en-GB" w:eastAsia="en-US"/>
              </w:rPr>
            </w:pPr>
            <w:r w:rsidRPr="006C6123">
              <w:rPr>
                <w:rFonts w:ascii="Calibri" w:hAnsi="Calibri"/>
                <w:color w:val="000000"/>
                <w:lang w:val="en-GB" w:eastAsia="en-US"/>
              </w:rPr>
              <w:t xml:space="preserve">Unique reference in Wholesale Portal assigned to each Sales Orders. </w:t>
            </w:r>
          </w:p>
        </w:tc>
        <w:tc>
          <w:tcPr>
            <w:tcW w:w="1790" w:type="pct"/>
            <w:tcBorders>
              <w:top w:val="nil"/>
              <w:left w:val="nil"/>
              <w:bottom w:val="single" w:sz="8" w:space="0" w:color="000000"/>
              <w:right w:val="single" w:sz="8" w:space="0" w:color="000000"/>
            </w:tcBorders>
            <w:shd w:val="clear" w:color="auto" w:fill="auto"/>
            <w:vAlign w:val="center"/>
          </w:tcPr>
          <w:p w14:paraId="4DB98777" w14:textId="71CBA0AE" w:rsidR="005D056E" w:rsidRPr="006C6123" w:rsidRDefault="005D056E" w:rsidP="005D056E">
            <w:pPr>
              <w:rPr>
                <w:rFonts w:ascii="Calibri" w:hAnsi="Calibri"/>
                <w:color w:val="000000"/>
                <w:lang w:val="en-GB" w:eastAsia="en-US"/>
              </w:rPr>
            </w:pPr>
            <w:r>
              <w:rPr>
                <w:rFonts w:ascii="Calibri" w:hAnsi="Calibri"/>
                <w:color w:val="000000"/>
                <w:lang w:val="en-GB" w:eastAsia="en-US"/>
              </w:rPr>
              <w:t>This field will show all valid Sales Orders associated with the Supplier PO.</w:t>
            </w:r>
            <w:r w:rsidRPr="006C6123">
              <w:rPr>
                <w:rFonts w:ascii="Calibri" w:hAnsi="Calibri"/>
                <w:color w:val="000000"/>
                <w:lang w:val="en-GB" w:eastAsia="en-US"/>
              </w:rPr>
              <w:br/>
            </w:r>
          </w:p>
        </w:tc>
      </w:tr>
      <w:tr w:rsidR="005D056E" w:rsidRPr="006A73A0" w14:paraId="51A2FE84"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133ED77" w14:textId="2BE029AD" w:rsidR="005D056E" w:rsidRDefault="005D056E" w:rsidP="005D056E">
            <w:pPr>
              <w:rPr>
                <w:rFonts w:ascii="Calibri" w:hAnsi="Calibri"/>
                <w:color w:val="000000"/>
                <w:lang w:val="en-GB" w:eastAsia="en-US"/>
              </w:rPr>
            </w:pPr>
            <w:r>
              <w:rPr>
                <w:rFonts w:ascii="Calibri" w:hAnsi="Calibri"/>
                <w:color w:val="000000"/>
                <w:lang w:val="en-GB" w:eastAsia="en-US"/>
              </w:rPr>
              <w:t>Option Id</w:t>
            </w:r>
          </w:p>
        </w:tc>
        <w:tc>
          <w:tcPr>
            <w:tcW w:w="1721" w:type="pct"/>
            <w:tcBorders>
              <w:top w:val="nil"/>
              <w:left w:val="nil"/>
              <w:bottom w:val="single" w:sz="8" w:space="0" w:color="000000"/>
              <w:right w:val="single" w:sz="8" w:space="0" w:color="000000"/>
            </w:tcBorders>
            <w:shd w:val="clear" w:color="auto" w:fill="auto"/>
            <w:vAlign w:val="center"/>
          </w:tcPr>
          <w:p w14:paraId="0029B7F7" w14:textId="1DB23CF2" w:rsidR="005D056E" w:rsidRPr="006C6123" w:rsidRDefault="00F45AE2" w:rsidP="005D056E">
            <w:pPr>
              <w:rPr>
                <w:rFonts w:ascii="Calibri" w:hAnsi="Calibri"/>
                <w:color w:val="000000"/>
                <w:lang w:val="en-GB" w:eastAsia="en-US"/>
              </w:rPr>
            </w:pPr>
            <w:r w:rsidRPr="006C6123">
              <w:rPr>
                <w:rFonts w:ascii="Calibri" w:hAnsi="Calibri"/>
                <w:color w:val="000000"/>
                <w:lang w:val="en-GB" w:eastAsia="en-US"/>
              </w:rPr>
              <w:t>The parent item on the Sales Order</w:t>
            </w:r>
          </w:p>
        </w:tc>
        <w:tc>
          <w:tcPr>
            <w:tcW w:w="1790" w:type="pct"/>
            <w:tcBorders>
              <w:top w:val="nil"/>
              <w:left w:val="nil"/>
              <w:bottom w:val="single" w:sz="8" w:space="0" w:color="000000"/>
              <w:right w:val="single" w:sz="8" w:space="0" w:color="000000"/>
            </w:tcBorders>
            <w:shd w:val="clear" w:color="auto" w:fill="auto"/>
            <w:vAlign w:val="center"/>
          </w:tcPr>
          <w:p w14:paraId="5B832804" w14:textId="77777777" w:rsidR="005D056E" w:rsidRPr="006C6123" w:rsidRDefault="005D056E" w:rsidP="005D056E">
            <w:pPr>
              <w:rPr>
                <w:rFonts w:ascii="Calibri" w:hAnsi="Calibri"/>
                <w:color w:val="000000"/>
                <w:lang w:val="en-GB" w:eastAsia="en-US"/>
              </w:rPr>
            </w:pPr>
          </w:p>
        </w:tc>
      </w:tr>
      <w:tr w:rsidR="00774EDA" w:rsidRPr="006A73A0" w14:paraId="6C7EF2D6"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B53D0FE" w14:textId="07C0DD1C" w:rsidR="00774EDA" w:rsidRDefault="00774EDA" w:rsidP="005D056E">
            <w:pPr>
              <w:rPr>
                <w:rFonts w:ascii="Calibri" w:hAnsi="Calibri"/>
                <w:color w:val="000000"/>
                <w:lang w:val="en-GB" w:eastAsia="en-US"/>
              </w:rPr>
            </w:pPr>
            <w:r>
              <w:rPr>
                <w:rFonts w:ascii="Calibri" w:hAnsi="Calibri"/>
                <w:color w:val="000000"/>
                <w:lang w:val="en-GB" w:eastAsia="en-US"/>
              </w:rPr>
              <w:t>Option Description</w:t>
            </w:r>
          </w:p>
        </w:tc>
        <w:tc>
          <w:tcPr>
            <w:tcW w:w="1721" w:type="pct"/>
            <w:tcBorders>
              <w:top w:val="nil"/>
              <w:left w:val="nil"/>
              <w:bottom w:val="single" w:sz="8" w:space="0" w:color="000000"/>
              <w:right w:val="single" w:sz="8" w:space="0" w:color="000000"/>
            </w:tcBorders>
            <w:shd w:val="clear" w:color="auto" w:fill="auto"/>
            <w:vAlign w:val="center"/>
          </w:tcPr>
          <w:p w14:paraId="79855672" w14:textId="4BD146FA" w:rsidR="00774EDA" w:rsidRPr="006C6123" w:rsidRDefault="00E120D4" w:rsidP="005D056E">
            <w:pPr>
              <w:rPr>
                <w:rFonts w:ascii="Calibri" w:hAnsi="Calibri"/>
                <w:color w:val="000000"/>
                <w:lang w:val="en-GB" w:eastAsia="en-US"/>
              </w:rPr>
            </w:pPr>
            <w:r>
              <w:rPr>
                <w:rFonts w:ascii="Calibri" w:hAnsi="Calibri"/>
                <w:color w:val="000000"/>
                <w:lang w:val="en-GB" w:eastAsia="en-US"/>
              </w:rPr>
              <w:t>Description of the option</w:t>
            </w:r>
          </w:p>
        </w:tc>
        <w:tc>
          <w:tcPr>
            <w:tcW w:w="1790" w:type="pct"/>
            <w:tcBorders>
              <w:top w:val="nil"/>
              <w:left w:val="nil"/>
              <w:bottom w:val="single" w:sz="8" w:space="0" w:color="000000"/>
              <w:right w:val="single" w:sz="8" w:space="0" w:color="000000"/>
            </w:tcBorders>
            <w:shd w:val="clear" w:color="auto" w:fill="auto"/>
            <w:vAlign w:val="center"/>
          </w:tcPr>
          <w:p w14:paraId="0B5239C5" w14:textId="77777777" w:rsidR="00774EDA" w:rsidRPr="006C6123" w:rsidRDefault="00774EDA" w:rsidP="005D056E">
            <w:pPr>
              <w:rPr>
                <w:rFonts w:ascii="Calibri" w:hAnsi="Calibri"/>
                <w:color w:val="000000"/>
                <w:lang w:val="en-GB" w:eastAsia="en-US"/>
              </w:rPr>
            </w:pPr>
          </w:p>
        </w:tc>
      </w:tr>
      <w:tr w:rsidR="005D056E" w:rsidRPr="006A73A0" w14:paraId="24C20907"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879A5AB" w14:textId="77777777" w:rsidR="005D056E" w:rsidRPr="006C6123" w:rsidRDefault="005D056E" w:rsidP="005D056E">
            <w:pPr>
              <w:rPr>
                <w:rFonts w:ascii="Calibri" w:hAnsi="Calibri"/>
                <w:color w:val="000000"/>
                <w:lang w:val="en-GB" w:eastAsia="en-US"/>
              </w:rPr>
            </w:pPr>
            <w:r w:rsidRPr="006C6123">
              <w:rPr>
                <w:rFonts w:ascii="Calibri" w:hAnsi="Calibri"/>
                <w:color w:val="000000"/>
                <w:lang w:val="en-GB" w:eastAsia="en-US"/>
              </w:rPr>
              <w:t>Partner Location</w:t>
            </w:r>
          </w:p>
        </w:tc>
        <w:tc>
          <w:tcPr>
            <w:tcW w:w="1721" w:type="pct"/>
            <w:tcBorders>
              <w:top w:val="nil"/>
              <w:left w:val="nil"/>
              <w:bottom w:val="single" w:sz="8" w:space="0" w:color="000000"/>
              <w:right w:val="single" w:sz="8" w:space="0" w:color="000000"/>
            </w:tcBorders>
            <w:shd w:val="clear" w:color="auto" w:fill="auto"/>
            <w:vAlign w:val="center"/>
          </w:tcPr>
          <w:p w14:paraId="5DD54EDC" w14:textId="53333675" w:rsidR="005D056E" w:rsidRPr="006C6123" w:rsidRDefault="005D056E" w:rsidP="005D056E">
            <w:pPr>
              <w:rPr>
                <w:rFonts w:ascii="Calibri" w:hAnsi="Calibri"/>
                <w:color w:val="000000"/>
                <w:lang w:val="en-GB" w:eastAsia="en-US"/>
              </w:rPr>
            </w:pPr>
            <w:r w:rsidRPr="006C6123">
              <w:rPr>
                <w:rFonts w:ascii="Calibri" w:hAnsi="Calibri"/>
                <w:color w:val="000000"/>
                <w:lang w:val="en-GB" w:eastAsia="en-US"/>
              </w:rPr>
              <w:t>Wholesale Partner location</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5B3F4189" w14:textId="77777777" w:rsidR="005D056E" w:rsidRPr="006C6123" w:rsidRDefault="005D056E" w:rsidP="005D056E">
            <w:pPr>
              <w:rPr>
                <w:rFonts w:ascii="Calibri" w:hAnsi="Calibri"/>
                <w:color w:val="000000"/>
                <w:lang w:val="en-GB" w:eastAsia="en-US"/>
              </w:rPr>
            </w:pPr>
          </w:p>
        </w:tc>
      </w:tr>
      <w:tr w:rsidR="005D056E" w:rsidRPr="006A73A0" w14:paraId="501DD3C9"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A104CED" w14:textId="77777777" w:rsidR="005D056E" w:rsidRPr="006C6123" w:rsidRDefault="005D056E" w:rsidP="005D056E">
            <w:pPr>
              <w:rPr>
                <w:rFonts w:ascii="Calibri" w:hAnsi="Calibri"/>
                <w:color w:val="000000"/>
                <w:lang w:val="en-GB" w:eastAsia="en-US"/>
              </w:rPr>
            </w:pPr>
            <w:r w:rsidRPr="006C6123">
              <w:rPr>
                <w:rFonts w:ascii="Calibri" w:hAnsi="Calibri"/>
                <w:color w:val="000000"/>
                <w:lang w:val="en-GB" w:eastAsia="en-US"/>
              </w:rPr>
              <w:t>Sales Order Units (Current)</w:t>
            </w:r>
          </w:p>
        </w:tc>
        <w:tc>
          <w:tcPr>
            <w:tcW w:w="1721" w:type="pct"/>
            <w:tcBorders>
              <w:top w:val="nil"/>
              <w:left w:val="nil"/>
              <w:bottom w:val="single" w:sz="8" w:space="0" w:color="000000"/>
              <w:right w:val="single" w:sz="8" w:space="0" w:color="000000"/>
            </w:tcBorders>
            <w:shd w:val="clear" w:color="auto" w:fill="auto"/>
            <w:vAlign w:val="center"/>
          </w:tcPr>
          <w:p w14:paraId="0E6420AE" w14:textId="77777777" w:rsidR="005D056E" w:rsidRPr="006C6123" w:rsidRDefault="005D056E" w:rsidP="005D056E">
            <w:pPr>
              <w:rPr>
                <w:rFonts w:ascii="Calibri" w:hAnsi="Calibri"/>
                <w:color w:val="000000"/>
                <w:lang w:val="en-GB" w:eastAsia="en-US"/>
              </w:rPr>
            </w:pPr>
            <w:r w:rsidRPr="006C6123">
              <w:rPr>
                <w:rFonts w:ascii="Calibri" w:hAnsi="Calibri"/>
                <w:color w:val="000000"/>
                <w:lang w:val="en-GB" w:eastAsia="en-US"/>
              </w:rPr>
              <w:t>Sum of all SKUs on the sales orders.</w:t>
            </w:r>
          </w:p>
        </w:tc>
        <w:tc>
          <w:tcPr>
            <w:tcW w:w="1790" w:type="pct"/>
            <w:tcBorders>
              <w:top w:val="nil"/>
              <w:left w:val="nil"/>
              <w:bottom w:val="single" w:sz="8" w:space="0" w:color="000000"/>
              <w:right w:val="single" w:sz="8" w:space="0" w:color="000000"/>
            </w:tcBorders>
            <w:shd w:val="clear" w:color="auto" w:fill="auto"/>
            <w:vAlign w:val="center"/>
          </w:tcPr>
          <w:p w14:paraId="13A21FE6" w14:textId="7D8CE788" w:rsidR="005D056E" w:rsidRDefault="005D056E" w:rsidP="005D056E">
            <w:pPr>
              <w:rPr>
                <w:rFonts w:ascii="Calibri" w:hAnsi="Calibri"/>
                <w:color w:val="000000"/>
                <w:lang w:val="en-GB" w:eastAsia="en-US"/>
              </w:rPr>
            </w:pPr>
            <w:r>
              <w:rPr>
                <w:rFonts w:ascii="Calibri" w:hAnsi="Calibri"/>
                <w:color w:val="000000"/>
                <w:lang w:val="en-GB" w:eastAsia="en-US"/>
              </w:rPr>
              <w:t>From the above example in Figure 7.3 this value will be – 240 (For Sales Order WS1) and 160 (For Sales Order WS2).</w:t>
            </w:r>
          </w:p>
          <w:p w14:paraId="32465B00" w14:textId="359AD5EB" w:rsidR="005D056E" w:rsidRPr="006C6123" w:rsidRDefault="005D056E" w:rsidP="005D056E">
            <w:pPr>
              <w:rPr>
                <w:rFonts w:ascii="Calibri" w:hAnsi="Calibri"/>
                <w:color w:val="000000"/>
                <w:lang w:val="en-GB" w:eastAsia="en-US"/>
              </w:rPr>
            </w:pPr>
            <w:r>
              <w:rPr>
                <w:rFonts w:ascii="Calibri" w:hAnsi="Calibri"/>
                <w:color w:val="000000"/>
                <w:lang w:val="en-GB" w:eastAsia="en-US"/>
              </w:rPr>
              <w:lastRenderedPageBreak/>
              <w:t xml:space="preserve">At the bottom of this </w:t>
            </w:r>
            <w:r w:rsidR="00E56F04">
              <w:rPr>
                <w:rFonts w:ascii="Calibri" w:hAnsi="Calibri"/>
                <w:color w:val="000000"/>
                <w:lang w:val="en-GB" w:eastAsia="en-US"/>
              </w:rPr>
              <w:t>column,</w:t>
            </w:r>
            <w:r>
              <w:rPr>
                <w:rFonts w:ascii="Calibri" w:hAnsi="Calibri"/>
                <w:color w:val="000000"/>
                <w:lang w:val="en-GB" w:eastAsia="en-US"/>
              </w:rPr>
              <w:t xml:space="preserve"> it will show a total of all Sales Order current Units for e.g., 400 in this example. </w:t>
            </w:r>
          </w:p>
        </w:tc>
      </w:tr>
      <w:tr w:rsidR="005D056E" w:rsidRPr="006A73A0" w14:paraId="79418089"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352961F" w14:textId="5707A310" w:rsidR="005D056E" w:rsidRPr="006C6123" w:rsidRDefault="005D056E" w:rsidP="005D056E">
            <w:pPr>
              <w:rPr>
                <w:rFonts w:ascii="Calibri" w:hAnsi="Calibri"/>
                <w:color w:val="000000"/>
                <w:lang w:val="en-GB" w:eastAsia="en-US"/>
              </w:rPr>
            </w:pPr>
            <w:r>
              <w:rPr>
                <w:rFonts w:ascii="Calibri" w:hAnsi="Calibri"/>
                <w:color w:val="000000"/>
                <w:lang w:val="en-GB" w:eastAsia="en-US"/>
              </w:rPr>
              <w:lastRenderedPageBreak/>
              <w:t>Recommended Sales Order Units</w:t>
            </w:r>
          </w:p>
        </w:tc>
        <w:tc>
          <w:tcPr>
            <w:tcW w:w="1721" w:type="pct"/>
            <w:tcBorders>
              <w:top w:val="nil"/>
              <w:left w:val="nil"/>
              <w:bottom w:val="single" w:sz="8" w:space="0" w:color="000000"/>
              <w:right w:val="single" w:sz="8" w:space="0" w:color="000000"/>
            </w:tcBorders>
            <w:shd w:val="clear" w:color="auto" w:fill="auto"/>
            <w:vAlign w:val="center"/>
          </w:tcPr>
          <w:p w14:paraId="3255DD68" w14:textId="537F8AF3" w:rsidR="005D056E" w:rsidRPr="006C6123" w:rsidRDefault="005D056E" w:rsidP="005D056E">
            <w:pPr>
              <w:rPr>
                <w:rFonts w:ascii="Calibri" w:hAnsi="Calibri"/>
                <w:color w:val="000000"/>
                <w:lang w:val="en-GB" w:eastAsia="en-US"/>
              </w:rPr>
            </w:pPr>
            <w:r>
              <w:rPr>
                <w:rFonts w:ascii="Calibri" w:hAnsi="Calibri"/>
                <w:color w:val="000000"/>
                <w:lang w:val="en-GB" w:eastAsia="en-US"/>
              </w:rPr>
              <w:t>This field will show the total units of the option that system has calculated to be assigned to each Sales Order after applying the auto proration logic.</w:t>
            </w:r>
          </w:p>
        </w:tc>
        <w:tc>
          <w:tcPr>
            <w:tcW w:w="1790" w:type="pct"/>
            <w:tcBorders>
              <w:top w:val="nil"/>
              <w:left w:val="nil"/>
              <w:bottom w:val="single" w:sz="8" w:space="0" w:color="000000"/>
              <w:right w:val="single" w:sz="8" w:space="0" w:color="000000"/>
            </w:tcBorders>
            <w:shd w:val="clear" w:color="auto" w:fill="auto"/>
            <w:vAlign w:val="center"/>
          </w:tcPr>
          <w:p w14:paraId="2EE32322" w14:textId="49ACAB98" w:rsidR="00DD595E" w:rsidRDefault="005D056E" w:rsidP="005D056E">
            <w:pPr>
              <w:rPr>
                <w:rFonts w:ascii="Calibri" w:hAnsi="Calibri"/>
                <w:color w:val="000000"/>
                <w:lang w:val="en-GB" w:eastAsia="en-US"/>
              </w:rPr>
            </w:pPr>
            <w:r>
              <w:rPr>
                <w:rFonts w:ascii="Calibri" w:hAnsi="Calibri"/>
                <w:color w:val="000000"/>
                <w:lang w:val="en-GB" w:eastAsia="en-US"/>
              </w:rPr>
              <w:t>Auto proration logic for example shown in Figure 7.3 is described after this table in Figure 7.5.</w:t>
            </w:r>
          </w:p>
          <w:p w14:paraId="231BB6D3" w14:textId="206BB113" w:rsidR="005D056E" w:rsidRPr="006C6123" w:rsidRDefault="005D056E" w:rsidP="005D056E">
            <w:pPr>
              <w:rPr>
                <w:rFonts w:ascii="Calibri" w:hAnsi="Calibri"/>
                <w:color w:val="000000"/>
                <w:lang w:val="en-GB" w:eastAsia="en-US"/>
              </w:rPr>
            </w:pPr>
            <w:r>
              <w:rPr>
                <w:rFonts w:ascii="Calibri" w:hAnsi="Calibri"/>
                <w:color w:val="000000"/>
                <w:lang w:val="en-GB" w:eastAsia="en-US"/>
              </w:rPr>
              <w:t xml:space="preserve">This logic will calculate the recommended order units as – 192 (For Sales Order WS1) and 128 (For Sales Order WS2). At the bottom of this </w:t>
            </w:r>
            <w:r w:rsidR="00E56F04">
              <w:rPr>
                <w:rFonts w:ascii="Calibri" w:hAnsi="Calibri"/>
                <w:color w:val="000000"/>
                <w:lang w:val="en-GB" w:eastAsia="en-US"/>
              </w:rPr>
              <w:t>column,</w:t>
            </w:r>
            <w:r>
              <w:rPr>
                <w:rFonts w:ascii="Calibri" w:hAnsi="Calibri"/>
                <w:color w:val="000000"/>
                <w:lang w:val="en-GB" w:eastAsia="en-US"/>
              </w:rPr>
              <w:t xml:space="preserve"> it will show a total of all Recommended Sales Order Units for e.g., 320 in this example.</w:t>
            </w:r>
            <w:r w:rsidR="002F473A">
              <w:rPr>
                <w:rFonts w:ascii="Calibri" w:hAnsi="Calibri"/>
                <w:color w:val="000000"/>
                <w:lang w:val="en-GB" w:eastAsia="en-US"/>
              </w:rPr>
              <w:t xml:space="preserve"> If user has already released some of the associated Sales Orders, then this receipted units will deduct the no. of units present on the released Sales Orders.</w:t>
            </w:r>
            <w:r w:rsidR="00DD595E">
              <w:rPr>
                <w:rFonts w:ascii="Calibri" w:hAnsi="Calibri"/>
                <w:color w:val="000000"/>
                <w:lang w:val="en-GB" w:eastAsia="en-US"/>
              </w:rPr>
              <w:t xml:space="preserve"> </w:t>
            </w:r>
          </w:p>
        </w:tc>
      </w:tr>
      <w:tr w:rsidR="005D056E" w:rsidRPr="006A73A0" w14:paraId="395CC857"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0ECF756" w14:textId="6FBC7753" w:rsidR="005D056E" w:rsidRPr="006C6123" w:rsidRDefault="00250951" w:rsidP="005D056E">
            <w:pPr>
              <w:rPr>
                <w:rFonts w:ascii="Calibri" w:hAnsi="Calibri"/>
                <w:color w:val="000000"/>
                <w:lang w:val="en-GB" w:eastAsia="en-US"/>
              </w:rPr>
            </w:pPr>
            <w:r w:rsidRPr="00F0151E">
              <w:rPr>
                <w:rFonts w:ascii="Calibri" w:hAnsi="Calibri"/>
                <w:color w:val="000000"/>
                <w:lang w:val="en-GB" w:eastAsia="en-US"/>
              </w:rPr>
              <w:t>Amended</w:t>
            </w:r>
            <w:r w:rsidR="005D056E" w:rsidRPr="008B1F2D">
              <w:rPr>
                <w:rFonts w:ascii="Calibri" w:hAnsi="Calibri"/>
                <w:color w:val="000000"/>
                <w:lang w:val="en-GB" w:eastAsia="en-US"/>
              </w:rPr>
              <w:t xml:space="preserve"> Sales Order Units</w:t>
            </w:r>
          </w:p>
        </w:tc>
        <w:tc>
          <w:tcPr>
            <w:tcW w:w="1721" w:type="pct"/>
            <w:tcBorders>
              <w:top w:val="nil"/>
              <w:left w:val="nil"/>
              <w:bottom w:val="single" w:sz="8" w:space="0" w:color="000000"/>
              <w:right w:val="single" w:sz="8" w:space="0" w:color="000000"/>
            </w:tcBorders>
            <w:shd w:val="clear" w:color="auto" w:fill="auto"/>
            <w:vAlign w:val="center"/>
          </w:tcPr>
          <w:p w14:paraId="7DD989E9" w14:textId="1C8D177E" w:rsidR="005D056E" w:rsidRPr="006C6123" w:rsidRDefault="005D056E" w:rsidP="005D056E">
            <w:pPr>
              <w:rPr>
                <w:rFonts w:ascii="Calibri" w:hAnsi="Calibri"/>
                <w:color w:val="000000"/>
                <w:lang w:val="en-GB" w:eastAsia="en-US"/>
              </w:rPr>
            </w:pPr>
            <w:r>
              <w:rPr>
                <w:rFonts w:ascii="Calibri" w:hAnsi="Calibri"/>
                <w:color w:val="000000"/>
                <w:lang w:val="en-GB" w:eastAsia="en-US"/>
              </w:rPr>
              <w:t xml:space="preserve">This column will be editable for the user. </w:t>
            </w:r>
          </w:p>
        </w:tc>
        <w:tc>
          <w:tcPr>
            <w:tcW w:w="1790" w:type="pct"/>
            <w:tcBorders>
              <w:top w:val="nil"/>
              <w:left w:val="nil"/>
              <w:bottom w:val="single" w:sz="8" w:space="0" w:color="000000"/>
              <w:right w:val="single" w:sz="8" w:space="0" w:color="000000"/>
            </w:tcBorders>
            <w:shd w:val="clear" w:color="auto" w:fill="auto"/>
            <w:vAlign w:val="center"/>
          </w:tcPr>
          <w:p w14:paraId="5175D709" w14:textId="77777777" w:rsidR="005D056E" w:rsidRDefault="005D056E" w:rsidP="005D056E">
            <w:pPr>
              <w:rPr>
                <w:rFonts w:ascii="Calibri" w:hAnsi="Calibri"/>
                <w:color w:val="000000"/>
                <w:lang w:val="en-GB" w:eastAsia="en-US"/>
              </w:rPr>
            </w:pPr>
            <w:r>
              <w:rPr>
                <w:rFonts w:ascii="Calibri" w:hAnsi="Calibri"/>
                <w:color w:val="000000"/>
                <w:lang w:val="en-GB" w:eastAsia="en-US"/>
              </w:rPr>
              <w:t>This column will show following values-</w:t>
            </w:r>
          </w:p>
          <w:p w14:paraId="13B91A69" w14:textId="743C0DB3" w:rsidR="005D056E" w:rsidRDefault="005D056E" w:rsidP="00572530">
            <w:pPr>
              <w:pStyle w:val="ListParagraph"/>
              <w:numPr>
                <w:ilvl w:val="0"/>
                <w:numId w:val="31"/>
              </w:numPr>
              <w:rPr>
                <w:rFonts w:ascii="Calibri" w:hAnsi="Calibri"/>
                <w:color w:val="000000"/>
                <w:lang w:val="en-GB" w:eastAsia="en-US"/>
              </w:rPr>
            </w:pPr>
            <w:r>
              <w:rPr>
                <w:rFonts w:ascii="Calibri" w:hAnsi="Calibri"/>
                <w:color w:val="000000"/>
                <w:lang w:val="en-GB" w:eastAsia="en-US"/>
              </w:rPr>
              <w:t>When pop-up will open it will the values in this column will be defaulted from ‘Recommended Sales Order Units’. If user would be happy with the auto proration system has applied, then they can accept these values.</w:t>
            </w:r>
          </w:p>
          <w:p w14:paraId="7F46F9BF" w14:textId="55E313CA" w:rsidR="005D056E" w:rsidRDefault="005D056E" w:rsidP="00572530">
            <w:pPr>
              <w:pStyle w:val="ListParagraph"/>
              <w:numPr>
                <w:ilvl w:val="0"/>
                <w:numId w:val="31"/>
              </w:numPr>
              <w:rPr>
                <w:rFonts w:ascii="Calibri" w:hAnsi="Calibri"/>
                <w:color w:val="000000"/>
                <w:lang w:val="en-GB" w:eastAsia="en-US"/>
              </w:rPr>
            </w:pPr>
            <w:r>
              <w:rPr>
                <w:rFonts w:ascii="Calibri" w:hAnsi="Calibri"/>
                <w:color w:val="000000"/>
                <w:lang w:val="en-GB" w:eastAsia="en-US"/>
              </w:rPr>
              <w:t>If the user wishes to change the values system has recommended, then</w:t>
            </w:r>
            <w:r w:rsidR="00DD595E">
              <w:rPr>
                <w:rFonts w:ascii="Calibri" w:hAnsi="Calibri"/>
                <w:color w:val="000000"/>
                <w:lang w:val="en-GB" w:eastAsia="en-US"/>
              </w:rPr>
              <w:t xml:space="preserve"> </w:t>
            </w:r>
            <w:r>
              <w:rPr>
                <w:rFonts w:ascii="Calibri" w:hAnsi="Calibri"/>
                <w:color w:val="000000"/>
                <w:lang w:val="en-GB" w:eastAsia="en-US"/>
              </w:rPr>
              <w:t>they can edit those values in this column. Any change made to the values in this column will not reflect on ‘Recommended Sales Order Units’</w:t>
            </w:r>
            <w:r w:rsidR="00DD595E">
              <w:rPr>
                <w:rFonts w:ascii="Calibri" w:hAnsi="Calibri"/>
                <w:color w:val="000000"/>
                <w:lang w:val="en-GB" w:eastAsia="en-US"/>
              </w:rPr>
              <w:t xml:space="preserve"> </w:t>
            </w:r>
            <w:r>
              <w:rPr>
                <w:rFonts w:ascii="Calibri" w:hAnsi="Calibri"/>
                <w:color w:val="000000"/>
                <w:lang w:val="en-GB" w:eastAsia="en-US"/>
              </w:rPr>
              <w:t>as the intention for recommended column is to always show the system generated values.</w:t>
            </w:r>
          </w:p>
          <w:p w14:paraId="1D8CB086" w14:textId="6E2AF289" w:rsidR="005D056E" w:rsidRPr="00E06B17" w:rsidRDefault="005D056E" w:rsidP="005D056E">
            <w:pPr>
              <w:rPr>
                <w:rFonts w:ascii="Calibri" w:hAnsi="Calibri"/>
                <w:color w:val="000000"/>
                <w:lang w:val="en-GB" w:eastAsia="en-US"/>
              </w:rPr>
            </w:pPr>
            <w:r>
              <w:rPr>
                <w:rFonts w:ascii="Calibri" w:hAnsi="Calibri"/>
                <w:color w:val="000000"/>
                <w:lang w:val="en-GB" w:eastAsia="en-US"/>
              </w:rPr>
              <w:t xml:space="preserve">At the bottom of this </w:t>
            </w:r>
            <w:r w:rsidR="00E56F04">
              <w:rPr>
                <w:rFonts w:ascii="Calibri" w:hAnsi="Calibri"/>
                <w:color w:val="000000"/>
                <w:lang w:val="en-GB" w:eastAsia="en-US"/>
              </w:rPr>
              <w:t>column,</w:t>
            </w:r>
            <w:r>
              <w:rPr>
                <w:rFonts w:ascii="Calibri" w:hAnsi="Calibri"/>
                <w:color w:val="000000"/>
                <w:lang w:val="en-GB" w:eastAsia="en-US"/>
              </w:rPr>
              <w:t xml:space="preserve"> it will show a total of all Calculated Sales Order Units for e.g., 320 in this example.</w:t>
            </w:r>
          </w:p>
        </w:tc>
      </w:tr>
      <w:tr w:rsidR="005D056E" w:rsidRPr="006A73A0" w14:paraId="42E8B68A"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B197FA7" w14:textId="5943AF7D" w:rsidR="005D056E" w:rsidRDefault="005D056E" w:rsidP="005D056E">
            <w:pPr>
              <w:rPr>
                <w:rFonts w:ascii="Calibri" w:hAnsi="Calibri"/>
                <w:color w:val="000000"/>
                <w:lang w:val="en-GB" w:eastAsia="en-US"/>
              </w:rPr>
            </w:pPr>
            <w:r>
              <w:rPr>
                <w:rFonts w:ascii="Calibri" w:hAnsi="Calibri"/>
                <w:color w:val="000000"/>
                <w:lang w:val="en-GB" w:eastAsia="en-US"/>
              </w:rPr>
              <w:lastRenderedPageBreak/>
              <w:t>Total PO Units</w:t>
            </w:r>
          </w:p>
        </w:tc>
        <w:tc>
          <w:tcPr>
            <w:tcW w:w="1721" w:type="pct"/>
            <w:tcBorders>
              <w:top w:val="nil"/>
              <w:left w:val="nil"/>
              <w:bottom w:val="single" w:sz="8" w:space="0" w:color="000000"/>
              <w:right w:val="single" w:sz="8" w:space="0" w:color="000000"/>
            </w:tcBorders>
            <w:shd w:val="clear" w:color="auto" w:fill="auto"/>
            <w:vAlign w:val="center"/>
          </w:tcPr>
          <w:p w14:paraId="7C430B5F" w14:textId="1E345D11" w:rsidR="005D056E" w:rsidRDefault="005D056E" w:rsidP="005D056E">
            <w:pPr>
              <w:rPr>
                <w:rFonts w:ascii="Calibri" w:hAnsi="Calibri"/>
                <w:color w:val="000000"/>
                <w:lang w:val="en-GB" w:eastAsia="en-US"/>
              </w:rPr>
            </w:pPr>
            <w:r w:rsidRPr="006C6123">
              <w:rPr>
                <w:rFonts w:ascii="Calibri" w:hAnsi="Calibri"/>
                <w:color w:val="000000"/>
                <w:lang w:val="en-GB" w:eastAsia="en-US"/>
              </w:rPr>
              <w:t>Sum of all SKUs on Supplier PO</w:t>
            </w:r>
          </w:p>
        </w:tc>
        <w:tc>
          <w:tcPr>
            <w:tcW w:w="1790" w:type="pct"/>
            <w:tcBorders>
              <w:top w:val="nil"/>
              <w:left w:val="nil"/>
              <w:bottom w:val="single" w:sz="8" w:space="0" w:color="000000"/>
              <w:right w:val="single" w:sz="8" w:space="0" w:color="000000"/>
            </w:tcBorders>
            <w:shd w:val="clear" w:color="auto" w:fill="auto"/>
            <w:vAlign w:val="center"/>
          </w:tcPr>
          <w:p w14:paraId="33183652" w14:textId="7E8E8B3A" w:rsidR="005D056E" w:rsidRDefault="005D056E" w:rsidP="005D056E">
            <w:pPr>
              <w:rPr>
                <w:rFonts w:ascii="Calibri" w:hAnsi="Calibri"/>
                <w:color w:val="000000"/>
                <w:lang w:val="en-GB" w:eastAsia="en-US"/>
              </w:rPr>
            </w:pPr>
            <w:r>
              <w:rPr>
                <w:rFonts w:ascii="Calibri" w:hAnsi="Calibri"/>
                <w:color w:val="000000"/>
                <w:lang w:val="en-GB" w:eastAsia="en-US"/>
              </w:rPr>
              <w:t>400 in this example.</w:t>
            </w:r>
          </w:p>
        </w:tc>
      </w:tr>
      <w:tr w:rsidR="005D056E" w:rsidRPr="006A73A0" w14:paraId="3DE2B1D2"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3B8A594" w14:textId="1DFF242A" w:rsidR="005D056E" w:rsidRDefault="005D056E" w:rsidP="005D056E">
            <w:pPr>
              <w:rPr>
                <w:rFonts w:ascii="Calibri" w:hAnsi="Calibri"/>
                <w:color w:val="000000"/>
                <w:lang w:val="en-GB" w:eastAsia="en-US"/>
              </w:rPr>
            </w:pPr>
            <w:r>
              <w:rPr>
                <w:rFonts w:ascii="Calibri" w:hAnsi="Calibri"/>
                <w:color w:val="000000"/>
                <w:lang w:val="en-GB" w:eastAsia="en-US"/>
              </w:rPr>
              <w:t>Total PO Recei</w:t>
            </w:r>
            <w:ins w:id="541" w:author="Sergio Rodrigues" w:date="2022-05-05T15:07:00Z">
              <w:r w:rsidR="000F10DA">
                <w:rPr>
                  <w:rFonts w:ascii="Calibri" w:hAnsi="Calibri"/>
                  <w:color w:val="000000"/>
                  <w:lang w:val="en-GB" w:eastAsia="en-US"/>
                </w:rPr>
                <w:t xml:space="preserve">ved </w:t>
              </w:r>
            </w:ins>
            <w:r>
              <w:rPr>
                <w:rFonts w:ascii="Calibri" w:hAnsi="Calibri"/>
                <w:color w:val="000000"/>
                <w:lang w:val="en-GB" w:eastAsia="en-US"/>
              </w:rPr>
              <w:t>Units</w:t>
            </w:r>
          </w:p>
        </w:tc>
        <w:tc>
          <w:tcPr>
            <w:tcW w:w="1721" w:type="pct"/>
            <w:tcBorders>
              <w:top w:val="nil"/>
              <w:left w:val="nil"/>
              <w:bottom w:val="single" w:sz="8" w:space="0" w:color="000000"/>
              <w:right w:val="single" w:sz="8" w:space="0" w:color="000000"/>
            </w:tcBorders>
            <w:shd w:val="clear" w:color="auto" w:fill="auto"/>
            <w:vAlign w:val="center"/>
          </w:tcPr>
          <w:p w14:paraId="0DB5257D" w14:textId="0BE645CE" w:rsidR="005D056E" w:rsidRPr="006C6123" w:rsidRDefault="005D056E" w:rsidP="005D056E">
            <w:pPr>
              <w:rPr>
                <w:rFonts w:ascii="Calibri" w:hAnsi="Calibri"/>
                <w:color w:val="000000"/>
                <w:lang w:val="en-GB" w:eastAsia="en-US"/>
              </w:rPr>
            </w:pPr>
            <w:r w:rsidRPr="006C6123">
              <w:rPr>
                <w:rFonts w:ascii="Calibri" w:hAnsi="Calibri"/>
                <w:color w:val="000000"/>
                <w:lang w:val="en-GB" w:eastAsia="en-US"/>
              </w:rPr>
              <w:t>Sum of all SKUs on Supplier PO that are receipted in the source warehouse.</w:t>
            </w:r>
          </w:p>
        </w:tc>
        <w:tc>
          <w:tcPr>
            <w:tcW w:w="1790" w:type="pct"/>
            <w:tcBorders>
              <w:top w:val="nil"/>
              <w:left w:val="nil"/>
              <w:bottom w:val="single" w:sz="8" w:space="0" w:color="000000"/>
              <w:right w:val="single" w:sz="8" w:space="0" w:color="000000"/>
            </w:tcBorders>
            <w:shd w:val="clear" w:color="auto" w:fill="auto"/>
            <w:vAlign w:val="center"/>
          </w:tcPr>
          <w:p w14:paraId="796BF6A9" w14:textId="352EE1DF" w:rsidR="005D056E" w:rsidRDefault="005D056E" w:rsidP="005D056E">
            <w:pPr>
              <w:rPr>
                <w:rFonts w:ascii="Calibri" w:hAnsi="Calibri"/>
                <w:color w:val="000000"/>
                <w:lang w:val="en-GB" w:eastAsia="en-US"/>
              </w:rPr>
            </w:pPr>
            <w:r>
              <w:rPr>
                <w:rFonts w:ascii="Calibri" w:hAnsi="Calibri"/>
                <w:color w:val="000000"/>
                <w:lang w:val="en-GB" w:eastAsia="en-US"/>
              </w:rPr>
              <w:t>320 in this example.</w:t>
            </w:r>
            <w:r w:rsidR="002F473A">
              <w:rPr>
                <w:rFonts w:ascii="Calibri" w:hAnsi="Calibri"/>
                <w:color w:val="000000"/>
                <w:lang w:val="en-GB" w:eastAsia="en-US"/>
              </w:rPr>
              <w:t xml:space="preserve"> If user has already released some of the associated Sales Orders, then this receipted units will deduct the no. of units present on the released Sales Orders.</w:t>
            </w:r>
          </w:p>
        </w:tc>
      </w:tr>
      <w:tr w:rsidR="000F10DA" w:rsidRPr="006A73A0" w14:paraId="34846DAD"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EBF30CF" w14:textId="297BC642" w:rsidR="000F10DA" w:rsidRDefault="000F10DA" w:rsidP="000F10DA">
            <w:pPr>
              <w:rPr>
                <w:rFonts w:ascii="Calibri" w:hAnsi="Calibri"/>
                <w:color w:val="000000"/>
                <w:lang w:val="en-GB" w:eastAsia="en-US"/>
              </w:rPr>
            </w:pPr>
            <w:r>
              <w:rPr>
                <w:rFonts w:ascii="Calibri" w:hAnsi="Calibri"/>
                <w:color w:val="000000"/>
                <w:lang w:val="en-GB" w:eastAsia="en-US"/>
              </w:rPr>
              <w:t>Reset button</w:t>
            </w:r>
          </w:p>
        </w:tc>
        <w:tc>
          <w:tcPr>
            <w:tcW w:w="1721" w:type="pct"/>
            <w:tcBorders>
              <w:top w:val="nil"/>
              <w:left w:val="nil"/>
              <w:bottom w:val="single" w:sz="8" w:space="0" w:color="000000"/>
              <w:right w:val="single" w:sz="8" w:space="0" w:color="000000"/>
            </w:tcBorders>
            <w:shd w:val="clear" w:color="auto" w:fill="auto"/>
            <w:vAlign w:val="center"/>
          </w:tcPr>
          <w:p w14:paraId="77C033C3" w14:textId="3C378453" w:rsidR="000F10DA" w:rsidRPr="006C6123" w:rsidRDefault="000F10DA" w:rsidP="000F10DA">
            <w:pPr>
              <w:rPr>
                <w:rFonts w:ascii="Calibri" w:hAnsi="Calibri"/>
                <w:color w:val="000000"/>
                <w:lang w:val="en-GB" w:eastAsia="en-US"/>
              </w:rPr>
            </w:pPr>
            <w:r>
              <w:rPr>
                <w:rFonts w:ascii="Calibri" w:hAnsi="Calibri"/>
                <w:color w:val="000000"/>
                <w:lang w:val="en-GB" w:eastAsia="en-US"/>
              </w:rPr>
              <w:t>This button will reset the values in ‘Calculated Sales Order Units’ to match with ‘Recommended Sales Order Units’. This button will aid the user in cases where user want to get rid of the changes they made manually on ‘Calculated Sales Order Units’ column and want to either accept the system generated values or want to re-distribute again manually using system generated value as basis.</w:t>
            </w:r>
          </w:p>
        </w:tc>
        <w:tc>
          <w:tcPr>
            <w:tcW w:w="1790" w:type="pct"/>
            <w:tcBorders>
              <w:top w:val="nil"/>
              <w:left w:val="nil"/>
              <w:bottom w:val="single" w:sz="8" w:space="0" w:color="000000"/>
              <w:right w:val="single" w:sz="8" w:space="0" w:color="000000"/>
            </w:tcBorders>
            <w:shd w:val="clear" w:color="auto" w:fill="auto"/>
            <w:vAlign w:val="center"/>
          </w:tcPr>
          <w:p w14:paraId="238EB362" w14:textId="77777777" w:rsidR="000F10DA" w:rsidRDefault="000F10DA" w:rsidP="000F10DA">
            <w:pPr>
              <w:rPr>
                <w:rFonts w:ascii="Calibri" w:hAnsi="Calibri"/>
                <w:color w:val="000000"/>
                <w:lang w:val="en-GB" w:eastAsia="en-US"/>
              </w:rPr>
            </w:pPr>
          </w:p>
        </w:tc>
      </w:tr>
      <w:tr w:rsidR="000F10DA" w:rsidRPr="006A73A0" w14:paraId="09110F20"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4E78208" w14:textId="2AB1CDEA" w:rsidR="000F10DA" w:rsidRDefault="000F10DA" w:rsidP="000F10DA">
            <w:pPr>
              <w:rPr>
                <w:rFonts w:ascii="Calibri" w:hAnsi="Calibri"/>
                <w:color w:val="000000"/>
                <w:lang w:val="en-GB" w:eastAsia="en-US"/>
              </w:rPr>
            </w:pPr>
            <w:r>
              <w:rPr>
                <w:rFonts w:ascii="Calibri" w:hAnsi="Calibri"/>
                <w:color w:val="000000"/>
                <w:lang w:val="en-GB" w:eastAsia="en-US"/>
              </w:rPr>
              <w:t>Cancel Button</w:t>
            </w:r>
          </w:p>
        </w:tc>
        <w:tc>
          <w:tcPr>
            <w:tcW w:w="1721" w:type="pct"/>
            <w:tcBorders>
              <w:top w:val="nil"/>
              <w:left w:val="nil"/>
              <w:bottom w:val="single" w:sz="8" w:space="0" w:color="000000"/>
              <w:right w:val="single" w:sz="8" w:space="0" w:color="000000"/>
            </w:tcBorders>
            <w:shd w:val="clear" w:color="auto" w:fill="auto"/>
            <w:vAlign w:val="center"/>
          </w:tcPr>
          <w:p w14:paraId="60742D31" w14:textId="422DB45A" w:rsidR="000F10DA" w:rsidRDefault="000F10DA" w:rsidP="000F10DA">
            <w:pPr>
              <w:rPr>
                <w:rFonts w:ascii="Calibri" w:hAnsi="Calibri"/>
                <w:color w:val="000000"/>
                <w:lang w:val="en-GB" w:eastAsia="en-US"/>
              </w:rPr>
            </w:pPr>
            <w:r>
              <w:rPr>
                <w:rFonts w:ascii="Calibri" w:hAnsi="Calibri"/>
                <w:color w:val="000000"/>
                <w:lang w:val="en-GB" w:eastAsia="en-US"/>
              </w:rPr>
              <w:t>This button will close the ‘Automatic Re-distribution PO’ pop-up and will not save any re-distributed values in the pop-up. The user will return to Re-distribution PO screen.</w:t>
            </w:r>
          </w:p>
        </w:tc>
        <w:tc>
          <w:tcPr>
            <w:tcW w:w="1790" w:type="pct"/>
            <w:tcBorders>
              <w:top w:val="nil"/>
              <w:left w:val="nil"/>
              <w:bottom w:val="single" w:sz="8" w:space="0" w:color="000000"/>
              <w:right w:val="single" w:sz="8" w:space="0" w:color="000000"/>
            </w:tcBorders>
            <w:shd w:val="clear" w:color="auto" w:fill="auto"/>
            <w:vAlign w:val="center"/>
          </w:tcPr>
          <w:p w14:paraId="63F6AB28" w14:textId="77777777" w:rsidR="000F10DA" w:rsidRDefault="000F10DA" w:rsidP="000F10DA">
            <w:pPr>
              <w:rPr>
                <w:rFonts w:ascii="Calibri" w:hAnsi="Calibri"/>
                <w:color w:val="000000"/>
                <w:lang w:val="en-GB" w:eastAsia="en-US"/>
              </w:rPr>
            </w:pPr>
          </w:p>
        </w:tc>
      </w:tr>
      <w:tr w:rsidR="000F10DA" w:rsidRPr="006A73A0" w14:paraId="01CBA585"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77E8C45" w14:textId="23FEC0CC" w:rsidR="000F10DA" w:rsidRPr="006C6123" w:rsidRDefault="000F10DA" w:rsidP="000F10DA">
            <w:pPr>
              <w:rPr>
                <w:rFonts w:ascii="Calibri" w:hAnsi="Calibri"/>
                <w:color w:val="000000"/>
                <w:lang w:val="en-GB" w:eastAsia="en-US"/>
              </w:rPr>
            </w:pPr>
            <w:r>
              <w:rPr>
                <w:rFonts w:ascii="Calibri" w:hAnsi="Calibri"/>
                <w:color w:val="000000"/>
                <w:lang w:val="en-GB" w:eastAsia="en-US"/>
              </w:rPr>
              <w:t xml:space="preserve">OK Button </w:t>
            </w:r>
          </w:p>
        </w:tc>
        <w:tc>
          <w:tcPr>
            <w:tcW w:w="1721" w:type="pct"/>
            <w:tcBorders>
              <w:top w:val="nil"/>
              <w:left w:val="nil"/>
              <w:bottom w:val="single" w:sz="8" w:space="0" w:color="000000"/>
              <w:right w:val="single" w:sz="8" w:space="0" w:color="000000"/>
            </w:tcBorders>
            <w:shd w:val="clear" w:color="auto" w:fill="auto"/>
            <w:vAlign w:val="center"/>
          </w:tcPr>
          <w:p w14:paraId="0CD804AB" w14:textId="57F60396" w:rsidR="000F10DA" w:rsidRPr="006C6123" w:rsidRDefault="000F10DA" w:rsidP="000F10DA">
            <w:pPr>
              <w:rPr>
                <w:rFonts w:ascii="Calibri" w:hAnsi="Calibri"/>
                <w:color w:val="000000"/>
                <w:lang w:val="en-GB" w:eastAsia="en-US"/>
              </w:rPr>
            </w:pPr>
            <w:r>
              <w:rPr>
                <w:rFonts w:ascii="Calibri" w:hAnsi="Calibri"/>
                <w:color w:val="000000"/>
                <w:lang w:val="en-GB" w:eastAsia="en-US"/>
              </w:rPr>
              <w:t>This button will close the ‘Automatic Re-distribution PO’ pop-up and will save any apply the re-distributed values to the Sales Orders. The user will return to Re-distribution PO screen.</w:t>
            </w:r>
          </w:p>
        </w:tc>
        <w:tc>
          <w:tcPr>
            <w:tcW w:w="1790" w:type="pct"/>
            <w:tcBorders>
              <w:top w:val="nil"/>
              <w:left w:val="nil"/>
              <w:bottom w:val="single" w:sz="8" w:space="0" w:color="000000"/>
              <w:right w:val="single" w:sz="8" w:space="0" w:color="000000"/>
            </w:tcBorders>
            <w:shd w:val="clear" w:color="auto" w:fill="auto"/>
            <w:vAlign w:val="center"/>
          </w:tcPr>
          <w:p w14:paraId="4AF46371" w14:textId="45F676A2" w:rsidR="000F10DA" w:rsidRDefault="000F10DA" w:rsidP="000F10DA">
            <w:pPr>
              <w:rPr>
                <w:rFonts w:ascii="Calibri" w:hAnsi="Calibri"/>
                <w:color w:val="000000"/>
                <w:lang w:val="en-GB" w:eastAsia="en-US"/>
              </w:rPr>
            </w:pPr>
            <w:r>
              <w:rPr>
                <w:rFonts w:ascii="Calibri" w:hAnsi="Calibri"/>
                <w:color w:val="000000"/>
                <w:lang w:val="en-GB" w:eastAsia="en-US"/>
              </w:rPr>
              <w:t xml:space="preserve">OK button will validate if the sum of ‘Calculated Sales Order Units’ &lt;= Total PO Receipted Units. If not, then user will be presented with below </w:t>
            </w:r>
            <w:r w:rsidR="00574B94">
              <w:rPr>
                <w:rFonts w:ascii="Calibri" w:hAnsi="Calibri"/>
                <w:color w:val="000000"/>
                <w:lang w:val="en-GB" w:eastAsia="en-US"/>
              </w:rPr>
              <w:t>error,</w:t>
            </w:r>
            <w:r>
              <w:rPr>
                <w:rFonts w:ascii="Calibri" w:hAnsi="Calibri"/>
                <w:color w:val="000000"/>
                <w:lang w:val="en-GB" w:eastAsia="en-US"/>
              </w:rPr>
              <w:t xml:space="preserve"> and they would have to re-adjust the values –</w:t>
            </w:r>
          </w:p>
          <w:p w14:paraId="40832C1B" w14:textId="569B0666" w:rsidR="000F10DA" w:rsidRDefault="000F10DA" w:rsidP="000F10DA">
            <w:pPr>
              <w:rPr>
                <w:rFonts w:ascii="Calibri" w:hAnsi="Calibri"/>
                <w:color w:val="000000"/>
                <w:lang w:val="en-GB" w:eastAsia="en-US"/>
              </w:rPr>
            </w:pPr>
            <w:r w:rsidRPr="0060528F">
              <w:rPr>
                <w:rFonts w:ascii="Calibri" w:hAnsi="Calibri"/>
                <w:b/>
                <w:bCs/>
                <w:color w:val="000000"/>
                <w:lang w:val="en-GB" w:eastAsia="en-US"/>
              </w:rPr>
              <w:t>Cannot distribute more than receipted Supplier PO units</w:t>
            </w:r>
            <w:r>
              <w:rPr>
                <w:rFonts w:ascii="Calibri" w:hAnsi="Calibri"/>
                <w:color w:val="000000"/>
                <w:lang w:val="en-GB" w:eastAsia="en-US"/>
              </w:rPr>
              <w:t>.</w:t>
            </w:r>
          </w:p>
          <w:p w14:paraId="09227B12" w14:textId="58825531" w:rsidR="000F10DA" w:rsidRDefault="000F10DA" w:rsidP="000F10DA">
            <w:pPr>
              <w:rPr>
                <w:rFonts w:ascii="Calibri" w:hAnsi="Calibri"/>
                <w:color w:val="000000"/>
                <w:lang w:val="en-GB" w:eastAsia="en-US"/>
              </w:rPr>
            </w:pPr>
            <w:r>
              <w:rPr>
                <w:rFonts w:ascii="Calibri" w:hAnsi="Calibri"/>
                <w:color w:val="000000"/>
                <w:lang w:val="en-GB" w:eastAsia="en-US"/>
              </w:rPr>
              <w:t>But if user has under distributed the PO receipts a pop-up will be shown to user with following message –</w:t>
            </w:r>
          </w:p>
          <w:p w14:paraId="124C7650" w14:textId="3B86CAA3" w:rsidR="000F10DA" w:rsidRDefault="000F10DA" w:rsidP="000F10DA">
            <w:pPr>
              <w:rPr>
                <w:rFonts w:ascii="Calibri" w:hAnsi="Calibri"/>
                <w:color w:val="000000"/>
                <w:lang w:val="en-GB" w:eastAsia="en-US"/>
              </w:rPr>
            </w:pPr>
            <w:r w:rsidRPr="00FD07F6">
              <w:rPr>
                <w:rFonts w:ascii="Calibri" w:hAnsi="Calibri"/>
                <w:b/>
                <w:bCs/>
                <w:color w:val="000000"/>
                <w:lang w:val="en-GB" w:eastAsia="en-US"/>
              </w:rPr>
              <w:t>'PO receipt is under distributed. Do you want to continue?'</w:t>
            </w:r>
          </w:p>
          <w:p w14:paraId="78E845D3" w14:textId="22CFA07C" w:rsidR="000F10DA" w:rsidRPr="00A41E5C" w:rsidRDefault="000F10DA" w:rsidP="000F10DA">
            <w:pPr>
              <w:rPr>
                <w:rFonts w:ascii="Calibri" w:hAnsi="Calibri"/>
                <w:color w:val="000000"/>
                <w:lang w:val="en-GB" w:eastAsia="en-US"/>
              </w:rPr>
            </w:pPr>
            <w:r>
              <w:rPr>
                <w:rFonts w:ascii="Calibri" w:hAnsi="Calibri"/>
                <w:color w:val="000000"/>
                <w:lang w:val="en-GB" w:eastAsia="en-US"/>
              </w:rPr>
              <w:t xml:space="preserve">Pop-up will have </w:t>
            </w:r>
            <w:r w:rsidRPr="003860E5">
              <w:rPr>
                <w:rFonts w:ascii="Calibri" w:hAnsi="Calibri"/>
                <w:color w:val="000000"/>
                <w:lang w:val="en-GB" w:eastAsia="en-US"/>
              </w:rPr>
              <w:t>YES and NO button. Yes</w:t>
            </w:r>
            <w:r>
              <w:rPr>
                <w:rFonts w:ascii="Calibri" w:hAnsi="Calibri"/>
                <w:color w:val="000000"/>
                <w:lang w:val="en-GB" w:eastAsia="en-US"/>
              </w:rPr>
              <w:t>,</w:t>
            </w:r>
            <w:r w:rsidRPr="003860E5">
              <w:rPr>
                <w:rFonts w:ascii="Calibri" w:hAnsi="Calibri"/>
                <w:color w:val="000000"/>
                <w:lang w:val="en-GB" w:eastAsia="en-US"/>
              </w:rPr>
              <w:t xml:space="preserve"> will accept the distribution and will close the screen. No</w:t>
            </w:r>
            <w:r>
              <w:rPr>
                <w:rFonts w:ascii="Calibri" w:hAnsi="Calibri"/>
                <w:color w:val="000000"/>
                <w:lang w:val="en-GB" w:eastAsia="en-US"/>
              </w:rPr>
              <w:t>,</w:t>
            </w:r>
            <w:r w:rsidRPr="003860E5">
              <w:rPr>
                <w:rFonts w:ascii="Calibri" w:hAnsi="Calibri"/>
                <w:color w:val="000000"/>
                <w:lang w:val="en-GB" w:eastAsia="en-US"/>
              </w:rPr>
              <w:t xml:space="preserve"> will take them back to existing distribution where they can change the </w:t>
            </w:r>
            <w:r>
              <w:rPr>
                <w:rFonts w:ascii="Calibri" w:hAnsi="Calibri"/>
                <w:color w:val="000000"/>
                <w:lang w:val="en-GB" w:eastAsia="en-US"/>
              </w:rPr>
              <w:t>re-distributed quantity</w:t>
            </w:r>
            <w:r w:rsidRPr="003860E5">
              <w:rPr>
                <w:rFonts w:ascii="Calibri" w:hAnsi="Calibri"/>
                <w:color w:val="000000"/>
                <w:lang w:val="en-GB" w:eastAsia="en-US"/>
              </w:rPr>
              <w:t xml:space="preserve"> again.</w:t>
            </w:r>
          </w:p>
        </w:tc>
      </w:tr>
    </w:tbl>
    <w:p w14:paraId="01360F8C" w14:textId="11BEBD87" w:rsidR="0038691E" w:rsidRPr="007052A5" w:rsidRDefault="0038691E" w:rsidP="0038691E">
      <w:pPr>
        <w:pStyle w:val="Caption"/>
        <w:ind w:left="2127"/>
        <w:jc w:val="center"/>
        <w:rPr>
          <w:ins w:id="542" w:author="Sergio Rodrigues" w:date="2022-05-27T17:11:00Z"/>
          <w:color w:val="auto"/>
          <w:lang w:val="en-GB"/>
        </w:rPr>
      </w:pPr>
      <w:ins w:id="543" w:author="Sergio Rodrigues" w:date="2022-05-27T17:11: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14</w:t>
      </w:r>
      <w:ins w:id="544" w:author="Sergio Rodrigues" w:date="2022-05-27T17:11:00Z">
        <w:r w:rsidRPr="000F4E5F">
          <w:rPr>
            <w:color w:val="auto"/>
            <w:lang w:val="en-GB"/>
          </w:rPr>
          <w:fldChar w:fldCharType="end"/>
        </w:r>
        <w:r w:rsidRPr="000F4E5F">
          <w:rPr>
            <w:color w:val="auto"/>
            <w:lang w:val="en-GB"/>
          </w:rPr>
          <w:t xml:space="preserve"> - </w:t>
        </w:r>
      </w:ins>
      <w:ins w:id="545" w:author="Sergio Rodrigues" w:date="2022-05-27T12:04:00Z">
        <w:r>
          <w:rPr>
            <w:color w:val="auto"/>
            <w:lang w:val="en-GB"/>
          </w:rPr>
          <w:t>Automatic Re-Distribution PO pop-up</w:t>
        </w:r>
      </w:ins>
      <w:ins w:id="546" w:author="Sergio Rodrigues" w:date="2022-05-27T17:15:00Z">
        <w:r>
          <w:rPr>
            <w:color w:val="auto"/>
            <w:lang w:val="en-GB"/>
          </w:rPr>
          <w:t xml:space="preserve"> fields</w:t>
        </w:r>
      </w:ins>
    </w:p>
    <w:p w14:paraId="52D5CED4" w14:textId="77777777" w:rsidR="00C30F28" w:rsidRDefault="00C30F28">
      <w:pPr>
        <w:rPr>
          <w:ins w:id="547" w:author="Sergio Rodrigues" w:date="2022-05-27T16:06:00Z"/>
          <w:b/>
          <w:bCs/>
          <w:u w:val="single"/>
          <w:lang w:val="en-GB"/>
        </w:rPr>
      </w:pPr>
      <w:ins w:id="548" w:author="Sergio Rodrigues" w:date="2022-05-27T16:06:00Z">
        <w:r>
          <w:rPr>
            <w:b/>
            <w:bCs/>
            <w:u w:val="single"/>
            <w:lang w:val="en-GB"/>
          </w:rPr>
          <w:br w:type="page"/>
        </w:r>
      </w:ins>
    </w:p>
    <w:p w14:paraId="497F8403" w14:textId="730646C4" w:rsidR="0060528F" w:rsidRDefault="0060528F" w:rsidP="00545D2B">
      <w:pPr>
        <w:pStyle w:val="BodyText"/>
        <w:ind w:left="1418"/>
        <w:jc w:val="both"/>
        <w:rPr>
          <w:lang w:val="en-GB"/>
        </w:rPr>
      </w:pPr>
      <w:r w:rsidRPr="0060528F">
        <w:rPr>
          <w:b/>
          <w:bCs/>
          <w:u w:val="single"/>
          <w:lang w:val="en-GB"/>
        </w:rPr>
        <w:lastRenderedPageBreak/>
        <w:t>Proration logic to calculate ‘Recommended Sales Order Units’</w:t>
      </w:r>
      <w:r>
        <w:rPr>
          <w:lang w:val="en-GB"/>
        </w:rPr>
        <w:t xml:space="preserve"> – </w:t>
      </w:r>
    </w:p>
    <w:p w14:paraId="10F6BEEB" w14:textId="12DF1CDF" w:rsidR="007837A3" w:rsidRDefault="007837A3" w:rsidP="00545D2B">
      <w:pPr>
        <w:pStyle w:val="BodyText"/>
        <w:ind w:left="1418"/>
        <w:jc w:val="both"/>
        <w:rPr>
          <w:lang w:val="en-GB"/>
        </w:rPr>
      </w:pPr>
      <w:r w:rsidRPr="007837A3">
        <w:rPr>
          <w:noProof/>
          <w:lang w:val="en-GB"/>
        </w:rPr>
        <w:drawing>
          <wp:inline distT="0" distB="0" distL="0" distR="0" wp14:anchorId="14633FDA" wp14:editId="655CE31D">
            <wp:extent cx="5638800" cy="833397"/>
            <wp:effectExtent l="0" t="0" r="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90848" cy="841090"/>
                    </a:xfrm>
                    <a:prstGeom prst="rect">
                      <a:avLst/>
                    </a:prstGeom>
                  </pic:spPr>
                </pic:pic>
              </a:graphicData>
            </a:graphic>
          </wp:inline>
        </w:drawing>
      </w:r>
    </w:p>
    <w:p w14:paraId="10D88152" w14:textId="522678DE" w:rsidR="007837A3" w:rsidRPr="007837A3" w:rsidRDefault="007837A3" w:rsidP="007837A3">
      <w:pPr>
        <w:pStyle w:val="Caption"/>
        <w:ind w:left="1418"/>
        <w:jc w:val="center"/>
        <w:rPr>
          <w:ins w:id="549" w:author="Sergio Rodrigues" w:date="2022-05-27T12:06:00Z"/>
          <w:lang w:val="en-GB"/>
        </w:rPr>
      </w:pPr>
      <w:ins w:id="550" w:author="Sergio Rodrigues" w:date="2022-05-27T12:06:00Z">
        <w:r w:rsidRPr="007837A3">
          <w:rPr>
            <w:lang w:val="en-GB"/>
          </w:rPr>
          <w:t xml:space="preserve">Figure </w:t>
        </w:r>
        <w:r w:rsidRPr="007837A3">
          <w:rPr>
            <w:lang w:val="en-GB"/>
          </w:rPr>
          <w:fldChar w:fldCharType="begin"/>
        </w:r>
        <w:r w:rsidRPr="007837A3">
          <w:rPr>
            <w:lang w:val="en-GB"/>
          </w:rPr>
          <w:instrText xml:space="preserve"> SEQ Figure \* ARABIC </w:instrText>
        </w:r>
        <w:r w:rsidRPr="007837A3">
          <w:rPr>
            <w:lang w:val="en-GB"/>
          </w:rPr>
          <w:fldChar w:fldCharType="separate"/>
        </w:r>
      </w:ins>
      <w:r w:rsidR="00320EA2">
        <w:rPr>
          <w:noProof/>
          <w:lang w:val="en-GB"/>
        </w:rPr>
        <w:t>39</w:t>
      </w:r>
      <w:ins w:id="551" w:author="Sergio Rodrigues" w:date="2022-05-27T12:06:00Z">
        <w:r w:rsidRPr="007837A3">
          <w:rPr>
            <w:lang w:val="en-GB"/>
          </w:rPr>
          <w:fldChar w:fldCharType="end"/>
        </w:r>
        <w:r w:rsidRPr="007837A3">
          <w:rPr>
            <w:lang w:val="en-GB"/>
          </w:rPr>
          <w:t xml:space="preserve"> – </w:t>
        </w:r>
      </w:ins>
      <w:ins w:id="552" w:author="Sergio Rodrigues" w:date="2022-05-27T16:07:00Z">
        <w:r w:rsidR="00C30F28">
          <w:rPr>
            <w:color w:val="auto"/>
            <w:lang w:val="en-GB"/>
          </w:rPr>
          <w:t xml:space="preserve">Automatic PO Re-Distribution </w:t>
        </w:r>
      </w:ins>
      <w:ins w:id="553" w:author="Sergio Rodrigues" w:date="2022-05-27T12:06:00Z">
        <w:r>
          <w:rPr>
            <w:color w:val="auto"/>
            <w:lang w:val="en-GB"/>
          </w:rPr>
          <w:t>Proration</w:t>
        </w:r>
      </w:ins>
    </w:p>
    <w:p w14:paraId="2BAEF71C" w14:textId="77777777" w:rsidR="0060528F" w:rsidRDefault="0060528F" w:rsidP="00506E40">
      <w:pPr>
        <w:pStyle w:val="BodyText"/>
        <w:jc w:val="both"/>
        <w:rPr>
          <w:lang w:val="en-GB"/>
        </w:rPr>
      </w:pPr>
    </w:p>
    <w:p w14:paraId="3FE17619" w14:textId="7CEA7612" w:rsidR="0060528F" w:rsidRPr="0060528F" w:rsidRDefault="0060528F" w:rsidP="0060528F">
      <w:pPr>
        <w:pStyle w:val="BodyText"/>
        <w:jc w:val="both"/>
        <w:rPr>
          <w:lang w:val="en-GB"/>
        </w:rPr>
      </w:pPr>
      <w:r w:rsidRPr="0060528F">
        <w:rPr>
          <w:lang w:val="en-GB"/>
        </w:rPr>
        <w:t xml:space="preserve">The size distribution from </w:t>
      </w:r>
      <w:r>
        <w:rPr>
          <w:lang w:val="en-GB"/>
        </w:rPr>
        <w:t>S</w:t>
      </w:r>
      <w:r w:rsidRPr="0060528F">
        <w:rPr>
          <w:lang w:val="en-GB"/>
        </w:rPr>
        <w:t xml:space="preserve">ales </w:t>
      </w:r>
      <w:r>
        <w:rPr>
          <w:lang w:val="en-GB"/>
        </w:rPr>
        <w:t>O</w:t>
      </w:r>
      <w:r w:rsidRPr="0060528F">
        <w:rPr>
          <w:lang w:val="en-GB"/>
        </w:rPr>
        <w:t>rder</w:t>
      </w:r>
      <w:r>
        <w:rPr>
          <w:lang w:val="en-GB"/>
        </w:rPr>
        <w:t>s</w:t>
      </w:r>
      <w:r w:rsidRPr="0060528F">
        <w:rPr>
          <w:lang w:val="en-GB"/>
        </w:rPr>
        <w:t xml:space="preserve"> Units </w:t>
      </w:r>
      <w:r w:rsidR="00E56F04" w:rsidRPr="0060528F">
        <w:rPr>
          <w:lang w:val="en-GB"/>
        </w:rPr>
        <w:t>is</w:t>
      </w:r>
      <w:r w:rsidRPr="0060528F">
        <w:rPr>
          <w:lang w:val="en-GB"/>
        </w:rPr>
        <w:t xml:space="preserve"> applied to Actual Supplier PO receipted units. For e.g., for UK1 </w:t>
      </w:r>
      <w:r>
        <w:rPr>
          <w:lang w:val="en-GB"/>
        </w:rPr>
        <w:t xml:space="preserve">the current Units on Sales Order </w:t>
      </w:r>
      <w:r w:rsidRPr="0060528F">
        <w:rPr>
          <w:lang w:val="en-GB"/>
        </w:rPr>
        <w:t>Nord DIR</w:t>
      </w:r>
      <w:r>
        <w:rPr>
          <w:lang w:val="en-GB"/>
        </w:rPr>
        <w:t xml:space="preserve"> is </w:t>
      </w:r>
      <w:r w:rsidRPr="0060528F">
        <w:rPr>
          <w:lang w:val="en-GB"/>
        </w:rPr>
        <w:t>60</w:t>
      </w:r>
      <w:r>
        <w:rPr>
          <w:lang w:val="en-GB"/>
        </w:rPr>
        <w:t xml:space="preserve"> and on Sales Order </w:t>
      </w:r>
      <w:r w:rsidRPr="0060528F">
        <w:rPr>
          <w:lang w:val="en-GB"/>
        </w:rPr>
        <w:t>Nord FLS</w:t>
      </w:r>
      <w:r>
        <w:rPr>
          <w:lang w:val="en-GB"/>
        </w:rPr>
        <w:t xml:space="preserve"> it is 40 out of 100 units on Supplier PO. Thus, this same ratio will be applied on receipted units of UK1 i.e., 80 Units. Thus, 60% of </w:t>
      </w:r>
      <w:r w:rsidRPr="0060528F">
        <w:rPr>
          <w:lang w:val="en-GB"/>
        </w:rPr>
        <w:t>80 is updated for Nord DIR (48</w:t>
      </w:r>
      <w:r>
        <w:rPr>
          <w:lang w:val="en-GB"/>
        </w:rPr>
        <w:t xml:space="preserve"> units</w:t>
      </w:r>
      <w:r w:rsidRPr="0060528F">
        <w:rPr>
          <w:lang w:val="en-GB"/>
        </w:rPr>
        <w:t xml:space="preserve">) and </w:t>
      </w:r>
      <w:r>
        <w:rPr>
          <w:lang w:val="en-GB"/>
        </w:rPr>
        <w:t xml:space="preserve">for </w:t>
      </w:r>
      <w:r w:rsidRPr="0060528F">
        <w:rPr>
          <w:lang w:val="en-GB"/>
        </w:rPr>
        <w:t>Nord FLS 40% of 80 (32</w:t>
      </w:r>
      <w:r>
        <w:rPr>
          <w:lang w:val="en-GB"/>
        </w:rPr>
        <w:t xml:space="preserve"> units</w:t>
      </w:r>
      <w:r w:rsidRPr="0060528F">
        <w:rPr>
          <w:lang w:val="en-GB"/>
        </w:rPr>
        <w:t xml:space="preserve">) is </w:t>
      </w:r>
      <w:r w:rsidR="00E56F04" w:rsidRPr="0060528F">
        <w:rPr>
          <w:lang w:val="en-GB"/>
        </w:rPr>
        <w:t>calculated.</w:t>
      </w:r>
      <w:r w:rsidRPr="0060528F">
        <w:rPr>
          <w:lang w:val="en-GB"/>
        </w:rPr>
        <w:t xml:space="preserve"> Th</w:t>
      </w:r>
      <w:r>
        <w:rPr>
          <w:lang w:val="en-GB"/>
        </w:rPr>
        <w:t>is</w:t>
      </w:r>
      <w:r w:rsidRPr="0060528F">
        <w:rPr>
          <w:lang w:val="en-GB"/>
        </w:rPr>
        <w:t xml:space="preserve"> </w:t>
      </w:r>
      <w:r>
        <w:rPr>
          <w:lang w:val="en-GB"/>
        </w:rPr>
        <w:t>logic is applied on each brand size on the supplier PO receipts to calculate the ‘Recommended Sales Order Units’ and is then summed up to show the value at option level in this Automatic Re-distribution pop-up.</w:t>
      </w:r>
    </w:p>
    <w:p w14:paraId="15DFC7A9" w14:textId="294F520D" w:rsidR="0060528F" w:rsidRDefault="0060528F" w:rsidP="0060528F">
      <w:pPr>
        <w:pStyle w:val="BodyText"/>
        <w:jc w:val="both"/>
        <w:rPr>
          <w:lang w:val="en-GB"/>
        </w:rPr>
      </w:pPr>
      <w:r>
        <w:rPr>
          <w:lang w:val="en-GB"/>
        </w:rPr>
        <w:t>Once user has done the distribution on pop-up, they will come back on main Re-distribution PO screen. The proration summed at option level is then shown at granular level for each brand size in Detail section tables of the screen. Functionality of this section are mentioned below.</w:t>
      </w:r>
    </w:p>
    <w:p w14:paraId="5FFFAC45" w14:textId="4178294E" w:rsidR="0060528F" w:rsidRDefault="0060528F" w:rsidP="0060528F">
      <w:pPr>
        <w:pStyle w:val="BodyText"/>
        <w:jc w:val="both"/>
        <w:rPr>
          <w:lang w:val="en-GB"/>
        </w:rPr>
      </w:pPr>
    </w:p>
    <w:p w14:paraId="31A7F522" w14:textId="17858DB3" w:rsidR="0060528F" w:rsidRPr="006A73A0" w:rsidRDefault="0060528F" w:rsidP="0060528F">
      <w:pPr>
        <w:pStyle w:val="Heading8"/>
        <w:spacing w:before="240"/>
        <w:jc w:val="both"/>
        <w:rPr>
          <w:lang w:val="en-GB"/>
        </w:rPr>
      </w:pPr>
      <w:r>
        <w:rPr>
          <w:lang w:val="en-GB"/>
        </w:rPr>
        <w:t xml:space="preserve">Detail Section </w:t>
      </w:r>
    </w:p>
    <w:p w14:paraId="49834180" w14:textId="6248B5FC" w:rsidR="00D42F27" w:rsidRPr="006A73A0" w:rsidRDefault="007F64AB" w:rsidP="00BE0145">
      <w:pPr>
        <w:pStyle w:val="BodyText"/>
        <w:ind w:left="0"/>
        <w:jc w:val="both"/>
        <w:rPr>
          <w:lang w:val="en-GB"/>
        </w:rPr>
      </w:pPr>
      <w:ins w:id="554" w:author="Reetu Muneem" w:date="2022-02-09T14:00:00Z">
        <w:r>
          <w:rPr>
            <w:noProof/>
            <w:lang w:val="en-GB"/>
          </w:rPr>
          <w:drawing>
            <wp:inline distT="0" distB="0" distL="0" distR="0" wp14:anchorId="792A5A48" wp14:editId="4E4F7878">
              <wp:extent cx="6480000" cy="2070000"/>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80000" cy="2070000"/>
                      </a:xfrm>
                      <a:prstGeom prst="rect">
                        <a:avLst/>
                      </a:prstGeom>
                    </pic:spPr>
                  </pic:pic>
                </a:graphicData>
              </a:graphic>
            </wp:inline>
          </w:drawing>
        </w:r>
      </w:ins>
    </w:p>
    <w:p w14:paraId="002EA2B8" w14:textId="2B65C02C" w:rsidR="00BE0145" w:rsidRPr="007837A3" w:rsidRDefault="00BE0145" w:rsidP="00BE0145">
      <w:pPr>
        <w:pStyle w:val="Caption"/>
        <w:jc w:val="center"/>
        <w:rPr>
          <w:ins w:id="555" w:author="Sergio Rodrigues" w:date="2022-05-27T12:04:00Z"/>
          <w:lang w:val="en-GB"/>
        </w:rPr>
      </w:pPr>
      <w:ins w:id="556" w:author="Sergio Rodrigues" w:date="2022-05-27T12:04:00Z">
        <w:r w:rsidRPr="007837A3">
          <w:rPr>
            <w:lang w:val="en-GB"/>
          </w:rPr>
          <w:t xml:space="preserve">Figure </w:t>
        </w:r>
        <w:r w:rsidRPr="007837A3">
          <w:rPr>
            <w:lang w:val="en-GB"/>
          </w:rPr>
          <w:fldChar w:fldCharType="begin"/>
        </w:r>
        <w:r w:rsidRPr="007837A3">
          <w:rPr>
            <w:lang w:val="en-GB"/>
          </w:rPr>
          <w:instrText xml:space="preserve"> SEQ Figure \* ARABIC </w:instrText>
        </w:r>
        <w:r w:rsidRPr="007837A3">
          <w:rPr>
            <w:lang w:val="en-GB"/>
          </w:rPr>
          <w:fldChar w:fldCharType="separate"/>
        </w:r>
      </w:ins>
      <w:r w:rsidR="00320EA2">
        <w:rPr>
          <w:noProof/>
          <w:lang w:val="en-GB"/>
        </w:rPr>
        <w:t>40</w:t>
      </w:r>
      <w:ins w:id="557" w:author="Sergio Rodrigues" w:date="2022-05-27T12:04:00Z">
        <w:r w:rsidRPr="007837A3">
          <w:rPr>
            <w:lang w:val="en-GB"/>
          </w:rPr>
          <w:fldChar w:fldCharType="end"/>
        </w:r>
        <w:r w:rsidRPr="007837A3">
          <w:rPr>
            <w:lang w:val="en-GB"/>
          </w:rPr>
          <w:t xml:space="preserve"> – </w:t>
        </w:r>
      </w:ins>
      <w:ins w:id="558" w:author="Sergio Rodrigues" w:date="2022-05-27T12:19:00Z">
        <w:r>
          <w:rPr>
            <w:color w:val="auto"/>
            <w:lang w:val="en-GB"/>
          </w:rPr>
          <w:t>Re-distribute PO screen (Detail Section)</w:t>
        </w:r>
      </w:ins>
    </w:p>
    <w:p w14:paraId="7A7DF398" w14:textId="77777777" w:rsidR="00BE0145" w:rsidRDefault="00BE0145" w:rsidP="00DD595E">
      <w:pPr>
        <w:pStyle w:val="BodyText"/>
        <w:ind w:left="1418"/>
        <w:jc w:val="both"/>
        <w:rPr>
          <w:lang w:val="en-GB"/>
        </w:rPr>
      </w:pPr>
    </w:p>
    <w:p w14:paraId="6F86ACEE" w14:textId="63B6E50C" w:rsidR="0060528F" w:rsidRDefault="0060528F" w:rsidP="00DD595E">
      <w:pPr>
        <w:pStyle w:val="BodyText"/>
        <w:ind w:left="1418"/>
        <w:jc w:val="both"/>
        <w:rPr>
          <w:lang w:val="en-GB"/>
        </w:rPr>
      </w:pPr>
      <w:r>
        <w:rPr>
          <w:lang w:val="en-GB"/>
        </w:rPr>
        <w:t>This section will have following filters</w:t>
      </w:r>
    </w:p>
    <w:p w14:paraId="38116292" w14:textId="7130E82C" w:rsidR="0060528F" w:rsidRDefault="0060528F" w:rsidP="00545D2B">
      <w:pPr>
        <w:pStyle w:val="BodyText"/>
        <w:numPr>
          <w:ilvl w:val="0"/>
          <w:numId w:val="32"/>
        </w:numPr>
        <w:ind w:left="2268"/>
        <w:jc w:val="both"/>
        <w:rPr>
          <w:lang w:val="en-GB"/>
        </w:rPr>
      </w:pPr>
      <w:r>
        <w:rPr>
          <w:lang w:val="en-GB"/>
        </w:rPr>
        <w:t>Option – This filter will be mandatory and will be pre-populated with Option Id on the Supplier PO</w:t>
      </w:r>
      <w:r w:rsidR="004A1555">
        <w:rPr>
          <w:lang w:val="en-GB"/>
        </w:rPr>
        <w:t xml:space="preserve"> for Release </w:t>
      </w:r>
      <w:r w:rsidR="00E56F04">
        <w:rPr>
          <w:lang w:val="en-GB"/>
        </w:rPr>
        <w:t>1. (</w:t>
      </w:r>
      <w:r>
        <w:rPr>
          <w:lang w:val="en-GB"/>
        </w:rPr>
        <w:t>As of now Supplier PO for wholesale Sales Orders are raised with single options but if in future multiple options will exists on Supplier PO then user will be able to filter based on Option id</w:t>
      </w:r>
      <w:r w:rsidR="00C158BD">
        <w:rPr>
          <w:lang w:val="en-GB"/>
        </w:rPr>
        <w:t xml:space="preserve"> and filter will change based on the option id line selected by user in top table.</w:t>
      </w:r>
      <w:r w:rsidR="004A1555">
        <w:rPr>
          <w:lang w:val="en-GB"/>
        </w:rPr>
        <w:t>)</w:t>
      </w:r>
    </w:p>
    <w:p w14:paraId="25DD0B28" w14:textId="3C6BFFB6" w:rsidR="0060528F" w:rsidRDefault="0060528F" w:rsidP="00545D2B">
      <w:pPr>
        <w:pStyle w:val="BodyText"/>
        <w:numPr>
          <w:ilvl w:val="0"/>
          <w:numId w:val="32"/>
        </w:numPr>
        <w:ind w:left="2268"/>
        <w:jc w:val="both"/>
        <w:rPr>
          <w:lang w:val="en-GB"/>
        </w:rPr>
      </w:pPr>
      <w:r>
        <w:rPr>
          <w:lang w:val="en-GB"/>
        </w:rPr>
        <w:t xml:space="preserve">Partner </w:t>
      </w:r>
    </w:p>
    <w:p w14:paraId="374868F8" w14:textId="0D3F6928" w:rsidR="0060528F" w:rsidRDefault="0060528F" w:rsidP="00545D2B">
      <w:pPr>
        <w:pStyle w:val="BodyText"/>
        <w:numPr>
          <w:ilvl w:val="0"/>
          <w:numId w:val="32"/>
        </w:numPr>
        <w:ind w:left="2268"/>
        <w:jc w:val="both"/>
        <w:rPr>
          <w:lang w:val="en-GB"/>
        </w:rPr>
      </w:pPr>
      <w:r>
        <w:rPr>
          <w:lang w:val="en-GB"/>
        </w:rPr>
        <w:t>Brand Size</w:t>
      </w:r>
    </w:p>
    <w:p w14:paraId="5562846C" w14:textId="77777777" w:rsidR="00545D2B" w:rsidRDefault="00545D2B" w:rsidP="0060528F">
      <w:pPr>
        <w:pStyle w:val="BodyText"/>
        <w:jc w:val="both"/>
        <w:rPr>
          <w:lang w:val="en-GB"/>
        </w:rPr>
      </w:pPr>
    </w:p>
    <w:p w14:paraId="38821B93" w14:textId="4AA76AD6" w:rsidR="00A930CF" w:rsidRDefault="006C226F" w:rsidP="0060528F">
      <w:pPr>
        <w:pStyle w:val="BodyText"/>
        <w:jc w:val="both"/>
        <w:rPr>
          <w:lang w:val="en-GB"/>
        </w:rPr>
      </w:pPr>
      <w:r>
        <w:rPr>
          <w:lang w:val="en-GB"/>
        </w:rPr>
        <w:t>T</w:t>
      </w:r>
      <w:r w:rsidR="0060528F">
        <w:rPr>
          <w:lang w:val="en-GB"/>
        </w:rPr>
        <w:t xml:space="preserve">able </w:t>
      </w:r>
      <w:r>
        <w:rPr>
          <w:lang w:val="en-GB"/>
        </w:rPr>
        <w:t xml:space="preserve">in Figure-7.7 </w:t>
      </w:r>
      <w:r w:rsidR="0060528F">
        <w:rPr>
          <w:lang w:val="en-GB"/>
        </w:rPr>
        <w:t xml:space="preserve">will show the brand size level distribution done by the Automatic Re-distribution pop-up. Based on the calculation shown in Figure-7.5 each of the brand size column is populated will </w:t>
      </w:r>
      <w:r w:rsidR="0060528F">
        <w:rPr>
          <w:lang w:val="en-GB"/>
        </w:rPr>
        <w:lastRenderedPageBreak/>
        <w:t>relevant calculated value for each brand size</w:t>
      </w:r>
      <w:r>
        <w:rPr>
          <w:lang w:val="en-GB"/>
        </w:rPr>
        <w:t xml:space="preserve"> on individual Sales Orders</w:t>
      </w:r>
      <w:r w:rsidR="0060528F">
        <w:rPr>
          <w:lang w:val="en-GB"/>
        </w:rPr>
        <w:t xml:space="preserve">. But each these values will be editable in this table, so user can either again update this calculated value for each brand size </w:t>
      </w:r>
      <w:r>
        <w:rPr>
          <w:lang w:val="en-GB"/>
        </w:rPr>
        <w:t>on a Sales order o</w:t>
      </w:r>
      <w:r w:rsidR="0060528F">
        <w:rPr>
          <w:lang w:val="en-GB"/>
        </w:rPr>
        <w:t>r if they didn’t use the automatic proration logic then they can manually distribute the quantity for each brand size</w:t>
      </w:r>
      <w:r>
        <w:rPr>
          <w:lang w:val="en-GB"/>
        </w:rPr>
        <w:t xml:space="preserve"> in this table across different Sales </w:t>
      </w:r>
      <w:r w:rsidR="00E56F04">
        <w:rPr>
          <w:lang w:val="en-GB"/>
        </w:rPr>
        <w:t>Orders.</w:t>
      </w:r>
      <w:r w:rsidR="0060528F">
        <w:rPr>
          <w:lang w:val="en-GB"/>
        </w:rPr>
        <w:t xml:space="preserve"> </w:t>
      </w:r>
    </w:p>
    <w:p w14:paraId="51E4582A" w14:textId="5F72EAE6" w:rsidR="0060528F" w:rsidRDefault="0060528F" w:rsidP="0060528F">
      <w:pPr>
        <w:pStyle w:val="BodyText"/>
        <w:jc w:val="both"/>
        <w:rPr>
          <w:lang w:val="en-GB"/>
        </w:rPr>
      </w:pPr>
      <w:r>
        <w:rPr>
          <w:lang w:val="en-GB"/>
        </w:rPr>
        <w:t xml:space="preserve">Each partner will have a threshold defined in Wholesale </w:t>
      </w:r>
      <w:r w:rsidR="006C226F">
        <w:rPr>
          <w:lang w:val="en-GB"/>
        </w:rPr>
        <w:t>Portal; this threshold will define that how much tolerance of units % is acceptable for this partner. Any of the brand size value breaching that threshold will be highlighted in this table for the respective partner’s Sales order. When user will double click on that specific value, they will be able to see the ‘Current Unit’, ‘Calculated Units’ and Variance % between these two units. This will allow them to decide and re-distribute the units again.</w:t>
      </w:r>
    </w:p>
    <w:p w14:paraId="56AA75DC" w14:textId="4C15FA1B" w:rsidR="00362D18" w:rsidRDefault="00362D18" w:rsidP="0060528F">
      <w:pPr>
        <w:pStyle w:val="BodyText"/>
        <w:jc w:val="both"/>
        <w:rPr>
          <w:lang w:val="en-GB"/>
        </w:rPr>
      </w:pPr>
      <w:r>
        <w:rPr>
          <w:lang w:val="en-GB"/>
        </w:rPr>
        <w:t>In case of over-receipted Supplier POs user will be able to distribute the actual receipted units on associated Sales Orders</w:t>
      </w:r>
      <w:r w:rsidR="00DD595E">
        <w:rPr>
          <w:lang w:val="en-GB"/>
        </w:rPr>
        <w:t xml:space="preserve"> </w:t>
      </w:r>
      <w:r>
        <w:rPr>
          <w:lang w:val="en-GB"/>
        </w:rPr>
        <w:t>or they can distribute the only units requested by partner on Sales Order, in which case the extra units will become part of un-productive wholesale stock.</w:t>
      </w:r>
    </w:p>
    <w:p w14:paraId="04B55E93" w14:textId="69AA8BA3" w:rsidR="00890613" w:rsidRDefault="00890613" w:rsidP="0060528F">
      <w:pPr>
        <w:pStyle w:val="BodyText"/>
        <w:jc w:val="both"/>
        <w:rPr>
          <w:lang w:val="en-GB"/>
        </w:rPr>
      </w:pPr>
      <w:r>
        <w:rPr>
          <w:lang w:val="en-GB"/>
        </w:rPr>
        <w:t xml:space="preserve">If the number of brand sizes are high on supplier </w:t>
      </w:r>
      <w:r w:rsidR="00D86433">
        <w:rPr>
          <w:lang w:val="en-GB"/>
        </w:rPr>
        <w:t>PO,</w:t>
      </w:r>
      <w:r>
        <w:rPr>
          <w:lang w:val="en-GB"/>
        </w:rPr>
        <w:t xml:space="preserve"> then a horizontal scroll bar will appear for user to scroll and check all brand sizes.</w:t>
      </w:r>
    </w:p>
    <w:p w14:paraId="4EBBE440" w14:textId="2BF3B68F" w:rsidR="009F2609" w:rsidRDefault="009F2609" w:rsidP="0060528F">
      <w:pPr>
        <w:pStyle w:val="BodyText"/>
        <w:jc w:val="both"/>
        <w:rPr>
          <w:lang w:val="en-GB"/>
        </w:rPr>
      </w:pPr>
      <w:r w:rsidRPr="00FD07F6">
        <w:rPr>
          <w:lang w:val="en-GB"/>
        </w:rPr>
        <w:t>If user has already released some of the associated Sales Orders, then this receipted units will deduct the no. of units present on the released Sales Orders.</w:t>
      </w:r>
    </w:p>
    <w:p w14:paraId="3FAF548E" w14:textId="77777777" w:rsidR="00BE0145" w:rsidRDefault="00BE0145" w:rsidP="0060528F">
      <w:pPr>
        <w:pStyle w:val="BodyText"/>
        <w:jc w:val="both"/>
        <w:rPr>
          <w:lang w:val="en-GB"/>
        </w:rPr>
      </w:pPr>
    </w:p>
    <w:p w14:paraId="5D3CFD76" w14:textId="29A038DE" w:rsidR="0060528F" w:rsidRDefault="00F90659" w:rsidP="009B7AC9">
      <w:pPr>
        <w:pStyle w:val="BodyText"/>
        <w:ind w:left="0"/>
        <w:jc w:val="center"/>
        <w:rPr>
          <w:lang w:val="en-GB"/>
        </w:rPr>
      </w:pPr>
      <w:ins w:id="559" w:author="Reetu Muneem" w:date="2022-02-09T14:01:00Z">
        <w:r>
          <w:rPr>
            <w:noProof/>
            <w:lang w:val="en-GB"/>
          </w:rPr>
          <w:drawing>
            <wp:inline distT="0" distB="0" distL="0" distR="0" wp14:anchorId="424CF394" wp14:editId="71D251AC">
              <wp:extent cx="5917125" cy="950622"/>
              <wp:effectExtent l="0" t="0" r="762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1122" cy="954477"/>
                      </a:xfrm>
                      <a:prstGeom prst="rect">
                        <a:avLst/>
                      </a:prstGeom>
                      <a:noFill/>
                      <a:ln>
                        <a:noFill/>
                      </a:ln>
                    </pic:spPr>
                  </pic:pic>
                </a:graphicData>
              </a:graphic>
            </wp:inline>
          </w:drawing>
        </w:r>
      </w:ins>
    </w:p>
    <w:p w14:paraId="5E2A0CB3" w14:textId="2F128632" w:rsidR="00BE0145" w:rsidRPr="007837A3" w:rsidRDefault="00BE0145" w:rsidP="00BE0145">
      <w:pPr>
        <w:pStyle w:val="Caption"/>
        <w:jc w:val="center"/>
        <w:rPr>
          <w:ins w:id="560" w:author="Sergio Rodrigues" w:date="2022-05-27T12:20:00Z"/>
          <w:lang w:val="en-GB"/>
        </w:rPr>
      </w:pPr>
      <w:bookmarkStart w:id="561" w:name="_Hlk87906576"/>
      <w:ins w:id="562" w:author="Sergio Rodrigues" w:date="2022-05-27T12:20:00Z">
        <w:r w:rsidRPr="007837A3">
          <w:rPr>
            <w:lang w:val="en-GB"/>
          </w:rPr>
          <w:t xml:space="preserve">Figure </w:t>
        </w:r>
        <w:r w:rsidRPr="007837A3">
          <w:rPr>
            <w:lang w:val="en-GB"/>
          </w:rPr>
          <w:fldChar w:fldCharType="begin"/>
        </w:r>
        <w:r w:rsidRPr="007837A3">
          <w:rPr>
            <w:lang w:val="en-GB"/>
          </w:rPr>
          <w:instrText xml:space="preserve"> SEQ Figure \* ARABIC </w:instrText>
        </w:r>
        <w:r w:rsidRPr="007837A3">
          <w:rPr>
            <w:lang w:val="en-GB"/>
          </w:rPr>
          <w:fldChar w:fldCharType="separate"/>
        </w:r>
      </w:ins>
      <w:r w:rsidR="00320EA2">
        <w:rPr>
          <w:noProof/>
          <w:lang w:val="en-GB"/>
        </w:rPr>
        <w:t>41</w:t>
      </w:r>
      <w:ins w:id="563" w:author="Sergio Rodrigues" w:date="2022-05-27T12:20:00Z">
        <w:r w:rsidRPr="007837A3">
          <w:rPr>
            <w:lang w:val="en-GB"/>
          </w:rPr>
          <w:fldChar w:fldCharType="end"/>
        </w:r>
        <w:r w:rsidRPr="007837A3">
          <w:rPr>
            <w:lang w:val="en-GB"/>
          </w:rPr>
          <w:t xml:space="preserve"> – </w:t>
        </w:r>
        <w:r>
          <w:rPr>
            <w:color w:val="auto"/>
            <w:lang w:val="en-GB"/>
          </w:rPr>
          <w:t>Re-distribute PO screen (Detail Section-editable)</w:t>
        </w:r>
      </w:ins>
    </w:p>
    <w:bookmarkEnd w:id="561"/>
    <w:p w14:paraId="580B81F5" w14:textId="77777777" w:rsidR="00162ED0" w:rsidRDefault="00162ED0" w:rsidP="00506E40">
      <w:pPr>
        <w:pStyle w:val="BodyText"/>
        <w:jc w:val="both"/>
        <w:rPr>
          <w:lang w:val="en-GB"/>
        </w:rPr>
      </w:pPr>
    </w:p>
    <w:p w14:paraId="05E0C2EB" w14:textId="11197B10" w:rsidR="006C226F" w:rsidRDefault="006C226F" w:rsidP="00545D2B">
      <w:pPr>
        <w:pStyle w:val="BodyText"/>
        <w:ind w:left="1418"/>
        <w:jc w:val="both"/>
        <w:rPr>
          <w:lang w:val="en-GB"/>
        </w:rPr>
      </w:pPr>
      <w:r>
        <w:rPr>
          <w:lang w:val="en-GB"/>
        </w:rPr>
        <w:t>Table in Figure 7.8 will be present just above the editable table to show the Total Current units, Total Calculated Units</w:t>
      </w:r>
      <w:r w:rsidR="00661688">
        <w:rPr>
          <w:lang w:val="en-GB"/>
        </w:rPr>
        <w:t xml:space="preserve"> and </w:t>
      </w:r>
      <w:r w:rsidR="00661688" w:rsidRPr="00E94DA8">
        <w:rPr>
          <w:lang w:val="en-GB"/>
        </w:rPr>
        <w:t>Total Receipted units</w:t>
      </w:r>
      <w:r>
        <w:rPr>
          <w:lang w:val="en-GB"/>
        </w:rPr>
        <w:t xml:space="preserve"> </w:t>
      </w:r>
      <w:r w:rsidR="00E94DA8">
        <w:rPr>
          <w:lang w:val="en-GB"/>
        </w:rPr>
        <w:t xml:space="preserve">on Supplier PO </w:t>
      </w:r>
      <w:r>
        <w:rPr>
          <w:lang w:val="en-GB"/>
        </w:rPr>
        <w:t xml:space="preserve">of each brand size across different Sales Orders. Any changes user will make in editable table shown in Figure 7.7 will automatically re-calculate values in this Total’s table. This table will also show the </w:t>
      </w:r>
      <w:r w:rsidR="00890613">
        <w:rPr>
          <w:lang w:val="en-GB"/>
        </w:rPr>
        <w:t>T</w:t>
      </w:r>
      <w:r>
        <w:rPr>
          <w:lang w:val="en-GB"/>
        </w:rPr>
        <w:t xml:space="preserve">otal </w:t>
      </w:r>
      <w:r w:rsidR="00890613">
        <w:rPr>
          <w:lang w:val="en-GB"/>
        </w:rPr>
        <w:t>V</w:t>
      </w:r>
      <w:r>
        <w:rPr>
          <w:lang w:val="en-GB"/>
        </w:rPr>
        <w:t>ariance % which will be calculated as follows-</w:t>
      </w:r>
    </w:p>
    <w:p w14:paraId="29E314DE" w14:textId="7AA3D18C" w:rsidR="006C226F" w:rsidRDefault="006C226F" w:rsidP="00545D2B">
      <w:pPr>
        <w:pStyle w:val="BodyText"/>
        <w:ind w:left="1418"/>
        <w:jc w:val="both"/>
        <w:rPr>
          <w:lang w:val="en-GB"/>
        </w:rPr>
      </w:pPr>
      <w:r>
        <w:rPr>
          <w:lang w:val="en-GB"/>
        </w:rPr>
        <w:t>((</w:t>
      </w:r>
      <w:r w:rsidR="00250951">
        <w:rPr>
          <w:lang w:val="en-GB"/>
        </w:rPr>
        <w:t>Total Calculated Units -</w:t>
      </w:r>
      <w:r>
        <w:rPr>
          <w:lang w:val="en-GB"/>
        </w:rPr>
        <w:t xml:space="preserve">Total Currents </w:t>
      </w:r>
      <w:r w:rsidR="00E56F04">
        <w:rPr>
          <w:lang w:val="en-GB"/>
        </w:rPr>
        <w:t>Units)</w:t>
      </w:r>
      <w:r>
        <w:rPr>
          <w:lang w:val="en-GB"/>
        </w:rPr>
        <w:t xml:space="preserve"> / (Total current Units</w:t>
      </w:r>
      <w:r w:rsidR="00574B94">
        <w:rPr>
          <w:lang w:val="en-GB"/>
        </w:rPr>
        <w:t>)) *</w:t>
      </w:r>
      <w:r>
        <w:rPr>
          <w:lang w:val="en-GB"/>
        </w:rPr>
        <w:t>100</w:t>
      </w:r>
    </w:p>
    <w:p w14:paraId="507689F4" w14:textId="4E917633" w:rsidR="006C226F" w:rsidRDefault="006C226F" w:rsidP="00506E40">
      <w:pPr>
        <w:pStyle w:val="BodyText"/>
        <w:jc w:val="both"/>
        <w:rPr>
          <w:lang w:val="en-GB"/>
        </w:rPr>
      </w:pPr>
    </w:p>
    <w:p w14:paraId="10F1C36A" w14:textId="3EDB6F73" w:rsidR="00E94DA8" w:rsidRDefault="00E72B80" w:rsidP="00545D2B">
      <w:pPr>
        <w:pStyle w:val="BodyText"/>
        <w:ind w:left="1418"/>
        <w:jc w:val="both"/>
        <w:rPr>
          <w:lang w:val="en-GB"/>
        </w:rPr>
      </w:pPr>
      <w:ins w:id="564" w:author="Reetu Muneem" w:date="2022-02-09T14:10:00Z">
        <w:r w:rsidRPr="00E72B80">
          <w:t xml:space="preserve"> </w:t>
        </w:r>
        <w:r>
          <w:rPr>
            <w:noProof/>
          </w:rPr>
          <w:drawing>
            <wp:inline distT="0" distB="0" distL="0" distR="0" wp14:anchorId="7D657A45" wp14:editId="28719F4C">
              <wp:extent cx="5760000" cy="628392"/>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00" cy="628392"/>
                      </a:xfrm>
                      <a:prstGeom prst="rect">
                        <a:avLst/>
                      </a:prstGeom>
                      <a:noFill/>
                      <a:ln>
                        <a:noFill/>
                      </a:ln>
                    </pic:spPr>
                  </pic:pic>
                </a:graphicData>
              </a:graphic>
            </wp:inline>
          </w:drawing>
        </w:r>
      </w:ins>
    </w:p>
    <w:p w14:paraId="54A3EB65" w14:textId="76840952" w:rsidR="00BE0145" w:rsidRPr="007837A3" w:rsidRDefault="00BE0145" w:rsidP="00BE0145">
      <w:pPr>
        <w:pStyle w:val="Caption"/>
        <w:ind w:left="1418"/>
        <w:jc w:val="center"/>
        <w:rPr>
          <w:ins w:id="565" w:author="Sergio Rodrigues" w:date="2022-05-27T12:21:00Z"/>
          <w:lang w:val="en-GB"/>
        </w:rPr>
      </w:pPr>
      <w:ins w:id="566" w:author="Sergio Rodrigues" w:date="2022-05-27T12:21:00Z">
        <w:r w:rsidRPr="007837A3">
          <w:rPr>
            <w:lang w:val="en-GB"/>
          </w:rPr>
          <w:t xml:space="preserve">Figure </w:t>
        </w:r>
        <w:r w:rsidRPr="007837A3">
          <w:rPr>
            <w:lang w:val="en-GB"/>
          </w:rPr>
          <w:fldChar w:fldCharType="begin"/>
        </w:r>
        <w:r w:rsidRPr="007837A3">
          <w:rPr>
            <w:lang w:val="en-GB"/>
          </w:rPr>
          <w:instrText xml:space="preserve"> SEQ Figure \* ARABIC </w:instrText>
        </w:r>
        <w:r w:rsidRPr="007837A3">
          <w:rPr>
            <w:lang w:val="en-GB"/>
          </w:rPr>
          <w:fldChar w:fldCharType="separate"/>
        </w:r>
      </w:ins>
      <w:r w:rsidR="00320EA2">
        <w:rPr>
          <w:noProof/>
          <w:lang w:val="en-GB"/>
        </w:rPr>
        <w:t>42</w:t>
      </w:r>
      <w:ins w:id="567" w:author="Sergio Rodrigues" w:date="2022-05-27T12:21:00Z">
        <w:r w:rsidRPr="007837A3">
          <w:rPr>
            <w:lang w:val="en-GB"/>
          </w:rPr>
          <w:fldChar w:fldCharType="end"/>
        </w:r>
        <w:r w:rsidRPr="007837A3">
          <w:rPr>
            <w:lang w:val="en-GB"/>
          </w:rPr>
          <w:t xml:space="preserve"> – </w:t>
        </w:r>
        <w:r>
          <w:rPr>
            <w:color w:val="auto"/>
            <w:lang w:val="en-GB"/>
          </w:rPr>
          <w:t>Re-distribute PO screen (Detail Section-non-editable Total level table)</w:t>
        </w:r>
      </w:ins>
    </w:p>
    <w:p w14:paraId="3D9B510E" w14:textId="77777777" w:rsidR="00890613" w:rsidRDefault="00890613" w:rsidP="00506E40">
      <w:pPr>
        <w:pStyle w:val="BodyText"/>
        <w:ind w:left="1418"/>
        <w:jc w:val="both"/>
        <w:rPr>
          <w:lang w:val="en-GB"/>
        </w:rPr>
      </w:pPr>
    </w:p>
    <w:p w14:paraId="0F8C20CF" w14:textId="77777777" w:rsidR="00BE0145" w:rsidRDefault="00BE0145">
      <w:pPr>
        <w:rPr>
          <w:b/>
          <w:caps/>
          <w:sz w:val="24"/>
          <w:lang w:val="en-GB"/>
        </w:rPr>
      </w:pPr>
      <w:r>
        <w:rPr>
          <w:lang w:val="en-GB"/>
        </w:rPr>
        <w:br w:type="page"/>
      </w:r>
    </w:p>
    <w:p w14:paraId="4AEB13A4" w14:textId="116FF80F" w:rsidR="00890613" w:rsidRDefault="001731C1" w:rsidP="00890613">
      <w:pPr>
        <w:pStyle w:val="Heading3"/>
        <w:jc w:val="both"/>
        <w:rPr>
          <w:lang w:val="en-GB"/>
        </w:rPr>
      </w:pPr>
      <w:bookmarkStart w:id="568" w:name="_Toc104565083"/>
      <w:r>
        <w:rPr>
          <w:lang w:val="en-GB"/>
        </w:rPr>
        <w:lastRenderedPageBreak/>
        <w:t>S</w:t>
      </w:r>
      <w:r w:rsidR="003E0605">
        <w:rPr>
          <w:lang w:val="en-GB"/>
        </w:rPr>
        <w:t>ales order to release dashboard</w:t>
      </w:r>
      <w:bookmarkEnd w:id="568"/>
    </w:p>
    <w:p w14:paraId="59C790DA" w14:textId="079D529C" w:rsidR="008E4425" w:rsidRDefault="008E4425" w:rsidP="00BE0145">
      <w:pPr>
        <w:pStyle w:val="BodyText"/>
        <w:ind w:left="1418"/>
        <w:jc w:val="center"/>
        <w:rPr>
          <w:lang w:val="en-GB"/>
        </w:rPr>
      </w:pPr>
      <w:r>
        <w:rPr>
          <w:noProof/>
          <w:lang w:val="en-GB"/>
        </w:rPr>
        <w:drawing>
          <wp:inline distT="0" distB="0" distL="0" distR="0" wp14:anchorId="5AF0B2EF" wp14:editId="220A7E55">
            <wp:extent cx="4206240" cy="3383280"/>
            <wp:effectExtent l="0" t="0" r="381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06240" cy="3383280"/>
                    </a:xfrm>
                    <a:prstGeom prst="rect">
                      <a:avLst/>
                    </a:prstGeom>
                    <a:noFill/>
                    <a:ln>
                      <a:noFill/>
                    </a:ln>
                  </pic:spPr>
                </pic:pic>
              </a:graphicData>
            </a:graphic>
          </wp:inline>
        </w:drawing>
      </w:r>
    </w:p>
    <w:p w14:paraId="76712EA2" w14:textId="2A302B57" w:rsidR="00BE0145" w:rsidRPr="007837A3" w:rsidRDefault="00BE0145" w:rsidP="00BE0145">
      <w:pPr>
        <w:pStyle w:val="Caption"/>
        <w:ind w:left="1418"/>
        <w:jc w:val="center"/>
        <w:rPr>
          <w:ins w:id="569" w:author="Sergio Rodrigues" w:date="2022-05-27T12:23:00Z"/>
          <w:lang w:val="en-GB"/>
        </w:rPr>
      </w:pPr>
      <w:ins w:id="570" w:author="Sergio Rodrigues" w:date="2022-05-27T12:23:00Z">
        <w:r w:rsidRPr="007837A3">
          <w:rPr>
            <w:lang w:val="en-GB"/>
          </w:rPr>
          <w:t xml:space="preserve">Figure </w:t>
        </w:r>
        <w:r w:rsidRPr="007837A3">
          <w:rPr>
            <w:lang w:val="en-GB"/>
          </w:rPr>
          <w:fldChar w:fldCharType="begin"/>
        </w:r>
        <w:r w:rsidRPr="007837A3">
          <w:rPr>
            <w:lang w:val="en-GB"/>
          </w:rPr>
          <w:instrText xml:space="preserve"> SEQ Figure \* ARABIC </w:instrText>
        </w:r>
        <w:r w:rsidRPr="007837A3">
          <w:rPr>
            <w:lang w:val="en-GB"/>
          </w:rPr>
          <w:fldChar w:fldCharType="separate"/>
        </w:r>
      </w:ins>
      <w:r w:rsidR="00320EA2">
        <w:rPr>
          <w:noProof/>
          <w:lang w:val="en-GB"/>
        </w:rPr>
        <w:t>43</w:t>
      </w:r>
      <w:ins w:id="571" w:author="Sergio Rodrigues" w:date="2022-05-27T12:23:00Z">
        <w:r w:rsidRPr="007837A3">
          <w:rPr>
            <w:lang w:val="en-GB"/>
          </w:rPr>
          <w:fldChar w:fldCharType="end"/>
        </w:r>
        <w:r w:rsidRPr="007837A3">
          <w:rPr>
            <w:lang w:val="en-GB"/>
          </w:rPr>
          <w:t xml:space="preserve"> – </w:t>
        </w:r>
        <w:r>
          <w:rPr>
            <w:color w:val="auto"/>
            <w:lang w:val="en-GB"/>
          </w:rPr>
          <w:t>Sales Order to Release Dashboard</w:t>
        </w:r>
      </w:ins>
    </w:p>
    <w:p w14:paraId="5D72593F" w14:textId="77777777" w:rsidR="00890613" w:rsidRDefault="00890613" w:rsidP="009B7AC9">
      <w:pPr>
        <w:pStyle w:val="BodyText"/>
        <w:jc w:val="both"/>
        <w:rPr>
          <w:lang w:val="en-GB"/>
        </w:rPr>
      </w:pPr>
    </w:p>
    <w:p w14:paraId="06D6AC05" w14:textId="4BC77EF0" w:rsidR="00890613" w:rsidRDefault="00890613" w:rsidP="009B7AC9">
      <w:pPr>
        <w:pStyle w:val="BodyText"/>
        <w:jc w:val="both"/>
        <w:rPr>
          <w:lang w:val="en-GB"/>
        </w:rPr>
      </w:pPr>
      <w:r>
        <w:rPr>
          <w:lang w:val="en-GB"/>
        </w:rPr>
        <w:t xml:space="preserve">The above figure depicts the flow of actions user will take from </w:t>
      </w:r>
      <w:r w:rsidR="00B764E9">
        <w:rPr>
          <w:lang w:val="en-GB"/>
        </w:rPr>
        <w:t>‘</w:t>
      </w:r>
      <w:r>
        <w:rPr>
          <w:lang w:val="en-GB"/>
        </w:rPr>
        <w:t>Sales Order</w:t>
      </w:r>
      <w:r w:rsidR="007E5589">
        <w:rPr>
          <w:lang w:val="en-GB"/>
        </w:rPr>
        <w:t xml:space="preserve"> to</w:t>
      </w:r>
      <w:r>
        <w:rPr>
          <w:lang w:val="en-GB"/>
        </w:rPr>
        <w:t xml:space="preserve"> Release</w:t>
      </w:r>
      <w:r w:rsidR="00B764E9">
        <w:rPr>
          <w:lang w:val="en-GB"/>
        </w:rPr>
        <w:t>’</w:t>
      </w:r>
      <w:r>
        <w:rPr>
          <w:lang w:val="en-GB"/>
        </w:rPr>
        <w:t xml:space="preserve"> dashboard and how it will trigger the release of Sales Orders to ASOS sourcing warehouse. This dashboard will provide the visibility of all </w:t>
      </w:r>
      <w:r w:rsidR="001C0F76">
        <w:rPr>
          <w:lang w:val="en-GB"/>
        </w:rPr>
        <w:t>Sales</w:t>
      </w:r>
      <w:r>
        <w:rPr>
          <w:lang w:val="en-GB"/>
        </w:rPr>
        <w:t xml:space="preserve"> Orders that can be released. </w:t>
      </w:r>
      <w:r w:rsidR="001725AB">
        <w:rPr>
          <w:lang w:val="en-GB"/>
        </w:rPr>
        <w:t>Over and under receipted Supplier POs will be first re-distributed and then only appear on this dashboard. But fully receipted Supplier PO will directly appear on this release dashboard and if user want to re-distribute them just before release, they will be able to open them in re-distribute PO screen from this dashboard. However, they would have to wait for the next dashboard batch run to reflect it on Release Sales Order dashboard with the latest view of re-distributed units.</w:t>
      </w:r>
      <w:r w:rsidR="00283936">
        <w:rPr>
          <w:lang w:val="en-GB"/>
        </w:rPr>
        <w:t xml:space="preserve"> If </w:t>
      </w:r>
      <w:r w:rsidR="0020771D">
        <w:rPr>
          <w:lang w:val="en-GB"/>
        </w:rPr>
        <w:t xml:space="preserve">the user </w:t>
      </w:r>
      <w:ins w:id="572" w:author="Reetu Muneem" w:date="2022-01-11T14:52:00Z">
        <w:r w:rsidR="001F6187">
          <w:rPr>
            <w:lang w:val="en-GB"/>
          </w:rPr>
          <w:t>has</w:t>
        </w:r>
      </w:ins>
      <w:del w:id="573" w:author="Reetu Muneem" w:date="2022-01-11T14:52:00Z">
        <w:r w:rsidR="0020771D" w:rsidDel="001F6187">
          <w:rPr>
            <w:lang w:val="en-GB"/>
          </w:rPr>
          <w:delText>have</w:delText>
        </w:r>
      </w:del>
      <w:r w:rsidR="0020771D">
        <w:rPr>
          <w:lang w:val="en-GB"/>
        </w:rPr>
        <w:t xml:space="preserve"> not waited for next batch run and ha</w:t>
      </w:r>
      <w:ins w:id="574" w:author="Reetu Muneem" w:date="2022-01-11T14:53:00Z">
        <w:r w:rsidR="001F6187">
          <w:rPr>
            <w:lang w:val="en-GB"/>
          </w:rPr>
          <w:t>s</w:t>
        </w:r>
      </w:ins>
      <w:del w:id="575" w:author="Reetu Muneem" w:date="2022-01-11T14:53:00Z">
        <w:r w:rsidR="0020771D" w:rsidDel="001F6187">
          <w:rPr>
            <w:lang w:val="en-GB"/>
          </w:rPr>
          <w:delText>ve</w:delText>
        </w:r>
      </w:del>
      <w:r w:rsidR="0020771D">
        <w:rPr>
          <w:lang w:val="en-GB"/>
        </w:rPr>
        <w:t xml:space="preserve"> released the sales order just after re-distributing then the units sent on pick instructions to WMS will be the one user has re-distributed, even though the release dashboard will show the old units. If a user has released a sales order and before the next dashboard run if another user will try to release that sales order again then no pick instructions will be generated for the WMS twice, as the sales order was already released. </w:t>
      </w:r>
      <w:del w:id="576" w:author="Reetu Muneem" w:date="2022-02-09T15:51:00Z">
        <w:r w:rsidR="0020771D" w:rsidDel="00CF6D18">
          <w:rPr>
            <w:lang w:val="en-GB"/>
          </w:rPr>
          <w:delText xml:space="preserve">There is a technical possibility to explore if this dashboard can be partially refreshed once the user has released the sales order, in which case if user will just refresh the dashboard page again the released sales order will not show in the dashboard anymore . If the partial refresh will be difficult to achieve then </w:delText>
        </w:r>
        <w:r w:rsidR="00A630D6" w:rsidDel="00CF6D18">
          <w:rPr>
            <w:lang w:val="en-GB"/>
          </w:rPr>
          <w:delText xml:space="preserve">another approach will be implemented. </w:delText>
        </w:r>
      </w:del>
      <w:r w:rsidR="00A630D6">
        <w:rPr>
          <w:lang w:val="en-GB"/>
        </w:rPr>
        <w:t>T</w:t>
      </w:r>
      <w:r w:rsidR="0020771D">
        <w:rPr>
          <w:lang w:val="en-GB"/>
        </w:rPr>
        <w:t>he second user who will try to re-release the sales order will get a</w:t>
      </w:r>
      <w:r w:rsidR="00380216">
        <w:rPr>
          <w:lang w:val="en-GB"/>
        </w:rPr>
        <w:t>n</w:t>
      </w:r>
      <w:r w:rsidR="0020771D">
        <w:rPr>
          <w:lang w:val="en-GB"/>
        </w:rPr>
        <w:t xml:space="preserve"> </w:t>
      </w:r>
      <w:r w:rsidR="00380216">
        <w:rPr>
          <w:lang w:val="en-GB"/>
        </w:rPr>
        <w:t>error</w:t>
      </w:r>
      <w:r w:rsidR="0020771D">
        <w:rPr>
          <w:lang w:val="en-GB"/>
        </w:rPr>
        <w:t xml:space="preserve"> that the sales order is already released. </w:t>
      </w:r>
      <w:del w:id="577" w:author="Reetu Muneem" w:date="2022-02-09T15:52:00Z">
        <w:r w:rsidR="0020771D" w:rsidDel="00CF6D18">
          <w:rPr>
            <w:lang w:val="en-GB"/>
          </w:rPr>
          <w:delText>This point has been added as an open issue in FDD.</w:delText>
        </w:r>
        <w:r w:rsidR="001725AB" w:rsidDel="00CF6D18">
          <w:rPr>
            <w:lang w:val="en-GB"/>
          </w:rPr>
          <w:delText xml:space="preserve"> </w:delText>
        </w:r>
      </w:del>
      <w:r>
        <w:rPr>
          <w:lang w:val="en-GB"/>
        </w:rPr>
        <w:t>For Release 1 there is will no automatic release of Sales Orders. Wholesale team</w:t>
      </w:r>
      <w:r w:rsidR="00DD595E">
        <w:rPr>
          <w:lang w:val="en-GB"/>
        </w:rPr>
        <w:t xml:space="preserve"> </w:t>
      </w:r>
      <w:r>
        <w:rPr>
          <w:lang w:val="en-GB"/>
        </w:rPr>
        <w:t xml:space="preserve">will manually release Sales Orders from this dashboard. </w:t>
      </w:r>
    </w:p>
    <w:p w14:paraId="7491DF08" w14:textId="06F6A2E3" w:rsidR="00890613" w:rsidRDefault="00A630D6" w:rsidP="009B7AC9">
      <w:pPr>
        <w:pStyle w:val="BodyText"/>
        <w:jc w:val="both"/>
        <w:rPr>
          <w:lang w:val="en-GB"/>
        </w:rPr>
      </w:pPr>
      <w:r>
        <w:rPr>
          <w:lang w:val="en-GB"/>
        </w:rPr>
        <w:t xml:space="preserve">The Sales Order that are created based on unproductive wholesale stock will directly appear on this dashboard. User will not be able to re-distribute them on wholesale portal. </w:t>
      </w:r>
      <w:r w:rsidR="00890613">
        <w:rPr>
          <w:lang w:val="en-GB"/>
        </w:rPr>
        <w:t>Sales Orders will stop appearing on this dashboard if they are marked as Released</w:t>
      </w:r>
      <w:r>
        <w:rPr>
          <w:lang w:val="en-GB"/>
        </w:rPr>
        <w:t xml:space="preserve">, Cancelled, Despatched or </w:t>
      </w:r>
      <w:r w:rsidR="00E56F04">
        <w:rPr>
          <w:lang w:val="en-GB"/>
        </w:rPr>
        <w:t>Posted.</w:t>
      </w:r>
      <w:r w:rsidR="00890613">
        <w:rPr>
          <w:lang w:val="en-GB"/>
        </w:rPr>
        <w:t xml:space="preserve"> </w:t>
      </w:r>
    </w:p>
    <w:p w14:paraId="3ED38667" w14:textId="77777777" w:rsidR="00BE0145" w:rsidRDefault="00BE0145" w:rsidP="009B7AC9">
      <w:pPr>
        <w:pStyle w:val="BodyText"/>
        <w:jc w:val="both"/>
        <w:rPr>
          <w:lang w:val="en-GB"/>
        </w:rPr>
      </w:pPr>
    </w:p>
    <w:p w14:paraId="2D655856" w14:textId="77777777" w:rsidR="00BE0145" w:rsidRDefault="00BE0145">
      <w:pPr>
        <w:rPr>
          <w:lang w:val="en-GB"/>
        </w:rPr>
      </w:pPr>
      <w:r>
        <w:rPr>
          <w:lang w:val="en-GB"/>
        </w:rPr>
        <w:br w:type="page"/>
      </w:r>
    </w:p>
    <w:p w14:paraId="1B261DFC" w14:textId="79FE573A" w:rsidR="00890613" w:rsidRPr="00E507AB" w:rsidRDefault="00890613" w:rsidP="00890613">
      <w:pPr>
        <w:pStyle w:val="BodyText"/>
        <w:jc w:val="both"/>
        <w:rPr>
          <w:lang w:val="en-GB"/>
        </w:rPr>
      </w:pPr>
      <w:r w:rsidRPr="00E507AB">
        <w:rPr>
          <w:lang w:val="en-GB"/>
        </w:rPr>
        <w:lastRenderedPageBreak/>
        <w:t>T</w:t>
      </w:r>
      <w:r>
        <w:rPr>
          <w:lang w:val="en-GB"/>
        </w:rPr>
        <w:t xml:space="preserve">his Sales Order </w:t>
      </w:r>
      <w:r w:rsidR="007E5589">
        <w:rPr>
          <w:lang w:val="en-GB"/>
        </w:rPr>
        <w:t xml:space="preserve">to </w:t>
      </w:r>
      <w:r>
        <w:rPr>
          <w:lang w:val="en-GB"/>
        </w:rPr>
        <w:t>Release Dashboard will have following sections</w:t>
      </w:r>
    </w:p>
    <w:p w14:paraId="20590B90" w14:textId="77777777" w:rsidR="00890613" w:rsidRPr="006A73A0" w:rsidRDefault="00890613" w:rsidP="00890613">
      <w:pPr>
        <w:pStyle w:val="BodyText"/>
        <w:numPr>
          <w:ilvl w:val="1"/>
          <w:numId w:val="6"/>
        </w:numPr>
        <w:jc w:val="both"/>
        <w:rPr>
          <w:lang w:val="en-GB"/>
        </w:rPr>
      </w:pPr>
      <w:r>
        <w:rPr>
          <w:lang w:val="en-GB"/>
        </w:rPr>
        <w:t>Search</w:t>
      </w:r>
    </w:p>
    <w:p w14:paraId="131D63F0" w14:textId="77777777" w:rsidR="00890613" w:rsidRPr="006A73A0" w:rsidRDefault="00890613" w:rsidP="00890613">
      <w:pPr>
        <w:pStyle w:val="BodyText"/>
        <w:numPr>
          <w:ilvl w:val="2"/>
          <w:numId w:val="6"/>
        </w:numPr>
        <w:jc w:val="both"/>
        <w:rPr>
          <w:lang w:val="en-GB"/>
        </w:rPr>
      </w:pPr>
      <w:r>
        <w:rPr>
          <w:lang w:val="en-GB"/>
        </w:rPr>
        <w:t>User would be able to further narrow down the result using any of the search filters provided in this section.</w:t>
      </w:r>
    </w:p>
    <w:p w14:paraId="698FB2BF" w14:textId="496A29F3" w:rsidR="00890613" w:rsidRPr="006A73A0" w:rsidRDefault="00890613" w:rsidP="00890613">
      <w:pPr>
        <w:pStyle w:val="BodyText"/>
        <w:numPr>
          <w:ilvl w:val="1"/>
          <w:numId w:val="6"/>
        </w:numPr>
        <w:jc w:val="both"/>
        <w:rPr>
          <w:lang w:val="en-GB"/>
        </w:rPr>
      </w:pPr>
      <w:r>
        <w:rPr>
          <w:lang w:val="en-GB"/>
        </w:rPr>
        <w:t>Sales Order Detail table</w:t>
      </w:r>
    </w:p>
    <w:p w14:paraId="68814C6B" w14:textId="3CA130A4" w:rsidR="00890613" w:rsidRDefault="00890613" w:rsidP="00890613">
      <w:pPr>
        <w:pStyle w:val="BodyText"/>
        <w:numPr>
          <w:ilvl w:val="2"/>
          <w:numId w:val="6"/>
        </w:numPr>
        <w:jc w:val="both"/>
        <w:rPr>
          <w:lang w:val="en-GB"/>
        </w:rPr>
      </w:pPr>
      <w:r>
        <w:rPr>
          <w:lang w:val="en-GB"/>
        </w:rPr>
        <w:t>This table will show the Sales Order that can be released.</w:t>
      </w:r>
    </w:p>
    <w:p w14:paraId="0ED3D04F" w14:textId="77777777" w:rsidR="00BE0145" w:rsidRPr="00B07FB7" w:rsidRDefault="00BE0145" w:rsidP="00BE0145">
      <w:pPr>
        <w:pStyle w:val="BodyText"/>
        <w:jc w:val="both"/>
        <w:rPr>
          <w:lang w:val="en-GB"/>
        </w:rPr>
      </w:pPr>
    </w:p>
    <w:p w14:paraId="7A22809D" w14:textId="77777777" w:rsidR="00890613" w:rsidRPr="006A73A0" w:rsidRDefault="00890613" w:rsidP="00545D2B">
      <w:pPr>
        <w:pStyle w:val="Heading8"/>
        <w:spacing w:before="240"/>
        <w:ind w:left="1418"/>
        <w:jc w:val="both"/>
        <w:rPr>
          <w:lang w:val="en-GB"/>
        </w:rPr>
      </w:pPr>
      <w:r>
        <w:rPr>
          <w:lang w:val="en-GB"/>
        </w:rPr>
        <w:t>Search</w:t>
      </w:r>
    </w:p>
    <w:p w14:paraId="4058DAA6" w14:textId="18FB9319" w:rsidR="00526892" w:rsidRPr="006A73A0" w:rsidRDefault="00545D2B" w:rsidP="00BE0145">
      <w:pPr>
        <w:pStyle w:val="BodyText"/>
        <w:jc w:val="both"/>
        <w:rPr>
          <w:noProof/>
          <w:lang w:val="en-GB" w:eastAsia="en-US"/>
        </w:rPr>
      </w:pPr>
      <w:ins w:id="578" w:author="Sergio Rodrigues" w:date="2022-02-23T17:37:00Z">
        <w:r>
          <w:rPr>
            <w:noProof/>
            <w:lang w:val="en-GB" w:eastAsia="en-US"/>
          </w:rPr>
          <w:drawing>
            <wp:inline distT="0" distB="0" distL="0" distR="0" wp14:anchorId="62797D94" wp14:editId="043C9285">
              <wp:extent cx="5688000" cy="2346996"/>
              <wp:effectExtent l="0" t="0" r="825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88000" cy="2346996"/>
                      </a:xfrm>
                      <a:prstGeom prst="rect">
                        <a:avLst/>
                      </a:prstGeom>
                      <a:noFill/>
                      <a:ln>
                        <a:noFill/>
                      </a:ln>
                    </pic:spPr>
                  </pic:pic>
                </a:graphicData>
              </a:graphic>
            </wp:inline>
          </w:drawing>
        </w:r>
      </w:ins>
    </w:p>
    <w:p w14:paraId="58675FEE" w14:textId="44012320" w:rsidR="00BE0145" w:rsidRPr="007837A3" w:rsidRDefault="00BE0145" w:rsidP="00BE0145">
      <w:pPr>
        <w:pStyle w:val="Caption"/>
        <w:ind w:left="1418"/>
        <w:jc w:val="center"/>
        <w:rPr>
          <w:ins w:id="579" w:author="Sergio Rodrigues" w:date="2022-05-27T12:25:00Z"/>
          <w:lang w:val="en-GB"/>
        </w:rPr>
      </w:pPr>
      <w:ins w:id="580" w:author="Sergio Rodrigues" w:date="2022-05-27T12:25:00Z">
        <w:r w:rsidRPr="007837A3">
          <w:rPr>
            <w:lang w:val="en-GB"/>
          </w:rPr>
          <w:t xml:space="preserve">Figure </w:t>
        </w:r>
        <w:r w:rsidRPr="007837A3">
          <w:rPr>
            <w:lang w:val="en-GB"/>
          </w:rPr>
          <w:fldChar w:fldCharType="begin"/>
        </w:r>
        <w:r w:rsidRPr="007837A3">
          <w:rPr>
            <w:lang w:val="en-GB"/>
          </w:rPr>
          <w:instrText xml:space="preserve"> SEQ Figure \* ARABIC </w:instrText>
        </w:r>
        <w:r w:rsidRPr="007837A3">
          <w:rPr>
            <w:lang w:val="en-GB"/>
          </w:rPr>
          <w:fldChar w:fldCharType="separate"/>
        </w:r>
      </w:ins>
      <w:r w:rsidR="00320EA2">
        <w:rPr>
          <w:noProof/>
          <w:lang w:val="en-GB"/>
        </w:rPr>
        <w:t>44</w:t>
      </w:r>
      <w:ins w:id="581" w:author="Sergio Rodrigues" w:date="2022-05-27T12:25:00Z">
        <w:r w:rsidRPr="007837A3">
          <w:rPr>
            <w:lang w:val="en-GB"/>
          </w:rPr>
          <w:fldChar w:fldCharType="end"/>
        </w:r>
        <w:r w:rsidRPr="007837A3">
          <w:rPr>
            <w:lang w:val="en-GB"/>
          </w:rPr>
          <w:t xml:space="preserve"> – </w:t>
        </w:r>
        <w:r>
          <w:rPr>
            <w:color w:val="auto"/>
            <w:lang w:val="en-GB"/>
          </w:rPr>
          <w:t>Sales Order to Release Dashboard (Search Section)</w:t>
        </w:r>
      </w:ins>
    </w:p>
    <w:p w14:paraId="3E97A88F" w14:textId="77777777" w:rsidR="00890613" w:rsidRDefault="00890613" w:rsidP="00890613">
      <w:pPr>
        <w:pStyle w:val="BodyText"/>
        <w:spacing w:before="240"/>
        <w:contextualSpacing/>
        <w:jc w:val="both"/>
        <w:rPr>
          <w:lang w:val="en-GB"/>
        </w:rPr>
      </w:pPr>
    </w:p>
    <w:p w14:paraId="5B2A5E06" w14:textId="23935F0E" w:rsidR="00890613" w:rsidRPr="00B17821" w:rsidRDefault="00890613" w:rsidP="00890613">
      <w:pPr>
        <w:pStyle w:val="BodyText"/>
        <w:spacing w:before="240"/>
        <w:contextualSpacing/>
        <w:jc w:val="both"/>
        <w:rPr>
          <w:b/>
          <w:bCs/>
          <w:u w:val="single"/>
          <w:lang w:val="en-GB"/>
        </w:rPr>
      </w:pPr>
      <w:r w:rsidRPr="00B17821">
        <w:rPr>
          <w:b/>
          <w:bCs/>
          <w:u w:val="single"/>
          <w:lang w:val="en-GB"/>
        </w:rPr>
        <w:t>Filters</w:t>
      </w:r>
      <w:r>
        <w:rPr>
          <w:b/>
          <w:bCs/>
          <w:lang w:val="en-GB"/>
        </w:rPr>
        <w:t xml:space="preserve">: </w:t>
      </w:r>
      <w:r w:rsidRPr="00B17821">
        <w:rPr>
          <w:lang w:val="en-GB"/>
        </w:rPr>
        <w:t>In</w:t>
      </w:r>
      <w:r>
        <w:rPr>
          <w:lang w:val="en-GB"/>
        </w:rPr>
        <w:t xml:space="preserve"> the Search section user will be able to use any of the following filters to further narrow down the results shown in the dashboard- </w:t>
      </w:r>
    </w:p>
    <w:p w14:paraId="0365F17D" w14:textId="77777777" w:rsidR="00890613" w:rsidRDefault="00890613" w:rsidP="00890613">
      <w:pPr>
        <w:pStyle w:val="BodyText"/>
        <w:spacing w:before="240"/>
        <w:contextualSpacing/>
        <w:jc w:val="both"/>
        <w:rPr>
          <w:lang w:val="en-GB"/>
        </w:rPr>
      </w:pPr>
      <w:bookmarkStart w:id="582" w:name="_Hlk88125882"/>
    </w:p>
    <w:bookmarkEnd w:id="582"/>
    <w:p w14:paraId="4D86C636" w14:textId="77777777" w:rsidR="00890613" w:rsidRPr="00B17821" w:rsidRDefault="00890613" w:rsidP="00890613">
      <w:pPr>
        <w:pStyle w:val="BodyText"/>
        <w:spacing w:before="240"/>
        <w:ind w:left="0"/>
        <w:contextualSpacing/>
        <w:jc w:val="both"/>
        <w:rPr>
          <w:i/>
          <w:iCs/>
          <w:lang w:val="en-GB"/>
        </w:rPr>
      </w:pPr>
    </w:p>
    <w:p w14:paraId="541A4EFE" w14:textId="77777777" w:rsidR="002D175B" w:rsidRPr="00EC4B34" w:rsidRDefault="002D175B" w:rsidP="00572530">
      <w:pPr>
        <w:pStyle w:val="BodyText"/>
        <w:numPr>
          <w:ilvl w:val="0"/>
          <w:numId w:val="41"/>
        </w:numPr>
        <w:spacing w:before="240"/>
        <w:contextualSpacing/>
        <w:jc w:val="both"/>
        <w:rPr>
          <w:u w:val="single"/>
          <w:lang w:val="en-GB"/>
        </w:rPr>
      </w:pPr>
      <w:r w:rsidRPr="00B17821">
        <w:rPr>
          <w:u w:val="single"/>
          <w:lang w:val="en-GB"/>
        </w:rPr>
        <w:t>Sales Order No</w:t>
      </w:r>
      <w:r w:rsidRPr="00EC4B34">
        <w:rPr>
          <w:u w:val="single"/>
          <w:lang w:val="en-GB"/>
        </w:rPr>
        <w:t>.</w:t>
      </w:r>
      <w:r w:rsidRPr="00FD07F6">
        <w:rPr>
          <w:lang w:val="en-GB"/>
        </w:rPr>
        <w:t xml:space="preserve"> –</w:t>
      </w:r>
      <w:r w:rsidRPr="00EC4B34">
        <w:rPr>
          <w:u w:val="single"/>
          <w:lang w:val="en-GB"/>
        </w:rPr>
        <w:t xml:space="preserve"> </w:t>
      </w:r>
      <w:r w:rsidRPr="00FD07F6">
        <w:rPr>
          <w:lang w:val="en-GB"/>
        </w:rPr>
        <w:t>This will be the Sales Order No. generated / maintained in Wholesale Portal to track a unique Sales Order.</w:t>
      </w:r>
    </w:p>
    <w:p w14:paraId="1055534C" w14:textId="77777777" w:rsidR="002D175B" w:rsidRPr="00EC4B34" w:rsidRDefault="002D175B" w:rsidP="00572530">
      <w:pPr>
        <w:pStyle w:val="BodyText"/>
        <w:numPr>
          <w:ilvl w:val="0"/>
          <w:numId w:val="41"/>
        </w:numPr>
        <w:spacing w:before="240"/>
        <w:contextualSpacing/>
        <w:jc w:val="both"/>
        <w:rPr>
          <w:u w:val="single"/>
          <w:lang w:val="en-GB"/>
        </w:rPr>
      </w:pPr>
      <w:r w:rsidRPr="00B17821">
        <w:rPr>
          <w:u w:val="single"/>
          <w:lang w:val="en-GB"/>
        </w:rPr>
        <w:t>PO Number</w:t>
      </w:r>
      <w:r w:rsidRPr="00EC4B34">
        <w:rPr>
          <w:u w:val="single"/>
          <w:lang w:val="en-GB"/>
        </w:rPr>
        <w:t xml:space="preserve"> </w:t>
      </w:r>
      <w:r w:rsidRPr="00FD07F6">
        <w:rPr>
          <w:lang w:val="en-GB"/>
        </w:rPr>
        <w:t>– This will be Supplier PO No.</w:t>
      </w:r>
    </w:p>
    <w:p w14:paraId="3469491A" w14:textId="77777777" w:rsidR="002D175B" w:rsidRDefault="002D175B" w:rsidP="00572530">
      <w:pPr>
        <w:pStyle w:val="BodyText"/>
        <w:numPr>
          <w:ilvl w:val="0"/>
          <w:numId w:val="41"/>
        </w:numPr>
        <w:spacing w:before="240"/>
        <w:contextualSpacing/>
        <w:jc w:val="both"/>
        <w:rPr>
          <w:u w:val="single"/>
          <w:lang w:val="en-GB"/>
        </w:rPr>
      </w:pPr>
      <w:r w:rsidRPr="00B17821">
        <w:rPr>
          <w:u w:val="single"/>
          <w:lang w:val="en-GB"/>
        </w:rPr>
        <w:t>Order Row Code</w:t>
      </w:r>
    </w:p>
    <w:p w14:paraId="462630A7" w14:textId="4B085D0E" w:rsidR="002D175B" w:rsidRDefault="002D175B" w:rsidP="00572530">
      <w:pPr>
        <w:pStyle w:val="BodyText"/>
        <w:numPr>
          <w:ilvl w:val="0"/>
          <w:numId w:val="41"/>
        </w:numPr>
        <w:spacing w:before="240"/>
        <w:contextualSpacing/>
        <w:jc w:val="both"/>
        <w:rPr>
          <w:u w:val="single"/>
          <w:lang w:val="en-GB"/>
        </w:rPr>
      </w:pPr>
      <w:r>
        <w:rPr>
          <w:u w:val="single"/>
          <w:lang w:val="en-GB"/>
        </w:rPr>
        <w:t>Brand</w:t>
      </w:r>
      <w:r w:rsidRPr="00EC4B34">
        <w:rPr>
          <w:u w:val="single"/>
          <w:lang w:val="en-GB"/>
        </w:rPr>
        <w:t xml:space="preserve"> </w:t>
      </w:r>
      <w:r w:rsidRPr="00FD07F6">
        <w:rPr>
          <w:lang w:val="en-GB"/>
        </w:rPr>
        <w:t>– Even though this dashboard will be brand based but some of the brands will be clubbed under ‘Others</w:t>
      </w:r>
      <w:r w:rsidR="00E56F04" w:rsidRPr="00FD07F6">
        <w:rPr>
          <w:lang w:val="en-GB"/>
        </w:rPr>
        <w:t>’,</w:t>
      </w:r>
      <w:r w:rsidRPr="00FD07F6">
        <w:rPr>
          <w:lang w:val="en-GB"/>
        </w:rPr>
        <w:t xml:space="preserve"> so to drill down to specific</w:t>
      </w:r>
      <w:r w:rsidR="00DD595E">
        <w:rPr>
          <w:lang w:val="en-GB"/>
        </w:rPr>
        <w:t xml:space="preserve"> </w:t>
      </w:r>
      <w:r w:rsidRPr="00FD07F6">
        <w:rPr>
          <w:lang w:val="en-GB"/>
        </w:rPr>
        <w:t>brands this filter would be useful.</w:t>
      </w:r>
      <w:r w:rsidRPr="00EC4B34">
        <w:rPr>
          <w:u w:val="single"/>
          <w:lang w:val="en-GB"/>
        </w:rPr>
        <w:t xml:space="preserve"> </w:t>
      </w:r>
    </w:p>
    <w:p w14:paraId="42255813" w14:textId="77777777" w:rsidR="002D175B" w:rsidRDefault="002D175B" w:rsidP="00572530">
      <w:pPr>
        <w:pStyle w:val="BodyText"/>
        <w:numPr>
          <w:ilvl w:val="0"/>
          <w:numId w:val="41"/>
        </w:numPr>
        <w:spacing w:before="240"/>
        <w:contextualSpacing/>
        <w:jc w:val="both"/>
        <w:rPr>
          <w:u w:val="single"/>
          <w:lang w:val="en-GB"/>
        </w:rPr>
      </w:pPr>
      <w:r>
        <w:rPr>
          <w:u w:val="single"/>
          <w:lang w:val="en-GB"/>
        </w:rPr>
        <w:t>Sales Order status</w:t>
      </w:r>
    </w:p>
    <w:p w14:paraId="2DB0AFD7" w14:textId="77777777" w:rsidR="002D175B" w:rsidRPr="00EC4B34" w:rsidRDefault="002D175B" w:rsidP="00572530">
      <w:pPr>
        <w:pStyle w:val="BodyText"/>
        <w:numPr>
          <w:ilvl w:val="0"/>
          <w:numId w:val="41"/>
        </w:numPr>
        <w:spacing w:before="240"/>
        <w:contextualSpacing/>
        <w:jc w:val="both"/>
        <w:rPr>
          <w:u w:val="single"/>
          <w:lang w:val="en-GB"/>
        </w:rPr>
      </w:pPr>
      <w:r w:rsidRPr="00B17821">
        <w:rPr>
          <w:u w:val="single"/>
          <w:lang w:val="en-GB"/>
        </w:rPr>
        <w:t>Partner</w:t>
      </w:r>
      <w:r w:rsidRPr="00EC4B34">
        <w:rPr>
          <w:u w:val="single"/>
          <w:lang w:val="en-GB"/>
        </w:rPr>
        <w:t xml:space="preserve"> </w:t>
      </w:r>
      <w:r w:rsidRPr="00FD07F6">
        <w:rPr>
          <w:lang w:val="en-GB"/>
        </w:rPr>
        <w:t>– Wholesale Partner</w:t>
      </w:r>
    </w:p>
    <w:p w14:paraId="6E5683E6" w14:textId="77777777" w:rsidR="002D175B" w:rsidRPr="00EC4B34" w:rsidRDefault="002D175B" w:rsidP="00572530">
      <w:pPr>
        <w:pStyle w:val="BodyText"/>
        <w:numPr>
          <w:ilvl w:val="0"/>
          <w:numId w:val="41"/>
        </w:numPr>
        <w:spacing w:before="240"/>
        <w:contextualSpacing/>
        <w:jc w:val="both"/>
        <w:rPr>
          <w:u w:val="single"/>
          <w:lang w:val="en-GB"/>
        </w:rPr>
      </w:pPr>
      <w:r w:rsidRPr="00B17821">
        <w:rPr>
          <w:u w:val="single"/>
          <w:lang w:val="en-GB"/>
        </w:rPr>
        <w:t>Partner Location</w:t>
      </w:r>
      <w:r w:rsidRPr="00EC4B34">
        <w:rPr>
          <w:u w:val="single"/>
          <w:lang w:val="en-GB"/>
        </w:rPr>
        <w:t xml:space="preserve"> </w:t>
      </w:r>
      <w:r w:rsidRPr="00FD07F6">
        <w:rPr>
          <w:lang w:val="en-GB"/>
        </w:rPr>
        <w:t>– Wholesale Partner location.</w:t>
      </w:r>
    </w:p>
    <w:p w14:paraId="080F029F" w14:textId="77777777" w:rsidR="002D175B" w:rsidRDefault="002D175B" w:rsidP="00572530">
      <w:pPr>
        <w:pStyle w:val="BodyText"/>
        <w:numPr>
          <w:ilvl w:val="0"/>
          <w:numId w:val="41"/>
        </w:numPr>
        <w:spacing w:before="240"/>
        <w:contextualSpacing/>
        <w:jc w:val="both"/>
        <w:rPr>
          <w:u w:val="single"/>
          <w:lang w:val="en-GB"/>
        </w:rPr>
      </w:pPr>
      <w:r w:rsidRPr="00B17821">
        <w:rPr>
          <w:u w:val="single"/>
          <w:lang w:val="en-GB"/>
        </w:rPr>
        <w:t xml:space="preserve">Option id </w:t>
      </w:r>
    </w:p>
    <w:p w14:paraId="42E44F2D" w14:textId="4AF263F4" w:rsidR="002D175B" w:rsidRPr="00B17821" w:rsidRDefault="002D175B" w:rsidP="00572530">
      <w:pPr>
        <w:pStyle w:val="BodyText"/>
        <w:numPr>
          <w:ilvl w:val="0"/>
          <w:numId w:val="41"/>
        </w:numPr>
        <w:spacing w:before="240"/>
        <w:contextualSpacing/>
        <w:jc w:val="both"/>
        <w:rPr>
          <w:u w:val="single"/>
          <w:lang w:val="en-GB"/>
        </w:rPr>
      </w:pPr>
      <w:r>
        <w:rPr>
          <w:u w:val="single"/>
          <w:lang w:val="en-GB"/>
        </w:rPr>
        <w:t>ASOS Fulfilment Centre</w:t>
      </w:r>
      <w:ins w:id="583" w:author="Sergio Rodrigues" w:date="2022-02-23T17:38:00Z">
        <w:r w:rsidR="00545D2B">
          <w:rPr>
            <w:u w:val="single"/>
            <w:lang w:val="en-GB"/>
          </w:rPr>
          <w:t xml:space="preserve"> (</w:t>
        </w:r>
      </w:ins>
      <w:ins w:id="584" w:author="Sergio Rodrigues" w:date="2022-02-23T18:06:00Z">
        <w:r w:rsidR="009B7AC9">
          <w:rPr>
            <w:lang w:val="en-GB"/>
          </w:rPr>
          <w:t>This field will be mandatory</w:t>
        </w:r>
      </w:ins>
      <w:ins w:id="585" w:author="Sergio Rodrigues" w:date="2022-02-23T17:39:00Z">
        <w:r w:rsidR="00545D2B">
          <w:rPr>
            <w:u w:val="single"/>
            <w:lang w:val="en-GB"/>
          </w:rPr>
          <w:t>)</w:t>
        </w:r>
      </w:ins>
    </w:p>
    <w:p w14:paraId="4BBE3AC7" w14:textId="79AFDCCD" w:rsidR="002D175B" w:rsidRPr="00B17821" w:rsidRDefault="002D175B" w:rsidP="00572530">
      <w:pPr>
        <w:pStyle w:val="BodyText"/>
        <w:numPr>
          <w:ilvl w:val="0"/>
          <w:numId w:val="41"/>
        </w:numPr>
        <w:spacing w:before="240"/>
        <w:contextualSpacing/>
        <w:jc w:val="both"/>
        <w:rPr>
          <w:u w:val="single"/>
          <w:lang w:val="en-GB"/>
        </w:rPr>
      </w:pPr>
      <w:r w:rsidRPr="00B17821">
        <w:rPr>
          <w:u w:val="single"/>
          <w:lang w:val="en-GB"/>
        </w:rPr>
        <w:t xml:space="preserve">Current </w:t>
      </w:r>
      <w:r w:rsidR="00195229">
        <w:rPr>
          <w:u w:val="single"/>
          <w:lang w:val="en-GB"/>
        </w:rPr>
        <w:t xml:space="preserve">despatch </w:t>
      </w:r>
      <w:r w:rsidRPr="00B17821">
        <w:rPr>
          <w:u w:val="single"/>
          <w:lang w:val="en-GB"/>
        </w:rPr>
        <w:t>month</w:t>
      </w:r>
    </w:p>
    <w:p w14:paraId="5BE1BE6E" w14:textId="77777777" w:rsidR="002D175B" w:rsidRPr="00B17821" w:rsidRDefault="002D175B" w:rsidP="00572530">
      <w:pPr>
        <w:pStyle w:val="BodyText"/>
        <w:numPr>
          <w:ilvl w:val="0"/>
          <w:numId w:val="41"/>
        </w:numPr>
        <w:spacing w:before="240"/>
        <w:contextualSpacing/>
        <w:jc w:val="both"/>
        <w:rPr>
          <w:u w:val="single"/>
          <w:lang w:val="en-GB"/>
        </w:rPr>
      </w:pPr>
      <w:r w:rsidRPr="00B17821">
        <w:rPr>
          <w:u w:val="single"/>
          <w:lang w:val="en-GB"/>
        </w:rPr>
        <w:t>Sales Order Delivery Start Date</w:t>
      </w:r>
    </w:p>
    <w:p w14:paraId="7E536F81" w14:textId="77777777" w:rsidR="002D175B" w:rsidRDefault="002D175B" w:rsidP="00572530">
      <w:pPr>
        <w:pStyle w:val="BodyText"/>
        <w:numPr>
          <w:ilvl w:val="0"/>
          <w:numId w:val="41"/>
        </w:numPr>
        <w:spacing w:before="240"/>
        <w:contextualSpacing/>
        <w:jc w:val="both"/>
        <w:rPr>
          <w:u w:val="single"/>
          <w:lang w:val="en-GB"/>
        </w:rPr>
      </w:pPr>
      <w:r w:rsidRPr="00B17821">
        <w:rPr>
          <w:u w:val="single"/>
          <w:lang w:val="en-GB"/>
        </w:rPr>
        <w:t>Sales Order Delivery End Date</w:t>
      </w:r>
    </w:p>
    <w:p w14:paraId="61E99721" w14:textId="0203AACD" w:rsidR="002D175B" w:rsidRDefault="002D175B" w:rsidP="00572530">
      <w:pPr>
        <w:pStyle w:val="BodyText"/>
        <w:numPr>
          <w:ilvl w:val="0"/>
          <w:numId w:val="41"/>
        </w:numPr>
        <w:spacing w:before="240"/>
        <w:contextualSpacing/>
        <w:jc w:val="both"/>
        <w:rPr>
          <w:u w:val="single"/>
          <w:lang w:val="en-GB"/>
        </w:rPr>
      </w:pPr>
      <w:r>
        <w:rPr>
          <w:u w:val="single"/>
          <w:lang w:val="en-GB"/>
        </w:rPr>
        <w:t>Hold Level</w:t>
      </w:r>
      <w:r w:rsidRPr="00EC4B34">
        <w:rPr>
          <w:u w:val="single"/>
          <w:lang w:val="en-GB"/>
        </w:rPr>
        <w:t xml:space="preserve"> </w:t>
      </w:r>
      <w:r w:rsidRPr="00FD07F6">
        <w:rPr>
          <w:lang w:val="en-GB"/>
        </w:rPr>
        <w:t>– This filter will help wholesale team to differentiate between Sales Orders that are put on hold either because of Partner setup or if the Sales Order was individually set on hold. For Release 1 all Sales Order will have Partner Hold applied.</w:t>
      </w:r>
    </w:p>
    <w:p w14:paraId="2D6B5255" w14:textId="526877E0" w:rsidR="00166D73" w:rsidRPr="00B17821" w:rsidRDefault="00166D73" w:rsidP="00166D73">
      <w:pPr>
        <w:pStyle w:val="BodyText"/>
        <w:numPr>
          <w:ilvl w:val="0"/>
          <w:numId w:val="41"/>
        </w:numPr>
        <w:spacing w:before="240"/>
        <w:contextualSpacing/>
        <w:jc w:val="both"/>
        <w:rPr>
          <w:u w:val="single"/>
          <w:lang w:val="en-GB"/>
        </w:rPr>
      </w:pPr>
      <w:r>
        <w:rPr>
          <w:u w:val="single"/>
          <w:lang w:val="en-GB"/>
        </w:rPr>
        <w:t xml:space="preserve">Sales Order Type – </w:t>
      </w:r>
      <w:r>
        <w:rPr>
          <w:lang w:val="en-GB"/>
        </w:rPr>
        <w:t xml:space="preserve">This will be a drop down with two values – </w:t>
      </w:r>
      <w:ins w:id="586" w:author="Reetu Muneem" w:date="2022-01-11T15:26:00Z">
        <w:r w:rsidR="004D7B8B">
          <w:rPr>
            <w:lang w:val="en-GB"/>
          </w:rPr>
          <w:t>Pre-Order</w:t>
        </w:r>
      </w:ins>
      <w:del w:id="587" w:author="Reetu Muneem" w:date="2022-01-11T15:26:00Z">
        <w:r w:rsidDel="004D7B8B">
          <w:rPr>
            <w:lang w:val="en-GB"/>
          </w:rPr>
          <w:delText>Newness</w:delText>
        </w:r>
      </w:del>
      <w:r>
        <w:rPr>
          <w:lang w:val="en-GB"/>
        </w:rPr>
        <w:t xml:space="preserve"> and Trade</w:t>
      </w:r>
    </w:p>
    <w:p w14:paraId="61BC2FF8" w14:textId="0942581B" w:rsidR="00166D73" w:rsidRPr="00B17821" w:rsidRDefault="00166D73" w:rsidP="00FD07F6">
      <w:pPr>
        <w:pStyle w:val="BodyText"/>
        <w:spacing w:before="240"/>
        <w:ind w:left="2160"/>
        <w:contextualSpacing/>
        <w:jc w:val="both"/>
        <w:rPr>
          <w:u w:val="single"/>
          <w:lang w:val="en-GB"/>
        </w:rPr>
      </w:pPr>
    </w:p>
    <w:p w14:paraId="466EE094" w14:textId="77777777" w:rsidR="00890613" w:rsidRDefault="00890613" w:rsidP="00890613">
      <w:pPr>
        <w:pStyle w:val="BodyText"/>
        <w:spacing w:before="240"/>
        <w:contextualSpacing/>
        <w:jc w:val="both"/>
        <w:rPr>
          <w:lang w:val="en-GB"/>
        </w:rPr>
      </w:pPr>
    </w:p>
    <w:p w14:paraId="46075983" w14:textId="77777777" w:rsidR="002D175B" w:rsidRDefault="002D175B" w:rsidP="00890613">
      <w:pPr>
        <w:pStyle w:val="BodyText"/>
        <w:spacing w:before="240"/>
        <w:contextualSpacing/>
        <w:jc w:val="both"/>
        <w:rPr>
          <w:b/>
          <w:bCs/>
          <w:u w:val="single"/>
          <w:lang w:val="en-GB"/>
        </w:rPr>
      </w:pPr>
    </w:p>
    <w:p w14:paraId="38B50F0E" w14:textId="647C3D41" w:rsidR="00890613" w:rsidRDefault="00890613" w:rsidP="00890613">
      <w:pPr>
        <w:pStyle w:val="BodyText"/>
        <w:spacing w:before="240"/>
        <w:contextualSpacing/>
        <w:jc w:val="both"/>
        <w:rPr>
          <w:lang w:val="en-GB"/>
        </w:rPr>
      </w:pPr>
      <w:r w:rsidRPr="00193A4C">
        <w:rPr>
          <w:b/>
          <w:bCs/>
          <w:u w:val="single"/>
          <w:lang w:val="en-GB"/>
        </w:rPr>
        <w:lastRenderedPageBreak/>
        <w:t>Colour Tiles</w:t>
      </w:r>
      <w:r w:rsidRPr="00193A4C">
        <w:rPr>
          <w:b/>
          <w:bCs/>
          <w:lang w:val="en-GB"/>
        </w:rPr>
        <w:t xml:space="preserve">: </w:t>
      </w:r>
      <w:r w:rsidRPr="00193A4C">
        <w:rPr>
          <w:lang w:val="en-GB"/>
        </w:rPr>
        <w:t>Any colour tile</w:t>
      </w:r>
      <w:r w:rsidR="00DD595E">
        <w:rPr>
          <w:lang w:val="en-GB"/>
        </w:rPr>
        <w:t xml:space="preserve"> </w:t>
      </w:r>
      <w:r w:rsidRPr="00193A4C">
        <w:rPr>
          <w:lang w:val="en-GB"/>
        </w:rPr>
        <w:t xml:space="preserve">user will select will show the Sales Orders for that </w:t>
      </w:r>
      <w:r w:rsidR="00B764E9">
        <w:rPr>
          <w:lang w:val="en-GB"/>
        </w:rPr>
        <w:t>partner</w:t>
      </w:r>
      <w:r w:rsidRPr="00193A4C">
        <w:rPr>
          <w:lang w:val="en-GB"/>
        </w:rPr>
        <w:t xml:space="preserve">. For ‘Others’ tile user would be able to drill down to individual </w:t>
      </w:r>
      <w:r w:rsidR="00B764E9">
        <w:rPr>
          <w:lang w:val="en-GB"/>
        </w:rPr>
        <w:t>partner</w:t>
      </w:r>
      <w:r w:rsidRPr="00193A4C">
        <w:rPr>
          <w:lang w:val="en-GB"/>
        </w:rPr>
        <w:t xml:space="preserve"> under that section using </w:t>
      </w:r>
      <w:r w:rsidR="00B764E9">
        <w:rPr>
          <w:lang w:val="en-GB"/>
        </w:rPr>
        <w:t>partner</w:t>
      </w:r>
      <w:r w:rsidRPr="00193A4C">
        <w:rPr>
          <w:lang w:val="en-GB"/>
        </w:rPr>
        <w:t xml:space="preserve"> filter. Figure 8.</w:t>
      </w:r>
      <w:r w:rsidR="00881950">
        <w:rPr>
          <w:lang w:val="en-GB"/>
        </w:rPr>
        <w:t>2</w:t>
      </w:r>
      <w:r w:rsidR="00DD595E">
        <w:rPr>
          <w:lang w:val="en-GB"/>
        </w:rPr>
        <w:t xml:space="preserve"> </w:t>
      </w:r>
      <w:r w:rsidRPr="00193A4C">
        <w:rPr>
          <w:lang w:val="en-GB"/>
        </w:rPr>
        <w:t xml:space="preserve">just show an example of tiles, the assumption is total no. of coloured tiles will be 5 which will be assigned to first top 4 </w:t>
      </w:r>
      <w:r w:rsidR="00B764E9">
        <w:rPr>
          <w:lang w:val="en-GB"/>
        </w:rPr>
        <w:t>partner</w:t>
      </w:r>
      <w:r w:rsidR="00B764E9" w:rsidRPr="00193A4C">
        <w:rPr>
          <w:lang w:val="en-GB"/>
        </w:rPr>
        <w:t xml:space="preserve"> </w:t>
      </w:r>
      <w:r w:rsidRPr="00193A4C">
        <w:rPr>
          <w:lang w:val="en-GB"/>
        </w:rPr>
        <w:t xml:space="preserve">which has highest no. of </w:t>
      </w:r>
      <w:r w:rsidR="00B764E9">
        <w:rPr>
          <w:lang w:val="en-GB"/>
        </w:rPr>
        <w:t xml:space="preserve">units on </w:t>
      </w:r>
      <w:r w:rsidRPr="00193A4C">
        <w:rPr>
          <w:lang w:val="en-GB"/>
        </w:rPr>
        <w:t xml:space="preserve">Sales Orders to be released for a specific ASOS warehouse. Rest all </w:t>
      </w:r>
      <w:r w:rsidR="00B764E9">
        <w:rPr>
          <w:lang w:val="en-GB"/>
        </w:rPr>
        <w:t>partners</w:t>
      </w:r>
      <w:r w:rsidR="00DD595E">
        <w:rPr>
          <w:lang w:val="en-GB"/>
        </w:rPr>
        <w:t xml:space="preserve"> </w:t>
      </w:r>
      <w:r w:rsidRPr="00193A4C">
        <w:rPr>
          <w:lang w:val="en-GB"/>
        </w:rPr>
        <w:t>will be clubbed under ‘Others’ and will be assigned the 5</w:t>
      </w:r>
      <w:r w:rsidRPr="00193A4C">
        <w:rPr>
          <w:vertAlign w:val="superscript"/>
          <w:lang w:val="en-GB"/>
        </w:rPr>
        <w:t>th</w:t>
      </w:r>
      <w:r w:rsidRPr="00193A4C">
        <w:rPr>
          <w:lang w:val="en-GB"/>
        </w:rPr>
        <w:t xml:space="preserve"> colour tile.</w:t>
      </w:r>
    </w:p>
    <w:p w14:paraId="150F5358" w14:textId="536E39D5" w:rsidR="00890613" w:rsidRPr="006A73A0" w:rsidRDefault="00890613" w:rsidP="00890613">
      <w:pPr>
        <w:pStyle w:val="Heading8"/>
        <w:spacing w:before="240"/>
        <w:jc w:val="both"/>
        <w:rPr>
          <w:lang w:val="en-GB"/>
        </w:rPr>
      </w:pPr>
      <w:r>
        <w:rPr>
          <w:lang w:val="en-GB"/>
        </w:rPr>
        <w:t xml:space="preserve">Detail Table </w:t>
      </w:r>
    </w:p>
    <w:p w14:paraId="517F6A99" w14:textId="29D79BBC" w:rsidR="003C30E4" w:rsidRDefault="00545D2B" w:rsidP="009B7AC9">
      <w:pPr>
        <w:pStyle w:val="BodyText"/>
        <w:spacing w:before="240"/>
        <w:ind w:left="1418"/>
        <w:contextualSpacing/>
        <w:jc w:val="center"/>
        <w:rPr>
          <w:lang w:val="en-GB"/>
        </w:rPr>
      </w:pPr>
      <w:ins w:id="588" w:author="Sergio Rodrigues" w:date="2022-02-23T17:37:00Z">
        <w:r w:rsidRPr="00545D2B">
          <w:rPr>
            <w:noProof/>
            <w:lang w:val="en-GB"/>
          </w:rPr>
          <w:drawing>
            <wp:inline distT="0" distB="0" distL="0" distR="0" wp14:anchorId="1D506205" wp14:editId="7F073AD3">
              <wp:extent cx="5688000" cy="2266482"/>
              <wp:effectExtent l="0" t="0" r="8255"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88000" cy="2266482"/>
                      </a:xfrm>
                      <a:prstGeom prst="rect">
                        <a:avLst/>
                      </a:prstGeom>
                    </pic:spPr>
                  </pic:pic>
                </a:graphicData>
              </a:graphic>
            </wp:inline>
          </w:drawing>
        </w:r>
      </w:ins>
    </w:p>
    <w:p w14:paraId="77FC8827" w14:textId="18C0AB8D" w:rsidR="00BE0145" w:rsidRPr="007837A3" w:rsidRDefault="00BE0145" w:rsidP="00BE0145">
      <w:pPr>
        <w:pStyle w:val="Caption"/>
        <w:ind w:left="1418"/>
        <w:jc w:val="center"/>
        <w:rPr>
          <w:ins w:id="589" w:author="Sergio Rodrigues" w:date="2022-05-27T12:26:00Z"/>
          <w:lang w:val="en-GB"/>
        </w:rPr>
      </w:pPr>
      <w:ins w:id="590" w:author="Sergio Rodrigues" w:date="2022-05-27T12:26:00Z">
        <w:r w:rsidRPr="007837A3">
          <w:rPr>
            <w:lang w:val="en-GB"/>
          </w:rPr>
          <w:t xml:space="preserve">Figure </w:t>
        </w:r>
        <w:r w:rsidRPr="007837A3">
          <w:rPr>
            <w:lang w:val="en-GB"/>
          </w:rPr>
          <w:fldChar w:fldCharType="begin"/>
        </w:r>
        <w:r w:rsidRPr="007837A3">
          <w:rPr>
            <w:lang w:val="en-GB"/>
          </w:rPr>
          <w:instrText xml:space="preserve"> SEQ Figure \* ARABIC </w:instrText>
        </w:r>
        <w:r w:rsidRPr="007837A3">
          <w:rPr>
            <w:lang w:val="en-GB"/>
          </w:rPr>
          <w:fldChar w:fldCharType="separate"/>
        </w:r>
      </w:ins>
      <w:r w:rsidR="00320EA2">
        <w:rPr>
          <w:noProof/>
          <w:lang w:val="en-GB"/>
        </w:rPr>
        <w:t>45</w:t>
      </w:r>
      <w:ins w:id="591" w:author="Sergio Rodrigues" w:date="2022-05-27T12:26:00Z">
        <w:r w:rsidRPr="007837A3">
          <w:rPr>
            <w:lang w:val="en-GB"/>
          </w:rPr>
          <w:fldChar w:fldCharType="end"/>
        </w:r>
        <w:r w:rsidRPr="007837A3">
          <w:rPr>
            <w:lang w:val="en-GB"/>
          </w:rPr>
          <w:t xml:space="preserve"> – </w:t>
        </w:r>
        <w:r>
          <w:rPr>
            <w:color w:val="auto"/>
            <w:lang w:val="en-GB"/>
          </w:rPr>
          <w:t>Sales Order to Release Dashboard (Detail Section)</w:t>
        </w:r>
      </w:ins>
    </w:p>
    <w:p w14:paraId="7C7C8C9D" w14:textId="77777777" w:rsidR="00890613" w:rsidRDefault="00890613" w:rsidP="00890613">
      <w:pPr>
        <w:pStyle w:val="BodyText"/>
        <w:spacing w:before="240"/>
        <w:contextualSpacing/>
        <w:jc w:val="both"/>
        <w:rPr>
          <w:lang w:val="en-GB"/>
        </w:rPr>
      </w:pPr>
    </w:p>
    <w:p w14:paraId="512B6616" w14:textId="3F3DB379" w:rsidR="00890613" w:rsidRDefault="001C0F76" w:rsidP="00DD595E">
      <w:pPr>
        <w:pStyle w:val="BodyText"/>
        <w:spacing w:before="240"/>
        <w:ind w:left="1418"/>
        <w:contextualSpacing/>
        <w:jc w:val="both"/>
        <w:rPr>
          <w:lang w:val="en-GB"/>
        </w:rPr>
      </w:pPr>
      <w:r>
        <w:rPr>
          <w:b/>
          <w:bCs/>
          <w:u w:val="single"/>
          <w:lang w:val="en-GB"/>
        </w:rPr>
        <w:t>Detail</w:t>
      </w:r>
      <w:r w:rsidR="00890613" w:rsidRPr="00062D0F">
        <w:rPr>
          <w:b/>
          <w:bCs/>
          <w:u w:val="single"/>
          <w:lang w:val="en-GB"/>
        </w:rPr>
        <w:t xml:space="preserve"> Table</w:t>
      </w:r>
      <w:r w:rsidR="00890613">
        <w:rPr>
          <w:lang w:val="en-GB"/>
        </w:rPr>
        <w:t xml:space="preserve"> – </w:t>
      </w:r>
      <w:r>
        <w:rPr>
          <w:lang w:val="en-GB"/>
        </w:rPr>
        <w:t>Sales Order Details</w:t>
      </w:r>
    </w:p>
    <w:p w14:paraId="3323187C" w14:textId="23093967" w:rsidR="00890613" w:rsidRPr="00BD5122" w:rsidRDefault="00890613" w:rsidP="00DD595E">
      <w:pPr>
        <w:pStyle w:val="BodyText"/>
        <w:spacing w:before="240"/>
        <w:ind w:left="1418"/>
        <w:contextualSpacing/>
        <w:jc w:val="both"/>
        <w:rPr>
          <w:lang w:val="en-GB"/>
        </w:rPr>
      </w:pPr>
      <w:r w:rsidRPr="00BD5122">
        <w:rPr>
          <w:lang w:val="en-GB"/>
        </w:rPr>
        <w:t>Th</w:t>
      </w:r>
      <w:r w:rsidR="00881950">
        <w:rPr>
          <w:lang w:val="en-GB"/>
        </w:rPr>
        <w:t>is</w:t>
      </w:r>
      <w:r w:rsidRPr="00BD5122">
        <w:rPr>
          <w:lang w:val="en-GB"/>
        </w:rPr>
        <w:t xml:space="preserve"> table will display all </w:t>
      </w:r>
      <w:r w:rsidR="001C0F76">
        <w:rPr>
          <w:lang w:val="en-GB"/>
        </w:rPr>
        <w:t>Sales Orders that are ready to be released</w:t>
      </w:r>
      <w:r w:rsidRPr="00BD5122">
        <w:rPr>
          <w:lang w:val="en-GB"/>
        </w:rPr>
        <w:t xml:space="preserve">. </w:t>
      </w:r>
      <w:r w:rsidR="001C0F76">
        <w:rPr>
          <w:lang w:val="en-GB"/>
        </w:rPr>
        <w:t>User can select one or multiple Sales Orders to release.</w:t>
      </w:r>
      <w:r w:rsidR="0031213A">
        <w:rPr>
          <w:lang w:val="en-GB"/>
        </w:rPr>
        <w:t xml:space="preserve"> They can also use the ‘Select All’</w:t>
      </w:r>
      <w:r w:rsidR="00DD595E">
        <w:rPr>
          <w:lang w:val="en-GB"/>
        </w:rPr>
        <w:t xml:space="preserve"> </w:t>
      </w:r>
      <w:r w:rsidR="0031213A">
        <w:rPr>
          <w:lang w:val="en-GB"/>
        </w:rPr>
        <w:t>to select all the Sales Order shown in dashboard.</w:t>
      </w:r>
      <w:r w:rsidR="00C0208E">
        <w:rPr>
          <w:lang w:val="en-GB"/>
        </w:rPr>
        <w:t xml:space="preserve"> As this table will also show the ASN raised for the Supplier </w:t>
      </w:r>
      <w:r w:rsidR="00E56F04">
        <w:rPr>
          <w:lang w:val="en-GB"/>
        </w:rPr>
        <w:t>PO,</w:t>
      </w:r>
      <w:r w:rsidR="00C0208E">
        <w:rPr>
          <w:lang w:val="en-GB"/>
        </w:rPr>
        <w:t xml:space="preserve"> there are chances that if multiple ASNs will exists then same information for the Sales Orders will be replicated in multiple lines with the exception of ASN no. being different in each line. If user will select the same Sales Order multiple lines to release, it will be released only once. </w:t>
      </w:r>
    </w:p>
    <w:p w14:paraId="1DA10AB6" w14:textId="77777777" w:rsidR="00DD595E" w:rsidRDefault="00DD595E" w:rsidP="00DD595E">
      <w:pPr>
        <w:pStyle w:val="BodyText"/>
        <w:spacing w:before="240"/>
        <w:ind w:left="1418"/>
        <w:contextualSpacing/>
        <w:jc w:val="both"/>
        <w:rPr>
          <w:lang w:val="en-GB"/>
        </w:rPr>
      </w:pPr>
    </w:p>
    <w:p w14:paraId="646F2563" w14:textId="13C0F58D" w:rsidR="00890613" w:rsidRPr="006A73A0" w:rsidRDefault="00890613" w:rsidP="00DD595E">
      <w:pPr>
        <w:pStyle w:val="BodyText"/>
        <w:spacing w:before="240"/>
        <w:ind w:left="1418"/>
        <w:contextualSpacing/>
        <w:jc w:val="both"/>
        <w:rPr>
          <w:lang w:val="en-GB"/>
        </w:rPr>
      </w:pPr>
      <w:r w:rsidRPr="006A73A0">
        <w:rPr>
          <w:lang w:val="en-GB"/>
        </w:rPr>
        <w:t>Available fields in</w:t>
      </w:r>
      <w:r w:rsidR="00881950">
        <w:rPr>
          <w:lang w:val="en-GB"/>
        </w:rPr>
        <w:t xml:space="preserve"> </w:t>
      </w:r>
      <w:r>
        <w:rPr>
          <w:lang w:val="en-GB"/>
        </w:rPr>
        <w:t>Table are</w:t>
      </w:r>
      <w:r w:rsidRPr="006A73A0">
        <w:rPr>
          <w:lang w:val="en-GB"/>
        </w:rPr>
        <w:t>:</w:t>
      </w:r>
      <w:r>
        <w:rPr>
          <w:lang w:val="en-GB"/>
        </w:rPr>
        <w:t xml:space="preserve"> </w:t>
      </w:r>
    </w:p>
    <w:tbl>
      <w:tblPr>
        <w:tblW w:w="3906" w:type="pct"/>
        <w:jc w:val="right"/>
        <w:tblLook w:val="04A0" w:firstRow="1" w:lastRow="0" w:firstColumn="1" w:lastColumn="0" w:noHBand="0" w:noVBand="1"/>
      </w:tblPr>
      <w:tblGrid>
        <w:gridCol w:w="2424"/>
        <w:gridCol w:w="2802"/>
        <w:gridCol w:w="2914"/>
      </w:tblGrid>
      <w:tr w:rsidR="00890613" w:rsidRPr="006A73A0" w14:paraId="69078FA4" w14:textId="77777777" w:rsidTr="001C0F76">
        <w:trPr>
          <w:trHeight w:val="315"/>
          <w:tblHeader/>
          <w:jc w:val="right"/>
        </w:trPr>
        <w:tc>
          <w:tcPr>
            <w:tcW w:w="1489" w:type="pct"/>
            <w:tcBorders>
              <w:top w:val="nil"/>
              <w:left w:val="single" w:sz="8" w:space="0" w:color="000000"/>
              <w:bottom w:val="single" w:sz="8" w:space="0" w:color="000000"/>
              <w:right w:val="single" w:sz="8" w:space="0" w:color="000000"/>
            </w:tcBorders>
            <w:shd w:val="clear" w:color="auto" w:fill="A6A6A6"/>
            <w:vAlign w:val="center"/>
            <w:hideMark/>
          </w:tcPr>
          <w:p w14:paraId="16FA26BA" w14:textId="77777777" w:rsidR="00890613" w:rsidRPr="006A73A0" w:rsidRDefault="00890613" w:rsidP="001C0F76">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21" w:type="pct"/>
            <w:tcBorders>
              <w:top w:val="nil"/>
              <w:left w:val="nil"/>
              <w:bottom w:val="single" w:sz="8" w:space="0" w:color="000000"/>
              <w:right w:val="single" w:sz="8" w:space="0" w:color="000000"/>
            </w:tcBorders>
            <w:shd w:val="clear" w:color="auto" w:fill="A6A6A6"/>
            <w:vAlign w:val="center"/>
            <w:hideMark/>
          </w:tcPr>
          <w:p w14:paraId="15AC664B" w14:textId="77777777" w:rsidR="00890613" w:rsidRPr="006A73A0" w:rsidRDefault="00890613" w:rsidP="001C0F76">
            <w:pPr>
              <w:rPr>
                <w:rFonts w:ascii="Calibri" w:hAnsi="Calibri"/>
                <w:b/>
                <w:bCs/>
                <w:sz w:val="16"/>
                <w:szCs w:val="16"/>
                <w:lang w:val="en-GB" w:eastAsia="en-US"/>
              </w:rPr>
            </w:pPr>
            <w:r w:rsidRPr="006A73A0">
              <w:rPr>
                <w:rFonts w:ascii="Calibri" w:hAnsi="Calibri"/>
                <w:b/>
                <w:bCs/>
                <w:sz w:val="16"/>
                <w:szCs w:val="16"/>
                <w:lang w:val="en-GB" w:eastAsia="en-US"/>
              </w:rPr>
              <w:t>Description</w:t>
            </w:r>
          </w:p>
        </w:tc>
        <w:tc>
          <w:tcPr>
            <w:tcW w:w="1790" w:type="pct"/>
            <w:tcBorders>
              <w:top w:val="nil"/>
              <w:left w:val="nil"/>
              <w:bottom w:val="single" w:sz="8" w:space="0" w:color="000000"/>
              <w:right w:val="single" w:sz="8" w:space="0" w:color="000000"/>
            </w:tcBorders>
            <w:shd w:val="clear" w:color="auto" w:fill="A6A6A6"/>
            <w:vAlign w:val="center"/>
            <w:hideMark/>
          </w:tcPr>
          <w:p w14:paraId="11DD11FB" w14:textId="77777777" w:rsidR="00890613" w:rsidRPr="006A73A0" w:rsidRDefault="00890613" w:rsidP="001C0F76">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A01A35" w:rsidRPr="006A73A0" w14:paraId="107758B3"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06525AF" w14:textId="6D78BFDF" w:rsidR="00A01A35" w:rsidRPr="006C6123" w:rsidRDefault="00A01A35" w:rsidP="00A01A35">
            <w:pPr>
              <w:rPr>
                <w:rFonts w:ascii="Calibri" w:hAnsi="Calibri"/>
                <w:color w:val="000000"/>
                <w:lang w:val="en-GB" w:eastAsia="en-US"/>
              </w:rPr>
            </w:pPr>
            <w:r w:rsidRPr="006C6123">
              <w:rPr>
                <w:rFonts w:ascii="Calibri" w:hAnsi="Calibri"/>
                <w:color w:val="000000"/>
                <w:lang w:val="en-GB" w:eastAsia="en-US"/>
              </w:rPr>
              <w:t>Sales Order No.</w:t>
            </w:r>
          </w:p>
        </w:tc>
        <w:tc>
          <w:tcPr>
            <w:tcW w:w="1721" w:type="pct"/>
            <w:tcBorders>
              <w:top w:val="nil"/>
              <w:left w:val="nil"/>
              <w:bottom w:val="single" w:sz="8" w:space="0" w:color="000000"/>
              <w:right w:val="single" w:sz="8" w:space="0" w:color="000000"/>
            </w:tcBorders>
            <w:shd w:val="clear" w:color="auto" w:fill="auto"/>
            <w:vAlign w:val="center"/>
          </w:tcPr>
          <w:p w14:paraId="33638ADC" w14:textId="4C65BE8E" w:rsidR="00A01A35" w:rsidRPr="006C6123" w:rsidRDefault="00A01A35" w:rsidP="00A01A35">
            <w:pPr>
              <w:rPr>
                <w:rFonts w:ascii="Calibri" w:hAnsi="Calibri"/>
                <w:color w:val="000000"/>
                <w:lang w:val="en-GB" w:eastAsia="en-US"/>
              </w:rPr>
            </w:pPr>
            <w:r w:rsidRPr="006C6123">
              <w:rPr>
                <w:rFonts w:ascii="Calibri" w:hAnsi="Calibri"/>
                <w:color w:val="000000"/>
                <w:lang w:val="en-GB" w:eastAsia="en-US"/>
              </w:rPr>
              <w:t xml:space="preserve">Unique reference in Wholesale Portal assigned to each Sales Orders. </w:t>
            </w:r>
          </w:p>
        </w:tc>
        <w:tc>
          <w:tcPr>
            <w:tcW w:w="1790" w:type="pct"/>
            <w:tcBorders>
              <w:top w:val="nil"/>
              <w:left w:val="nil"/>
              <w:bottom w:val="single" w:sz="8" w:space="0" w:color="000000"/>
              <w:right w:val="single" w:sz="8" w:space="0" w:color="000000"/>
            </w:tcBorders>
            <w:shd w:val="clear" w:color="auto" w:fill="auto"/>
            <w:vAlign w:val="center"/>
          </w:tcPr>
          <w:p w14:paraId="0CD2DD10" w14:textId="764C20D4" w:rsidR="00A01A35" w:rsidRPr="006C6123" w:rsidRDefault="00A01A35" w:rsidP="00A01A35">
            <w:pPr>
              <w:rPr>
                <w:rFonts w:ascii="Calibri" w:hAnsi="Calibri"/>
                <w:color w:val="000000"/>
                <w:lang w:val="en-GB" w:eastAsia="en-US"/>
              </w:rPr>
            </w:pPr>
            <w:r>
              <w:rPr>
                <w:rFonts w:ascii="Calibri" w:hAnsi="Calibri"/>
                <w:color w:val="000000"/>
                <w:lang w:val="en-GB" w:eastAsia="en-US"/>
              </w:rPr>
              <w:t>This field will appear as a link that will open the Edit Sales Order screen described in later section of the document.</w:t>
            </w:r>
            <w:r w:rsidRPr="006C6123">
              <w:rPr>
                <w:rFonts w:ascii="Calibri" w:hAnsi="Calibri"/>
                <w:color w:val="000000"/>
                <w:lang w:val="en-GB" w:eastAsia="en-US"/>
              </w:rPr>
              <w:br/>
            </w:r>
          </w:p>
        </w:tc>
      </w:tr>
      <w:tr w:rsidR="00166D73" w:rsidRPr="006A73A0" w14:paraId="4149ED59"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F449CE4" w14:textId="0374A87B" w:rsidR="00166D73" w:rsidRPr="006C6123" w:rsidRDefault="00166D73" w:rsidP="00A01A35">
            <w:pPr>
              <w:rPr>
                <w:rFonts w:ascii="Calibri" w:hAnsi="Calibri"/>
                <w:color w:val="000000"/>
                <w:lang w:val="en-GB" w:eastAsia="en-US"/>
              </w:rPr>
            </w:pPr>
            <w:r>
              <w:rPr>
                <w:rFonts w:ascii="Calibri" w:hAnsi="Calibri"/>
                <w:color w:val="000000"/>
                <w:lang w:val="en-GB" w:eastAsia="en-US"/>
              </w:rPr>
              <w:t>Sales Order Type</w:t>
            </w:r>
          </w:p>
        </w:tc>
        <w:tc>
          <w:tcPr>
            <w:tcW w:w="1721" w:type="pct"/>
            <w:tcBorders>
              <w:top w:val="nil"/>
              <w:left w:val="nil"/>
              <w:bottom w:val="single" w:sz="8" w:space="0" w:color="000000"/>
              <w:right w:val="single" w:sz="8" w:space="0" w:color="000000"/>
            </w:tcBorders>
            <w:shd w:val="clear" w:color="auto" w:fill="auto"/>
            <w:vAlign w:val="center"/>
          </w:tcPr>
          <w:p w14:paraId="7643AE91" w14:textId="796F83F0" w:rsidR="00166D73" w:rsidRPr="006C6123" w:rsidRDefault="00632A74" w:rsidP="00A01A35">
            <w:pPr>
              <w:rPr>
                <w:rFonts w:ascii="Calibri" w:hAnsi="Calibri"/>
                <w:color w:val="000000"/>
                <w:lang w:val="en-GB" w:eastAsia="en-US"/>
              </w:rPr>
            </w:pPr>
            <w:r>
              <w:rPr>
                <w:rFonts w:ascii="Calibri" w:hAnsi="Calibri"/>
                <w:color w:val="000000"/>
                <w:lang w:val="en-GB" w:eastAsia="en-US"/>
              </w:rPr>
              <w:t xml:space="preserve">Type of Sales Order if </w:t>
            </w:r>
            <w:r w:rsidR="002D06B8">
              <w:rPr>
                <w:rFonts w:ascii="Calibri" w:hAnsi="Calibri"/>
                <w:color w:val="000000"/>
                <w:lang w:val="en-GB" w:eastAsia="en-US"/>
              </w:rPr>
              <w:t>it is</w:t>
            </w:r>
            <w:r>
              <w:rPr>
                <w:rFonts w:ascii="Calibri" w:hAnsi="Calibri"/>
                <w:color w:val="000000"/>
                <w:lang w:val="en-GB" w:eastAsia="en-US"/>
              </w:rPr>
              <w:t xml:space="preserve"> created based on Supplier PO or unproductive wholesale stock.</w:t>
            </w:r>
          </w:p>
        </w:tc>
        <w:tc>
          <w:tcPr>
            <w:tcW w:w="1790" w:type="pct"/>
            <w:tcBorders>
              <w:top w:val="nil"/>
              <w:left w:val="nil"/>
              <w:bottom w:val="single" w:sz="8" w:space="0" w:color="000000"/>
              <w:right w:val="single" w:sz="8" w:space="0" w:color="000000"/>
            </w:tcBorders>
            <w:shd w:val="clear" w:color="auto" w:fill="auto"/>
            <w:vAlign w:val="center"/>
          </w:tcPr>
          <w:p w14:paraId="1D8CE56B" w14:textId="4225FD5F" w:rsidR="00166D73" w:rsidRDefault="00166D73" w:rsidP="00A01A35">
            <w:pPr>
              <w:rPr>
                <w:rFonts w:ascii="Calibri" w:hAnsi="Calibri"/>
                <w:color w:val="000000"/>
                <w:lang w:val="en-GB" w:eastAsia="en-US"/>
              </w:rPr>
            </w:pPr>
            <w:r>
              <w:rPr>
                <w:rFonts w:ascii="Calibri" w:hAnsi="Calibri"/>
                <w:color w:val="000000"/>
                <w:lang w:val="en-GB" w:eastAsia="en-US"/>
              </w:rPr>
              <w:t>Each sales order will either be classed as ‘</w:t>
            </w:r>
            <w:ins w:id="592" w:author="Reetu Muneem" w:date="2022-01-11T15:26:00Z">
              <w:r w:rsidR="004D7B8B">
                <w:rPr>
                  <w:rFonts w:ascii="Calibri" w:hAnsi="Calibri"/>
                  <w:color w:val="000000"/>
                  <w:lang w:val="en-GB" w:eastAsia="en-US"/>
                </w:rPr>
                <w:t>Pre-Order</w:t>
              </w:r>
            </w:ins>
            <w:del w:id="593" w:author="Reetu Muneem" w:date="2022-01-11T15:26:00Z">
              <w:r w:rsidDel="004D7B8B">
                <w:rPr>
                  <w:rFonts w:ascii="Calibri" w:hAnsi="Calibri"/>
                  <w:color w:val="000000"/>
                  <w:lang w:val="en-GB" w:eastAsia="en-US"/>
                </w:rPr>
                <w:delText>Newness</w:delText>
              </w:r>
            </w:del>
            <w:r>
              <w:rPr>
                <w:rFonts w:ascii="Calibri" w:hAnsi="Calibri"/>
                <w:color w:val="000000"/>
                <w:lang w:val="en-GB" w:eastAsia="en-US"/>
              </w:rPr>
              <w:t xml:space="preserve">’ </w:t>
            </w:r>
            <w:r w:rsidR="002D06B8">
              <w:rPr>
                <w:rFonts w:ascii="Calibri" w:hAnsi="Calibri"/>
                <w:color w:val="000000"/>
                <w:lang w:val="en-GB" w:eastAsia="en-US"/>
              </w:rPr>
              <w:t xml:space="preserve">(linked with Supplier PO) </w:t>
            </w:r>
            <w:r>
              <w:rPr>
                <w:rFonts w:ascii="Calibri" w:hAnsi="Calibri"/>
                <w:color w:val="000000"/>
                <w:lang w:val="en-GB" w:eastAsia="en-US"/>
              </w:rPr>
              <w:t>or ‘Trade’</w:t>
            </w:r>
            <w:r w:rsidR="002D06B8">
              <w:rPr>
                <w:rFonts w:ascii="Calibri" w:hAnsi="Calibri"/>
                <w:color w:val="000000"/>
                <w:lang w:val="en-GB" w:eastAsia="en-US"/>
              </w:rPr>
              <w:t xml:space="preserve"> (linked with unproductive wholesale stock)</w:t>
            </w:r>
            <w:r>
              <w:rPr>
                <w:rFonts w:ascii="Calibri" w:hAnsi="Calibri"/>
                <w:color w:val="000000"/>
                <w:lang w:val="en-GB" w:eastAsia="en-US"/>
              </w:rPr>
              <w:t>.</w:t>
            </w:r>
          </w:p>
        </w:tc>
      </w:tr>
      <w:tr w:rsidR="00A01A35" w:rsidRPr="006A73A0" w14:paraId="3AA76218"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B0D4F16" w14:textId="61945DA6" w:rsidR="00A01A35" w:rsidRPr="006C6123" w:rsidRDefault="00A01A35" w:rsidP="00A01A35">
            <w:pPr>
              <w:rPr>
                <w:rFonts w:ascii="Calibri" w:hAnsi="Calibri"/>
                <w:color w:val="000000"/>
                <w:lang w:val="en-GB" w:eastAsia="en-US"/>
              </w:rPr>
            </w:pPr>
            <w:r w:rsidRPr="006C6123">
              <w:rPr>
                <w:rFonts w:ascii="Calibri" w:hAnsi="Calibri"/>
                <w:color w:val="000000"/>
                <w:lang w:val="en-GB" w:eastAsia="en-US"/>
              </w:rPr>
              <w:t>Supplier PO</w:t>
            </w:r>
          </w:p>
        </w:tc>
        <w:tc>
          <w:tcPr>
            <w:tcW w:w="1721" w:type="pct"/>
            <w:tcBorders>
              <w:top w:val="nil"/>
              <w:left w:val="nil"/>
              <w:bottom w:val="single" w:sz="8" w:space="0" w:color="000000"/>
              <w:right w:val="single" w:sz="8" w:space="0" w:color="000000"/>
            </w:tcBorders>
            <w:shd w:val="clear" w:color="auto" w:fill="auto"/>
            <w:vAlign w:val="center"/>
          </w:tcPr>
          <w:p w14:paraId="389FCE91" w14:textId="13D9943B" w:rsidR="00A01A35" w:rsidRPr="006C6123" w:rsidRDefault="00A01A35" w:rsidP="00A01A35">
            <w:pPr>
              <w:rPr>
                <w:rFonts w:ascii="Calibri" w:hAnsi="Calibri"/>
                <w:color w:val="000000"/>
                <w:lang w:val="en-GB" w:eastAsia="en-US"/>
              </w:rPr>
            </w:pPr>
            <w:r w:rsidRPr="006C6123">
              <w:rPr>
                <w:rFonts w:ascii="Calibri" w:hAnsi="Calibri"/>
                <w:color w:val="000000"/>
                <w:lang w:val="en-GB" w:eastAsia="en-US"/>
              </w:rPr>
              <w:t>PO raised by the Commercial team to the supplier.</w:t>
            </w:r>
          </w:p>
        </w:tc>
        <w:tc>
          <w:tcPr>
            <w:tcW w:w="1790" w:type="pct"/>
            <w:tcBorders>
              <w:top w:val="nil"/>
              <w:left w:val="nil"/>
              <w:bottom w:val="single" w:sz="8" w:space="0" w:color="000000"/>
              <w:right w:val="single" w:sz="8" w:space="0" w:color="000000"/>
            </w:tcBorders>
            <w:shd w:val="clear" w:color="auto" w:fill="auto"/>
            <w:vAlign w:val="center"/>
          </w:tcPr>
          <w:p w14:paraId="65C466C4" w14:textId="09587ECD" w:rsidR="00A01A35" w:rsidRPr="006C6123" w:rsidRDefault="00A01A35" w:rsidP="00A01A35">
            <w:pPr>
              <w:rPr>
                <w:rFonts w:ascii="Calibri" w:hAnsi="Calibri"/>
                <w:color w:val="000000"/>
                <w:lang w:val="en-GB" w:eastAsia="en-US"/>
              </w:rPr>
            </w:pPr>
            <w:r w:rsidRPr="006A1585">
              <w:rPr>
                <w:rFonts w:ascii="Calibri" w:hAnsi="Calibri"/>
                <w:color w:val="000000"/>
                <w:lang w:val="en-GB" w:eastAsia="en-US"/>
              </w:rPr>
              <w:t xml:space="preserve">This Supplier PO will appear as a link and if user </w:t>
            </w:r>
            <w:r w:rsidR="00574B94" w:rsidRPr="006A1585">
              <w:rPr>
                <w:rFonts w:ascii="Calibri" w:hAnsi="Calibri"/>
                <w:color w:val="000000"/>
                <w:lang w:val="en-GB" w:eastAsia="en-US"/>
              </w:rPr>
              <w:t>clicks</w:t>
            </w:r>
            <w:r w:rsidRPr="006A1585">
              <w:rPr>
                <w:rFonts w:ascii="Calibri" w:hAnsi="Calibri"/>
                <w:color w:val="000000"/>
                <w:lang w:val="en-GB" w:eastAsia="en-US"/>
              </w:rPr>
              <w:t xml:space="preserve"> on this </w:t>
            </w:r>
            <w:r w:rsidR="00574B94" w:rsidRPr="006A1585">
              <w:rPr>
                <w:rFonts w:ascii="Calibri" w:hAnsi="Calibri"/>
                <w:color w:val="000000"/>
                <w:lang w:val="en-GB" w:eastAsia="en-US"/>
              </w:rPr>
              <w:t>link,</w:t>
            </w:r>
            <w:r w:rsidRPr="006A1585">
              <w:rPr>
                <w:rFonts w:ascii="Calibri" w:hAnsi="Calibri"/>
                <w:color w:val="000000"/>
                <w:lang w:val="en-GB" w:eastAsia="en-US"/>
              </w:rPr>
              <w:t xml:space="preserve"> it will take them to ‘Re-distribute PO’ screen in </w:t>
            </w:r>
            <w:r w:rsidR="00502E76" w:rsidRPr="006A1585">
              <w:rPr>
                <w:rFonts w:ascii="Calibri" w:hAnsi="Calibri"/>
                <w:color w:val="000000"/>
                <w:lang w:val="en-GB" w:eastAsia="en-US"/>
              </w:rPr>
              <w:t>edit</w:t>
            </w:r>
            <w:r w:rsidRPr="006A1585">
              <w:rPr>
                <w:rFonts w:ascii="Calibri" w:hAnsi="Calibri"/>
                <w:color w:val="000000"/>
                <w:lang w:val="en-GB" w:eastAsia="en-US"/>
              </w:rPr>
              <w:t xml:space="preserve"> mode so that user can review the distribution they</w:t>
            </w:r>
            <w:r w:rsidR="00543BC9">
              <w:rPr>
                <w:rFonts w:ascii="Calibri" w:hAnsi="Calibri"/>
                <w:color w:val="000000"/>
                <w:lang w:val="en-GB" w:eastAsia="en-US"/>
              </w:rPr>
              <w:t xml:space="preserve"> did</w:t>
            </w:r>
            <w:r w:rsidRPr="006A1585">
              <w:rPr>
                <w:rFonts w:ascii="Calibri" w:hAnsi="Calibri"/>
                <w:color w:val="000000"/>
                <w:lang w:val="en-GB" w:eastAsia="en-US"/>
              </w:rPr>
              <w:t>.</w:t>
            </w:r>
            <w:r w:rsidR="00543BC9">
              <w:rPr>
                <w:rFonts w:ascii="Calibri" w:hAnsi="Calibri"/>
                <w:color w:val="000000"/>
                <w:lang w:val="en-GB" w:eastAsia="en-US"/>
              </w:rPr>
              <w:t xml:space="preserve"> But if they will change the re-distribution again before </w:t>
            </w:r>
            <w:r w:rsidR="00543BC9">
              <w:rPr>
                <w:rFonts w:ascii="Calibri" w:hAnsi="Calibri"/>
                <w:color w:val="000000"/>
                <w:lang w:val="en-GB" w:eastAsia="en-US"/>
              </w:rPr>
              <w:lastRenderedPageBreak/>
              <w:t xml:space="preserve">release, they </w:t>
            </w:r>
            <w:r w:rsidR="00574B94">
              <w:rPr>
                <w:rFonts w:ascii="Calibri" w:hAnsi="Calibri"/>
                <w:color w:val="000000"/>
                <w:lang w:val="en-GB" w:eastAsia="en-US"/>
              </w:rPr>
              <w:t>will</w:t>
            </w:r>
            <w:r w:rsidR="00543BC9">
              <w:rPr>
                <w:rFonts w:ascii="Calibri" w:hAnsi="Calibri"/>
                <w:color w:val="000000"/>
                <w:lang w:val="en-GB" w:eastAsia="en-US"/>
              </w:rPr>
              <w:t xml:space="preserve"> have to wait for the next dashboard batch run to reflect the re-distributed units on the ‘Sales Order</w:t>
            </w:r>
            <w:r w:rsidR="007E5589">
              <w:rPr>
                <w:rFonts w:ascii="Calibri" w:hAnsi="Calibri"/>
                <w:color w:val="000000"/>
                <w:lang w:val="en-GB" w:eastAsia="en-US"/>
              </w:rPr>
              <w:t xml:space="preserve"> to</w:t>
            </w:r>
            <w:r w:rsidR="00543BC9">
              <w:rPr>
                <w:rFonts w:ascii="Calibri" w:hAnsi="Calibri"/>
                <w:color w:val="000000"/>
                <w:lang w:val="en-GB" w:eastAsia="en-US"/>
              </w:rPr>
              <w:t xml:space="preserve"> Release Dashboard’.</w:t>
            </w:r>
          </w:p>
        </w:tc>
      </w:tr>
      <w:tr w:rsidR="00C007F8" w:rsidRPr="006A73A0" w14:paraId="3B3A3F99"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CB9FF97" w14:textId="70A902E6" w:rsidR="00C007F8" w:rsidRPr="006C6123" w:rsidRDefault="00C007F8" w:rsidP="00A01A35">
            <w:pPr>
              <w:rPr>
                <w:rFonts w:ascii="Calibri" w:hAnsi="Calibri"/>
                <w:color w:val="000000"/>
                <w:lang w:val="en-GB" w:eastAsia="en-US"/>
              </w:rPr>
            </w:pPr>
            <w:r>
              <w:rPr>
                <w:rFonts w:ascii="Calibri" w:hAnsi="Calibri"/>
                <w:color w:val="000000"/>
                <w:lang w:val="en-GB" w:eastAsia="en-US"/>
              </w:rPr>
              <w:lastRenderedPageBreak/>
              <w:t>ASN</w:t>
            </w:r>
          </w:p>
        </w:tc>
        <w:tc>
          <w:tcPr>
            <w:tcW w:w="1721" w:type="pct"/>
            <w:tcBorders>
              <w:top w:val="nil"/>
              <w:left w:val="nil"/>
              <w:bottom w:val="single" w:sz="8" w:space="0" w:color="000000"/>
              <w:right w:val="single" w:sz="8" w:space="0" w:color="000000"/>
            </w:tcBorders>
            <w:shd w:val="clear" w:color="auto" w:fill="auto"/>
            <w:vAlign w:val="center"/>
          </w:tcPr>
          <w:p w14:paraId="568EFB74" w14:textId="1EE6E211" w:rsidR="00C007F8" w:rsidRPr="006C6123" w:rsidRDefault="00196434" w:rsidP="00A01A35">
            <w:pPr>
              <w:rPr>
                <w:rFonts w:ascii="Calibri" w:hAnsi="Calibri"/>
                <w:color w:val="000000"/>
                <w:lang w:val="en-GB" w:eastAsia="en-US"/>
              </w:rPr>
            </w:pPr>
            <w:r>
              <w:rPr>
                <w:rFonts w:ascii="Calibri" w:hAnsi="Calibri"/>
                <w:color w:val="000000"/>
                <w:lang w:val="en-GB" w:eastAsia="en-US"/>
              </w:rPr>
              <w:t>This field will show the ASN raised for the Supplier PO.</w:t>
            </w:r>
          </w:p>
        </w:tc>
        <w:tc>
          <w:tcPr>
            <w:tcW w:w="1790" w:type="pct"/>
            <w:tcBorders>
              <w:top w:val="nil"/>
              <w:left w:val="nil"/>
              <w:bottom w:val="single" w:sz="8" w:space="0" w:color="000000"/>
              <w:right w:val="single" w:sz="8" w:space="0" w:color="000000"/>
            </w:tcBorders>
            <w:shd w:val="clear" w:color="auto" w:fill="auto"/>
            <w:vAlign w:val="center"/>
          </w:tcPr>
          <w:p w14:paraId="46516270" w14:textId="06F90A42" w:rsidR="00C007F8" w:rsidRPr="006A1585" w:rsidRDefault="00C007F8" w:rsidP="00A01A35">
            <w:pPr>
              <w:rPr>
                <w:rFonts w:ascii="Calibri" w:hAnsi="Calibri"/>
                <w:color w:val="000000"/>
                <w:lang w:val="en-GB" w:eastAsia="en-US"/>
              </w:rPr>
            </w:pPr>
          </w:p>
        </w:tc>
      </w:tr>
      <w:tr w:rsidR="00196434" w:rsidRPr="006A73A0" w14:paraId="133AE6B7"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BE12716" w14:textId="534F7B72" w:rsidR="00196434" w:rsidRPr="006C6123" w:rsidRDefault="00196434" w:rsidP="00196434">
            <w:pPr>
              <w:rPr>
                <w:rFonts w:ascii="Calibri" w:hAnsi="Calibri"/>
                <w:color w:val="000000"/>
                <w:lang w:val="en-GB" w:eastAsia="en-US"/>
              </w:rPr>
            </w:pPr>
            <w:r>
              <w:rPr>
                <w:rFonts w:ascii="Calibri" w:hAnsi="Calibri"/>
                <w:color w:val="000000"/>
                <w:lang w:val="en-GB" w:eastAsia="en-US"/>
              </w:rPr>
              <w:t xml:space="preserve">Option id </w:t>
            </w:r>
          </w:p>
        </w:tc>
        <w:tc>
          <w:tcPr>
            <w:tcW w:w="1721" w:type="pct"/>
            <w:tcBorders>
              <w:top w:val="nil"/>
              <w:left w:val="nil"/>
              <w:bottom w:val="single" w:sz="8" w:space="0" w:color="000000"/>
              <w:right w:val="single" w:sz="8" w:space="0" w:color="000000"/>
            </w:tcBorders>
            <w:shd w:val="clear" w:color="auto" w:fill="auto"/>
            <w:vAlign w:val="center"/>
          </w:tcPr>
          <w:p w14:paraId="07A57CF8" w14:textId="356E3A7E" w:rsidR="00196434" w:rsidRPr="006C6123" w:rsidRDefault="00196434" w:rsidP="00196434">
            <w:pPr>
              <w:rPr>
                <w:rFonts w:ascii="Calibri" w:hAnsi="Calibri"/>
                <w:color w:val="000000"/>
                <w:lang w:val="en-GB" w:eastAsia="en-US"/>
              </w:rPr>
            </w:pPr>
            <w:r w:rsidRPr="006C6123">
              <w:rPr>
                <w:rFonts w:ascii="Calibri" w:hAnsi="Calibri"/>
                <w:color w:val="000000"/>
                <w:lang w:val="en-GB" w:eastAsia="en-US"/>
              </w:rPr>
              <w:t>The parent item on the Sales Order</w:t>
            </w:r>
          </w:p>
        </w:tc>
        <w:tc>
          <w:tcPr>
            <w:tcW w:w="1790" w:type="pct"/>
            <w:tcBorders>
              <w:top w:val="nil"/>
              <w:left w:val="nil"/>
              <w:bottom w:val="single" w:sz="8" w:space="0" w:color="000000"/>
              <w:right w:val="single" w:sz="8" w:space="0" w:color="000000"/>
            </w:tcBorders>
            <w:shd w:val="clear" w:color="auto" w:fill="auto"/>
            <w:vAlign w:val="center"/>
          </w:tcPr>
          <w:p w14:paraId="72B7E0E0" w14:textId="77777777" w:rsidR="00196434" w:rsidRPr="006C6123" w:rsidRDefault="00196434" w:rsidP="00196434">
            <w:pPr>
              <w:rPr>
                <w:rFonts w:ascii="Calibri" w:hAnsi="Calibri"/>
                <w:color w:val="000000"/>
                <w:lang w:val="en-GB" w:eastAsia="en-US"/>
              </w:rPr>
            </w:pPr>
          </w:p>
        </w:tc>
      </w:tr>
      <w:tr w:rsidR="00196434" w:rsidRPr="006A73A0" w14:paraId="6108DFD2"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00E693F" w14:textId="1222AEA5" w:rsidR="00196434" w:rsidRDefault="00196434" w:rsidP="00196434">
            <w:pPr>
              <w:rPr>
                <w:rFonts w:ascii="Calibri" w:hAnsi="Calibri"/>
                <w:color w:val="000000"/>
                <w:lang w:val="en-GB" w:eastAsia="en-US"/>
              </w:rPr>
            </w:pPr>
            <w:r>
              <w:rPr>
                <w:rFonts w:ascii="Calibri" w:hAnsi="Calibri"/>
                <w:color w:val="000000"/>
                <w:lang w:val="en-GB" w:eastAsia="en-US"/>
              </w:rPr>
              <w:t>Option Description</w:t>
            </w:r>
          </w:p>
        </w:tc>
        <w:tc>
          <w:tcPr>
            <w:tcW w:w="1721" w:type="pct"/>
            <w:tcBorders>
              <w:top w:val="nil"/>
              <w:left w:val="nil"/>
              <w:bottom w:val="single" w:sz="8" w:space="0" w:color="000000"/>
              <w:right w:val="single" w:sz="8" w:space="0" w:color="000000"/>
            </w:tcBorders>
            <w:shd w:val="clear" w:color="auto" w:fill="auto"/>
            <w:vAlign w:val="center"/>
          </w:tcPr>
          <w:p w14:paraId="13E84984" w14:textId="60C6C4B2" w:rsidR="00196434" w:rsidRPr="006C6123" w:rsidRDefault="00196434" w:rsidP="00196434">
            <w:pPr>
              <w:rPr>
                <w:rFonts w:ascii="Calibri" w:hAnsi="Calibri"/>
                <w:color w:val="000000"/>
                <w:lang w:val="en-GB" w:eastAsia="en-US"/>
              </w:rPr>
            </w:pPr>
            <w:r>
              <w:rPr>
                <w:rFonts w:ascii="Calibri" w:hAnsi="Calibri"/>
                <w:color w:val="000000"/>
                <w:lang w:val="en-GB" w:eastAsia="en-US"/>
              </w:rPr>
              <w:t>Description of the option</w:t>
            </w:r>
          </w:p>
        </w:tc>
        <w:tc>
          <w:tcPr>
            <w:tcW w:w="1790" w:type="pct"/>
            <w:tcBorders>
              <w:top w:val="nil"/>
              <w:left w:val="nil"/>
              <w:bottom w:val="single" w:sz="8" w:space="0" w:color="000000"/>
              <w:right w:val="single" w:sz="8" w:space="0" w:color="000000"/>
            </w:tcBorders>
            <w:shd w:val="clear" w:color="auto" w:fill="auto"/>
            <w:vAlign w:val="center"/>
          </w:tcPr>
          <w:p w14:paraId="515911B3" w14:textId="77777777" w:rsidR="00196434" w:rsidRPr="006C6123" w:rsidRDefault="00196434" w:rsidP="00196434">
            <w:pPr>
              <w:rPr>
                <w:rFonts w:ascii="Calibri" w:hAnsi="Calibri"/>
                <w:color w:val="000000"/>
                <w:lang w:val="en-GB" w:eastAsia="en-US"/>
              </w:rPr>
            </w:pPr>
          </w:p>
        </w:tc>
      </w:tr>
      <w:tr w:rsidR="00196434" w:rsidRPr="006A73A0" w14:paraId="764D64D6"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6C90593" w14:textId="7519243A" w:rsidR="00196434" w:rsidRPr="006C6123" w:rsidRDefault="00196434" w:rsidP="00196434">
            <w:pPr>
              <w:rPr>
                <w:rFonts w:ascii="Calibri" w:hAnsi="Calibri"/>
                <w:color w:val="000000"/>
                <w:lang w:val="en-GB" w:eastAsia="en-US"/>
              </w:rPr>
            </w:pPr>
            <w:r>
              <w:rPr>
                <w:rFonts w:ascii="Calibri" w:hAnsi="Calibri"/>
                <w:color w:val="000000"/>
                <w:lang w:val="en-GB" w:eastAsia="en-US"/>
              </w:rPr>
              <w:t>Partner</w:t>
            </w:r>
          </w:p>
        </w:tc>
        <w:tc>
          <w:tcPr>
            <w:tcW w:w="1721" w:type="pct"/>
            <w:tcBorders>
              <w:top w:val="nil"/>
              <w:left w:val="nil"/>
              <w:bottom w:val="single" w:sz="8" w:space="0" w:color="000000"/>
              <w:right w:val="single" w:sz="8" w:space="0" w:color="000000"/>
            </w:tcBorders>
            <w:shd w:val="clear" w:color="auto" w:fill="auto"/>
            <w:vAlign w:val="center"/>
          </w:tcPr>
          <w:p w14:paraId="18E7DA7B" w14:textId="0F4C0001" w:rsidR="00196434" w:rsidRPr="006C6123" w:rsidRDefault="00196434" w:rsidP="00196434">
            <w:pPr>
              <w:rPr>
                <w:rFonts w:ascii="Calibri" w:hAnsi="Calibri"/>
                <w:color w:val="000000"/>
                <w:lang w:val="en-GB" w:eastAsia="en-US"/>
              </w:rPr>
            </w:pPr>
            <w:r>
              <w:rPr>
                <w:rFonts w:ascii="Calibri" w:hAnsi="Calibri"/>
                <w:color w:val="000000"/>
                <w:lang w:val="en-GB" w:eastAsia="en-US"/>
              </w:rPr>
              <w:t>Wholesale Partner</w:t>
            </w:r>
          </w:p>
        </w:tc>
        <w:tc>
          <w:tcPr>
            <w:tcW w:w="1790" w:type="pct"/>
            <w:tcBorders>
              <w:top w:val="nil"/>
              <w:left w:val="nil"/>
              <w:bottom w:val="single" w:sz="8" w:space="0" w:color="000000"/>
              <w:right w:val="single" w:sz="8" w:space="0" w:color="000000"/>
            </w:tcBorders>
            <w:shd w:val="clear" w:color="auto" w:fill="auto"/>
            <w:vAlign w:val="center"/>
          </w:tcPr>
          <w:p w14:paraId="11B560C0" w14:textId="3F27CF47" w:rsidR="00196434" w:rsidRPr="006C6123" w:rsidRDefault="00196434" w:rsidP="00196434">
            <w:pPr>
              <w:rPr>
                <w:rFonts w:ascii="Calibri" w:hAnsi="Calibri"/>
                <w:color w:val="000000"/>
                <w:lang w:val="en-GB" w:eastAsia="en-US"/>
              </w:rPr>
            </w:pPr>
          </w:p>
        </w:tc>
      </w:tr>
      <w:tr w:rsidR="00196434" w:rsidRPr="006A73A0" w14:paraId="7A494D22"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22263B3" w14:textId="78A33A03" w:rsidR="00196434" w:rsidRPr="006C6123" w:rsidRDefault="00196434" w:rsidP="00196434">
            <w:pPr>
              <w:rPr>
                <w:rFonts w:ascii="Calibri" w:hAnsi="Calibri"/>
                <w:color w:val="000000"/>
                <w:lang w:val="en-GB" w:eastAsia="en-US"/>
              </w:rPr>
            </w:pPr>
            <w:r w:rsidRPr="006C6123">
              <w:rPr>
                <w:rFonts w:ascii="Calibri" w:hAnsi="Calibri"/>
                <w:color w:val="000000"/>
                <w:lang w:val="en-GB" w:eastAsia="en-US"/>
              </w:rPr>
              <w:t>Partner Location</w:t>
            </w:r>
          </w:p>
        </w:tc>
        <w:tc>
          <w:tcPr>
            <w:tcW w:w="1721" w:type="pct"/>
            <w:tcBorders>
              <w:top w:val="nil"/>
              <w:left w:val="nil"/>
              <w:bottom w:val="single" w:sz="8" w:space="0" w:color="000000"/>
              <w:right w:val="single" w:sz="8" w:space="0" w:color="000000"/>
            </w:tcBorders>
            <w:shd w:val="clear" w:color="auto" w:fill="auto"/>
            <w:vAlign w:val="center"/>
          </w:tcPr>
          <w:p w14:paraId="4C578A8A" w14:textId="25E95FAB" w:rsidR="00196434" w:rsidRPr="006C6123" w:rsidRDefault="00196434" w:rsidP="00196434">
            <w:pPr>
              <w:rPr>
                <w:rFonts w:ascii="Calibri" w:hAnsi="Calibri"/>
                <w:color w:val="000000"/>
                <w:lang w:val="en-GB" w:eastAsia="en-US"/>
              </w:rPr>
            </w:pPr>
            <w:r w:rsidRPr="006C6123">
              <w:rPr>
                <w:rFonts w:ascii="Calibri" w:hAnsi="Calibri"/>
                <w:color w:val="000000"/>
                <w:lang w:val="en-GB" w:eastAsia="en-US"/>
              </w:rPr>
              <w:t>Wholesale Partner location</w:t>
            </w:r>
            <w:r w:rsidR="00DD595E">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556AB908" w14:textId="47E85FD8" w:rsidR="00196434" w:rsidRPr="006C6123" w:rsidRDefault="00196434" w:rsidP="00196434">
            <w:pPr>
              <w:rPr>
                <w:rFonts w:ascii="Calibri" w:hAnsi="Calibri"/>
                <w:color w:val="000000"/>
                <w:lang w:val="en-GB" w:eastAsia="en-US"/>
              </w:rPr>
            </w:pPr>
          </w:p>
        </w:tc>
      </w:tr>
      <w:tr w:rsidR="00196434" w:rsidRPr="006A73A0" w14:paraId="3B038880"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920FA66" w14:textId="77777777" w:rsidR="00196434" w:rsidRPr="006C6123" w:rsidRDefault="00196434" w:rsidP="00196434">
            <w:pPr>
              <w:rPr>
                <w:rFonts w:ascii="Calibri" w:hAnsi="Calibri"/>
                <w:color w:val="000000"/>
                <w:lang w:val="en-GB" w:eastAsia="en-US"/>
              </w:rPr>
            </w:pPr>
            <w:r w:rsidRPr="006C6123">
              <w:rPr>
                <w:rFonts w:ascii="Calibri" w:hAnsi="Calibri"/>
                <w:color w:val="000000"/>
                <w:lang w:val="en-GB" w:eastAsia="en-US"/>
              </w:rPr>
              <w:t>Final Destination Receipted Units</w:t>
            </w:r>
          </w:p>
        </w:tc>
        <w:tc>
          <w:tcPr>
            <w:tcW w:w="1721" w:type="pct"/>
            <w:tcBorders>
              <w:top w:val="nil"/>
              <w:left w:val="nil"/>
              <w:bottom w:val="single" w:sz="8" w:space="0" w:color="000000"/>
              <w:right w:val="single" w:sz="8" w:space="0" w:color="000000"/>
            </w:tcBorders>
            <w:shd w:val="clear" w:color="auto" w:fill="auto"/>
            <w:vAlign w:val="center"/>
          </w:tcPr>
          <w:p w14:paraId="31330E5F" w14:textId="77777777" w:rsidR="00196434" w:rsidRPr="006C6123" w:rsidRDefault="00196434" w:rsidP="00196434">
            <w:pPr>
              <w:rPr>
                <w:rFonts w:ascii="Calibri" w:hAnsi="Calibri"/>
                <w:color w:val="000000"/>
                <w:lang w:val="en-GB" w:eastAsia="en-US"/>
              </w:rPr>
            </w:pPr>
            <w:r w:rsidRPr="006C6123">
              <w:rPr>
                <w:rFonts w:ascii="Calibri" w:hAnsi="Calibri"/>
                <w:color w:val="000000"/>
                <w:lang w:val="en-GB" w:eastAsia="en-US"/>
              </w:rPr>
              <w:t>Sum of all SKUs on Supplier PO that are receipted in the source warehouse.</w:t>
            </w:r>
          </w:p>
        </w:tc>
        <w:tc>
          <w:tcPr>
            <w:tcW w:w="1790" w:type="pct"/>
            <w:tcBorders>
              <w:top w:val="nil"/>
              <w:left w:val="nil"/>
              <w:bottom w:val="single" w:sz="8" w:space="0" w:color="000000"/>
              <w:right w:val="single" w:sz="8" w:space="0" w:color="000000"/>
            </w:tcBorders>
            <w:shd w:val="clear" w:color="auto" w:fill="auto"/>
            <w:vAlign w:val="center"/>
          </w:tcPr>
          <w:p w14:paraId="0EBB1AE5" w14:textId="77777777" w:rsidR="00196434" w:rsidRPr="006C6123" w:rsidRDefault="00196434" w:rsidP="00196434">
            <w:pPr>
              <w:rPr>
                <w:rFonts w:ascii="Calibri" w:hAnsi="Calibri"/>
                <w:color w:val="000000"/>
                <w:lang w:val="en-GB" w:eastAsia="en-US"/>
              </w:rPr>
            </w:pPr>
          </w:p>
        </w:tc>
      </w:tr>
      <w:tr w:rsidR="00196434" w:rsidRPr="006A73A0" w14:paraId="0F4F3721"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1987104" w14:textId="7A19FD8D" w:rsidR="00196434" w:rsidRPr="006C6123" w:rsidRDefault="00196434" w:rsidP="00196434">
            <w:pPr>
              <w:rPr>
                <w:rFonts w:ascii="Calibri" w:hAnsi="Calibri"/>
                <w:color w:val="000000"/>
                <w:lang w:val="en-GB" w:eastAsia="en-US"/>
              </w:rPr>
            </w:pPr>
            <w:r>
              <w:rPr>
                <w:rFonts w:ascii="Calibri" w:hAnsi="Calibri"/>
                <w:color w:val="000000"/>
                <w:lang w:val="en-GB" w:eastAsia="en-US"/>
              </w:rPr>
              <w:t>Sales Order Units (Current)</w:t>
            </w:r>
          </w:p>
        </w:tc>
        <w:tc>
          <w:tcPr>
            <w:tcW w:w="1721" w:type="pct"/>
            <w:tcBorders>
              <w:top w:val="nil"/>
              <w:left w:val="nil"/>
              <w:bottom w:val="single" w:sz="8" w:space="0" w:color="000000"/>
              <w:right w:val="single" w:sz="8" w:space="0" w:color="000000"/>
            </w:tcBorders>
            <w:shd w:val="clear" w:color="auto" w:fill="auto"/>
            <w:vAlign w:val="center"/>
          </w:tcPr>
          <w:p w14:paraId="20346A1E" w14:textId="67F1F09D" w:rsidR="00196434" w:rsidRPr="006C6123" w:rsidRDefault="00196434" w:rsidP="00196434">
            <w:pPr>
              <w:rPr>
                <w:rFonts w:ascii="Calibri" w:hAnsi="Calibri"/>
                <w:color w:val="000000"/>
                <w:lang w:val="en-GB" w:eastAsia="en-US"/>
              </w:rPr>
            </w:pPr>
            <w:r w:rsidRPr="006C6123">
              <w:rPr>
                <w:rFonts w:ascii="Calibri" w:hAnsi="Calibri"/>
                <w:color w:val="000000"/>
                <w:lang w:val="en-GB" w:eastAsia="en-US"/>
              </w:rPr>
              <w:t>Sum of all SKUs on the sales order.</w:t>
            </w:r>
          </w:p>
        </w:tc>
        <w:tc>
          <w:tcPr>
            <w:tcW w:w="1790" w:type="pct"/>
            <w:tcBorders>
              <w:top w:val="nil"/>
              <w:left w:val="nil"/>
              <w:bottom w:val="single" w:sz="8" w:space="0" w:color="000000"/>
              <w:right w:val="single" w:sz="8" w:space="0" w:color="000000"/>
            </w:tcBorders>
            <w:shd w:val="clear" w:color="auto" w:fill="auto"/>
            <w:vAlign w:val="center"/>
          </w:tcPr>
          <w:p w14:paraId="15D7B534" w14:textId="77777777" w:rsidR="00196434" w:rsidRPr="006C6123" w:rsidRDefault="00196434" w:rsidP="00196434">
            <w:pPr>
              <w:rPr>
                <w:rFonts w:ascii="Calibri" w:hAnsi="Calibri"/>
                <w:color w:val="000000"/>
                <w:lang w:val="en-GB" w:eastAsia="en-US"/>
              </w:rPr>
            </w:pPr>
          </w:p>
        </w:tc>
      </w:tr>
      <w:tr w:rsidR="00196434" w:rsidRPr="006A73A0" w14:paraId="2F294A6B"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3B646E7" w14:textId="2B3FA3F3" w:rsidR="00196434" w:rsidRDefault="00196434" w:rsidP="00196434">
            <w:pPr>
              <w:rPr>
                <w:rFonts w:ascii="Calibri" w:hAnsi="Calibri"/>
                <w:color w:val="000000"/>
                <w:lang w:val="en-GB" w:eastAsia="en-US"/>
              </w:rPr>
            </w:pPr>
            <w:r>
              <w:rPr>
                <w:rFonts w:ascii="Calibri" w:hAnsi="Calibri"/>
                <w:color w:val="000000"/>
                <w:lang w:val="en-GB" w:eastAsia="en-US"/>
              </w:rPr>
              <w:t xml:space="preserve">Sales Order Current </w:t>
            </w:r>
            <w:r w:rsidRPr="00FD07F6">
              <w:rPr>
                <w:rFonts w:ascii="Calibri" w:hAnsi="Calibri"/>
                <w:color w:val="000000"/>
                <w:lang w:val="en-GB" w:eastAsia="en-US"/>
              </w:rPr>
              <w:t>despatch</w:t>
            </w:r>
            <w:r>
              <w:rPr>
                <w:rFonts w:ascii="Calibri" w:hAnsi="Calibri"/>
                <w:color w:val="000000"/>
                <w:lang w:val="en-GB" w:eastAsia="en-US"/>
              </w:rPr>
              <w:t xml:space="preserve"> Month</w:t>
            </w:r>
          </w:p>
        </w:tc>
        <w:tc>
          <w:tcPr>
            <w:tcW w:w="1721" w:type="pct"/>
            <w:tcBorders>
              <w:top w:val="nil"/>
              <w:left w:val="nil"/>
              <w:bottom w:val="single" w:sz="8" w:space="0" w:color="000000"/>
              <w:right w:val="single" w:sz="8" w:space="0" w:color="000000"/>
            </w:tcBorders>
            <w:shd w:val="clear" w:color="auto" w:fill="auto"/>
            <w:vAlign w:val="center"/>
          </w:tcPr>
          <w:p w14:paraId="62CAEF32" w14:textId="43816B75" w:rsidR="00196434" w:rsidRPr="006C6123" w:rsidRDefault="00196434" w:rsidP="00196434">
            <w:pPr>
              <w:rPr>
                <w:rFonts w:ascii="Calibri" w:hAnsi="Calibri"/>
                <w:color w:val="000000"/>
                <w:lang w:val="en-GB" w:eastAsia="en-US"/>
              </w:rPr>
            </w:pPr>
            <w:r w:rsidRPr="006C6123">
              <w:rPr>
                <w:rFonts w:ascii="Calibri" w:hAnsi="Calibri"/>
                <w:color w:val="000000"/>
                <w:lang w:val="en-GB" w:eastAsia="en-US"/>
              </w:rPr>
              <w:t xml:space="preserve">Latest </w:t>
            </w:r>
            <w:r w:rsidRPr="00FD07F6">
              <w:rPr>
                <w:rFonts w:ascii="Calibri" w:hAnsi="Calibri"/>
                <w:color w:val="000000"/>
                <w:lang w:val="en-GB" w:eastAsia="en-US"/>
              </w:rPr>
              <w:t>despatch</w:t>
            </w:r>
            <w:r>
              <w:rPr>
                <w:rFonts w:ascii="Calibri" w:hAnsi="Calibri"/>
                <w:color w:val="000000"/>
                <w:lang w:val="en-GB" w:eastAsia="en-US"/>
              </w:rPr>
              <w:t xml:space="preserve"> </w:t>
            </w:r>
            <w:r w:rsidRPr="006C6123">
              <w:rPr>
                <w:rFonts w:ascii="Calibri" w:hAnsi="Calibri"/>
                <w:color w:val="000000"/>
                <w:lang w:val="en-GB" w:eastAsia="en-US"/>
              </w:rPr>
              <w:t>month that exists on Sales Order.</w:t>
            </w:r>
          </w:p>
        </w:tc>
        <w:tc>
          <w:tcPr>
            <w:tcW w:w="1790" w:type="pct"/>
            <w:tcBorders>
              <w:top w:val="nil"/>
              <w:left w:val="nil"/>
              <w:bottom w:val="single" w:sz="8" w:space="0" w:color="000000"/>
              <w:right w:val="single" w:sz="8" w:space="0" w:color="000000"/>
            </w:tcBorders>
            <w:shd w:val="clear" w:color="auto" w:fill="auto"/>
            <w:vAlign w:val="center"/>
          </w:tcPr>
          <w:p w14:paraId="1E4744DB" w14:textId="77777777" w:rsidR="00196434" w:rsidRPr="006C6123" w:rsidRDefault="00196434" w:rsidP="00196434">
            <w:pPr>
              <w:rPr>
                <w:rFonts w:ascii="Calibri" w:hAnsi="Calibri"/>
                <w:color w:val="000000"/>
                <w:lang w:val="en-GB" w:eastAsia="en-US"/>
              </w:rPr>
            </w:pPr>
          </w:p>
        </w:tc>
      </w:tr>
      <w:tr w:rsidR="00196434" w:rsidRPr="006A73A0" w14:paraId="2A2BF98E"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B8CD8DC" w14:textId="3C47AB12" w:rsidR="00196434" w:rsidRDefault="00196434" w:rsidP="00196434">
            <w:pPr>
              <w:rPr>
                <w:rFonts w:ascii="Calibri" w:hAnsi="Calibri"/>
                <w:color w:val="000000"/>
                <w:lang w:val="en-GB" w:eastAsia="en-US"/>
              </w:rPr>
            </w:pPr>
            <w:r w:rsidRPr="00FF1488">
              <w:rPr>
                <w:rFonts w:ascii="Calibri" w:hAnsi="Calibri"/>
                <w:color w:val="000000"/>
                <w:lang w:val="en-GB" w:eastAsia="en-US"/>
              </w:rPr>
              <w:t>Sales Order Re-</w:t>
            </w:r>
            <w:r w:rsidRPr="005D672F">
              <w:rPr>
                <w:rFonts w:ascii="Calibri" w:hAnsi="Calibri"/>
                <w:color w:val="000000"/>
                <w:lang w:val="en-GB" w:eastAsia="en-US"/>
              </w:rPr>
              <w:t>Distributed</w:t>
            </w:r>
          </w:p>
        </w:tc>
        <w:tc>
          <w:tcPr>
            <w:tcW w:w="1721" w:type="pct"/>
            <w:tcBorders>
              <w:top w:val="nil"/>
              <w:left w:val="nil"/>
              <w:bottom w:val="single" w:sz="8" w:space="0" w:color="000000"/>
              <w:right w:val="single" w:sz="8" w:space="0" w:color="000000"/>
            </w:tcBorders>
            <w:shd w:val="clear" w:color="auto" w:fill="auto"/>
            <w:vAlign w:val="center"/>
          </w:tcPr>
          <w:p w14:paraId="45685D3E" w14:textId="7E86B073" w:rsidR="00196434" w:rsidRPr="006C6123" w:rsidRDefault="00196434" w:rsidP="00196434">
            <w:pPr>
              <w:rPr>
                <w:rFonts w:ascii="Calibri" w:hAnsi="Calibri"/>
                <w:color w:val="000000"/>
                <w:lang w:val="en-GB" w:eastAsia="en-US"/>
              </w:rPr>
            </w:pPr>
            <w:r>
              <w:rPr>
                <w:rFonts w:ascii="Calibri" w:hAnsi="Calibri"/>
                <w:color w:val="000000"/>
                <w:lang w:val="en-GB" w:eastAsia="en-US"/>
              </w:rPr>
              <w:t xml:space="preserve">A flag to show if Sales Order was already re-distributed by Wholesale Team. </w:t>
            </w:r>
          </w:p>
        </w:tc>
        <w:tc>
          <w:tcPr>
            <w:tcW w:w="1790" w:type="pct"/>
            <w:tcBorders>
              <w:top w:val="nil"/>
              <w:left w:val="nil"/>
              <w:bottom w:val="single" w:sz="8" w:space="0" w:color="000000"/>
              <w:right w:val="single" w:sz="8" w:space="0" w:color="000000"/>
            </w:tcBorders>
            <w:shd w:val="clear" w:color="auto" w:fill="auto"/>
            <w:vAlign w:val="center"/>
          </w:tcPr>
          <w:p w14:paraId="4FCDEDE3" w14:textId="2F2BF7F3" w:rsidR="00196434" w:rsidRPr="006C6123" w:rsidRDefault="00196434" w:rsidP="00196434">
            <w:pPr>
              <w:rPr>
                <w:rFonts w:ascii="Calibri" w:hAnsi="Calibri"/>
                <w:color w:val="000000"/>
                <w:lang w:val="en-GB" w:eastAsia="en-US"/>
              </w:rPr>
            </w:pPr>
            <w:r>
              <w:rPr>
                <w:rFonts w:ascii="Calibri" w:hAnsi="Calibri"/>
                <w:color w:val="000000"/>
                <w:lang w:val="en-GB" w:eastAsia="en-US"/>
              </w:rPr>
              <w:t>This value will be ‘Y’ or ‘N’. It will be ‘N’ for fully receipted POs as over and under receipted POs will first needs to be distributed before appearing on this dashboard.</w:t>
            </w:r>
          </w:p>
        </w:tc>
      </w:tr>
      <w:tr w:rsidR="00196434" w:rsidRPr="006A73A0" w14:paraId="04F4175A"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4FB33F3" w14:textId="133A646C" w:rsidR="00196434" w:rsidRDefault="00196434" w:rsidP="00196434">
            <w:pPr>
              <w:rPr>
                <w:rFonts w:ascii="Calibri" w:hAnsi="Calibri"/>
                <w:color w:val="000000"/>
                <w:lang w:val="en-GB" w:eastAsia="en-US"/>
              </w:rPr>
            </w:pPr>
            <w:r>
              <w:rPr>
                <w:rFonts w:ascii="Calibri" w:hAnsi="Calibri"/>
                <w:color w:val="000000"/>
                <w:lang w:val="en-GB" w:eastAsia="en-US"/>
              </w:rPr>
              <w:t>Hold Level</w:t>
            </w:r>
          </w:p>
        </w:tc>
        <w:tc>
          <w:tcPr>
            <w:tcW w:w="1721" w:type="pct"/>
            <w:tcBorders>
              <w:top w:val="nil"/>
              <w:left w:val="nil"/>
              <w:bottom w:val="single" w:sz="8" w:space="0" w:color="000000"/>
              <w:right w:val="single" w:sz="8" w:space="0" w:color="000000"/>
            </w:tcBorders>
            <w:shd w:val="clear" w:color="auto" w:fill="auto"/>
            <w:vAlign w:val="center"/>
          </w:tcPr>
          <w:p w14:paraId="5404C2F3" w14:textId="1339D1CF" w:rsidR="00196434" w:rsidRPr="006C6123" w:rsidRDefault="00196434" w:rsidP="00196434">
            <w:pPr>
              <w:rPr>
                <w:rFonts w:ascii="Calibri" w:hAnsi="Calibri"/>
                <w:color w:val="000000"/>
                <w:lang w:val="en-GB" w:eastAsia="en-US"/>
              </w:rPr>
            </w:pPr>
            <w:r>
              <w:rPr>
                <w:rFonts w:ascii="Calibri" w:hAnsi="Calibri"/>
                <w:color w:val="000000"/>
                <w:lang w:val="en-GB" w:eastAsia="en-US"/>
              </w:rPr>
              <w:t>Type of hold level applied on a Sales Order.</w:t>
            </w:r>
          </w:p>
        </w:tc>
        <w:tc>
          <w:tcPr>
            <w:tcW w:w="1790" w:type="pct"/>
            <w:tcBorders>
              <w:top w:val="nil"/>
              <w:left w:val="nil"/>
              <w:bottom w:val="single" w:sz="8" w:space="0" w:color="000000"/>
              <w:right w:val="single" w:sz="8" w:space="0" w:color="000000"/>
            </w:tcBorders>
            <w:shd w:val="clear" w:color="auto" w:fill="auto"/>
            <w:vAlign w:val="center"/>
          </w:tcPr>
          <w:p w14:paraId="3ACEE39F" w14:textId="56BF96E7" w:rsidR="00196434" w:rsidRDefault="00196434" w:rsidP="00196434">
            <w:pPr>
              <w:rPr>
                <w:rFonts w:ascii="Calibri" w:hAnsi="Calibri"/>
                <w:color w:val="000000"/>
                <w:lang w:val="en-GB" w:eastAsia="en-US"/>
              </w:rPr>
            </w:pPr>
            <w:r>
              <w:rPr>
                <w:rFonts w:ascii="Calibri" w:hAnsi="Calibri"/>
                <w:color w:val="000000"/>
                <w:lang w:val="en-GB" w:eastAsia="en-US"/>
              </w:rPr>
              <w:t>Even though the valid values for Hold level are mentioned below but Sales Order will always supersede the Partner level hold. If none of the hold are applied, then this value will be blank.</w:t>
            </w:r>
            <w:r w:rsidR="00DD595E">
              <w:rPr>
                <w:rFonts w:ascii="Calibri" w:hAnsi="Calibri"/>
                <w:color w:val="000000"/>
                <w:lang w:val="en-GB" w:eastAsia="en-US"/>
              </w:rPr>
              <w:t xml:space="preserve">  </w:t>
            </w:r>
            <w:r>
              <w:rPr>
                <w:rFonts w:ascii="Calibri" w:hAnsi="Calibri"/>
                <w:color w:val="000000"/>
                <w:lang w:val="en-GB" w:eastAsia="en-US"/>
              </w:rPr>
              <w:t xml:space="preserve">The valid values will </w:t>
            </w:r>
            <w:r w:rsidR="00E56F04">
              <w:rPr>
                <w:rFonts w:ascii="Calibri" w:hAnsi="Calibri"/>
                <w:color w:val="000000"/>
                <w:lang w:val="en-GB" w:eastAsia="en-US"/>
              </w:rPr>
              <w:t>be:</w:t>
            </w:r>
            <w:r>
              <w:rPr>
                <w:rFonts w:ascii="Calibri" w:hAnsi="Calibri"/>
                <w:color w:val="000000"/>
                <w:lang w:val="en-GB" w:eastAsia="en-US"/>
              </w:rPr>
              <w:t xml:space="preserve"> </w:t>
            </w:r>
          </w:p>
          <w:p w14:paraId="2896D32B" w14:textId="77777777" w:rsidR="00196434" w:rsidRPr="000A64FA" w:rsidRDefault="00196434" w:rsidP="00196434">
            <w:pPr>
              <w:pStyle w:val="ListParagraph"/>
              <w:numPr>
                <w:ilvl w:val="0"/>
                <w:numId w:val="33"/>
              </w:numPr>
              <w:rPr>
                <w:rFonts w:ascii="Calibri" w:hAnsi="Calibri"/>
                <w:color w:val="000000"/>
                <w:lang w:val="en-GB" w:eastAsia="en-US"/>
              </w:rPr>
            </w:pPr>
            <w:r w:rsidRPr="000A64FA">
              <w:rPr>
                <w:rFonts w:ascii="Calibri" w:hAnsi="Calibri"/>
                <w:color w:val="000000"/>
                <w:lang w:val="en-GB" w:eastAsia="en-US"/>
              </w:rPr>
              <w:t>Partner</w:t>
            </w:r>
          </w:p>
          <w:p w14:paraId="55B7BDAA" w14:textId="3D6A6BA9" w:rsidR="00196434" w:rsidRPr="00FD07F6" w:rsidRDefault="00196434" w:rsidP="00196434">
            <w:pPr>
              <w:pStyle w:val="ListParagraph"/>
              <w:numPr>
                <w:ilvl w:val="0"/>
                <w:numId w:val="33"/>
              </w:numPr>
              <w:rPr>
                <w:rFonts w:ascii="Calibri" w:hAnsi="Calibri"/>
                <w:color w:val="000000"/>
                <w:lang w:val="en-GB" w:eastAsia="en-US"/>
              </w:rPr>
            </w:pPr>
            <w:r w:rsidRPr="000A64FA">
              <w:rPr>
                <w:rFonts w:ascii="Calibri" w:hAnsi="Calibri"/>
                <w:color w:val="000000"/>
                <w:lang w:val="en-GB" w:eastAsia="en-US"/>
              </w:rPr>
              <w:t>Sales Order</w:t>
            </w:r>
          </w:p>
        </w:tc>
      </w:tr>
      <w:tr w:rsidR="00196434" w:rsidRPr="006A73A0" w14:paraId="490A9C35"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E6DF576" w14:textId="7FF0CCE5" w:rsidR="00196434" w:rsidRDefault="00196434" w:rsidP="00196434">
            <w:pPr>
              <w:rPr>
                <w:rFonts w:ascii="Calibri" w:hAnsi="Calibri"/>
                <w:color w:val="000000"/>
                <w:lang w:val="en-GB" w:eastAsia="en-US"/>
              </w:rPr>
            </w:pPr>
            <w:r>
              <w:rPr>
                <w:rFonts w:ascii="Calibri" w:hAnsi="Calibri"/>
                <w:color w:val="000000"/>
                <w:lang w:val="en-GB" w:eastAsia="en-US"/>
              </w:rPr>
              <w:t>Sales Order Status</w:t>
            </w:r>
          </w:p>
        </w:tc>
        <w:tc>
          <w:tcPr>
            <w:tcW w:w="1721" w:type="pct"/>
            <w:tcBorders>
              <w:top w:val="nil"/>
              <w:left w:val="nil"/>
              <w:bottom w:val="single" w:sz="8" w:space="0" w:color="000000"/>
              <w:right w:val="single" w:sz="8" w:space="0" w:color="000000"/>
            </w:tcBorders>
            <w:shd w:val="clear" w:color="auto" w:fill="auto"/>
            <w:vAlign w:val="center"/>
          </w:tcPr>
          <w:p w14:paraId="6B6E9ACA" w14:textId="7315900A" w:rsidR="00196434" w:rsidRPr="006C6123" w:rsidRDefault="00196434" w:rsidP="00196434">
            <w:pPr>
              <w:rPr>
                <w:rFonts w:ascii="Calibri" w:hAnsi="Calibri"/>
                <w:color w:val="000000"/>
                <w:lang w:val="en-GB" w:eastAsia="en-US"/>
              </w:rPr>
            </w:pPr>
            <w:r>
              <w:rPr>
                <w:rFonts w:ascii="Calibri" w:hAnsi="Calibri"/>
                <w:color w:val="000000"/>
                <w:lang w:val="en-GB" w:eastAsia="en-US"/>
              </w:rPr>
              <w:t>Current Status of Sales Order</w:t>
            </w:r>
          </w:p>
        </w:tc>
        <w:tc>
          <w:tcPr>
            <w:tcW w:w="1790" w:type="pct"/>
            <w:tcBorders>
              <w:top w:val="nil"/>
              <w:left w:val="nil"/>
              <w:bottom w:val="single" w:sz="8" w:space="0" w:color="000000"/>
              <w:right w:val="single" w:sz="8" w:space="0" w:color="000000"/>
            </w:tcBorders>
            <w:shd w:val="clear" w:color="auto" w:fill="auto"/>
            <w:vAlign w:val="center"/>
          </w:tcPr>
          <w:p w14:paraId="7902AF9E" w14:textId="011F6271" w:rsidR="00196434" w:rsidRPr="00FD07F6" w:rsidRDefault="00196434" w:rsidP="00196434">
            <w:pPr>
              <w:pStyle w:val="BodyText"/>
              <w:ind w:left="0"/>
              <w:jc w:val="both"/>
              <w:rPr>
                <w:rFonts w:ascii="Calibri" w:hAnsi="Calibri"/>
                <w:color w:val="000000"/>
                <w:lang w:val="en-GB" w:eastAsia="en-US"/>
              </w:rPr>
            </w:pPr>
            <w:r w:rsidRPr="00FD07F6">
              <w:rPr>
                <w:rFonts w:ascii="Calibri" w:hAnsi="Calibri"/>
                <w:color w:val="000000"/>
                <w:lang w:val="en-GB" w:eastAsia="en-US"/>
              </w:rPr>
              <w:t>Valid values are</w:t>
            </w:r>
            <w:r>
              <w:rPr>
                <w:rFonts w:ascii="Calibri" w:hAnsi="Calibri"/>
                <w:color w:val="000000"/>
                <w:lang w:val="en-GB" w:eastAsia="en-US"/>
              </w:rPr>
              <w:t xml:space="preserve"> (meaning of each status has been explained under Design Assumptions (Section-3.3)</w:t>
            </w:r>
            <w:r w:rsidRPr="00FD07F6">
              <w:rPr>
                <w:rFonts w:ascii="Calibri" w:hAnsi="Calibri"/>
                <w:color w:val="000000"/>
                <w:lang w:val="en-GB" w:eastAsia="en-US"/>
              </w:rPr>
              <w:t>-</w:t>
            </w:r>
          </w:p>
          <w:p w14:paraId="40747949" w14:textId="775BB356" w:rsidR="00196434" w:rsidRPr="00FD07F6" w:rsidRDefault="00196434" w:rsidP="00196434">
            <w:pPr>
              <w:pStyle w:val="BodyText"/>
              <w:numPr>
                <w:ilvl w:val="0"/>
                <w:numId w:val="45"/>
              </w:numPr>
              <w:jc w:val="both"/>
              <w:rPr>
                <w:rFonts w:ascii="Calibri" w:hAnsi="Calibri"/>
                <w:color w:val="000000"/>
                <w:lang w:val="en-GB" w:eastAsia="en-US"/>
              </w:rPr>
            </w:pPr>
            <w:r w:rsidRPr="00FD07F6">
              <w:rPr>
                <w:rFonts w:ascii="Calibri" w:hAnsi="Calibri"/>
                <w:color w:val="000000"/>
                <w:lang w:val="en-GB" w:eastAsia="en-US"/>
              </w:rPr>
              <w:t xml:space="preserve">Worksheet – this status will not be applicable for Release </w:t>
            </w:r>
            <w:r w:rsidR="00E56F04" w:rsidRPr="00FD07F6">
              <w:rPr>
                <w:rFonts w:ascii="Calibri" w:hAnsi="Calibri"/>
                <w:color w:val="000000"/>
                <w:lang w:val="en-GB" w:eastAsia="en-US"/>
              </w:rPr>
              <w:t>1,</w:t>
            </w:r>
            <w:r w:rsidRPr="00FD07F6">
              <w:rPr>
                <w:rFonts w:ascii="Calibri" w:hAnsi="Calibri"/>
                <w:color w:val="000000"/>
                <w:lang w:val="en-GB" w:eastAsia="en-US"/>
              </w:rPr>
              <w:t xml:space="preserve"> as WTSO will only send approved Sales Orders to portal.</w:t>
            </w:r>
          </w:p>
          <w:p w14:paraId="4F5DCC9F" w14:textId="77777777" w:rsidR="00196434" w:rsidRPr="00FD07F6" w:rsidRDefault="00196434" w:rsidP="00196434">
            <w:pPr>
              <w:pStyle w:val="BodyText"/>
              <w:numPr>
                <w:ilvl w:val="0"/>
                <w:numId w:val="45"/>
              </w:numPr>
              <w:jc w:val="both"/>
              <w:rPr>
                <w:rFonts w:ascii="Calibri" w:hAnsi="Calibri"/>
                <w:color w:val="000000"/>
                <w:lang w:val="en-GB" w:eastAsia="en-US"/>
              </w:rPr>
            </w:pPr>
            <w:r w:rsidRPr="00FD07F6">
              <w:rPr>
                <w:rFonts w:ascii="Calibri" w:hAnsi="Calibri"/>
                <w:color w:val="000000"/>
                <w:lang w:val="en-GB" w:eastAsia="en-US"/>
              </w:rPr>
              <w:t>Approved</w:t>
            </w:r>
          </w:p>
          <w:p w14:paraId="1EEE4450" w14:textId="77777777" w:rsidR="00196434" w:rsidRPr="00FD07F6" w:rsidRDefault="00196434" w:rsidP="00196434">
            <w:pPr>
              <w:pStyle w:val="BodyText"/>
              <w:numPr>
                <w:ilvl w:val="0"/>
                <w:numId w:val="45"/>
              </w:numPr>
              <w:jc w:val="both"/>
              <w:rPr>
                <w:rFonts w:ascii="Calibri" w:hAnsi="Calibri"/>
                <w:color w:val="000000"/>
                <w:lang w:val="en-GB" w:eastAsia="en-US"/>
              </w:rPr>
            </w:pPr>
            <w:r w:rsidRPr="00FD07F6">
              <w:rPr>
                <w:rFonts w:ascii="Calibri" w:hAnsi="Calibri"/>
                <w:color w:val="000000"/>
                <w:lang w:val="en-GB" w:eastAsia="en-US"/>
              </w:rPr>
              <w:t>Cancelled</w:t>
            </w:r>
          </w:p>
          <w:p w14:paraId="2D09EEC2" w14:textId="5BA6894D" w:rsidR="00196434" w:rsidRPr="00FD07F6" w:rsidRDefault="00196434" w:rsidP="00196434">
            <w:pPr>
              <w:pStyle w:val="BodyText"/>
              <w:numPr>
                <w:ilvl w:val="0"/>
                <w:numId w:val="45"/>
              </w:numPr>
              <w:jc w:val="both"/>
              <w:rPr>
                <w:rFonts w:ascii="Calibri" w:hAnsi="Calibri"/>
                <w:color w:val="000000"/>
                <w:lang w:val="en-GB" w:eastAsia="en-US"/>
              </w:rPr>
            </w:pPr>
            <w:r w:rsidRPr="00FD07F6">
              <w:rPr>
                <w:rFonts w:ascii="Calibri" w:hAnsi="Calibri"/>
                <w:color w:val="000000"/>
                <w:lang w:val="en-GB" w:eastAsia="en-US"/>
              </w:rPr>
              <w:t>On Hold</w:t>
            </w:r>
          </w:p>
          <w:p w14:paraId="71194C49" w14:textId="77777777" w:rsidR="00196434" w:rsidRPr="00FD07F6" w:rsidRDefault="00196434" w:rsidP="00196434">
            <w:pPr>
              <w:pStyle w:val="BodyText"/>
              <w:numPr>
                <w:ilvl w:val="0"/>
                <w:numId w:val="45"/>
              </w:numPr>
              <w:jc w:val="both"/>
              <w:rPr>
                <w:rFonts w:ascii="Calibri" w:hAnsi="Calibri"/>
                <w:color w:val="000000"/>
                <w:lang w:val="en-GB" w:eastAsia="en-US"/>
              </w:rPr>
            </w:pPr>
            <w:r w:rsidRPr="00FD07F6">
              <w:rPr>
                <w:rFonts w:ascii="Calibri" w:hAnsi="Calibri"/>
                <w:color w:val="000000"/>
                <w:lang w:val="en-GB" w:eastAsia="en-US"/>
              </w:rPr>
              <w:t>Released</w:t>
            </w:r>
          </w:p>
          <w:p w14:paraId="7290751E" w14:textId="57043A99" w:rsidR="00196434" w:rsidRPr="00FD07F6" w:rsidRDefault="00196434" w:rsidP="00196434">
            <w:pPr>
              <w:pStyle w:val="BodyText"/>
              <w:numPr>
                <w:ilvl w:val="0"/>
                <w:numId w:val="45"/>
              </w:numPr>
              <w:jc w:val="both"/>
              <w:rPr>
                <w:rFonts w:ascii="Calibri" w:hAnsi="Calibri"/>
                <w:color w:val="000000"/>
                <w:lang w:val="en-GB" w:eastAsia="en-US"/>
              </w:rPr>
            </w:pPr>
            <w:r w:rsidRPr="00FD07F6">
              <w:rPr>
                <w:rFonts w:ascii="Calibri" w:hAnsi="Calibri"/>
                <w:color w:val="000000"/>
                <w:lang w:val="en-GB" w:eastAsia="en-US"/>
              </w:rPr>
              <w:lastRenderedPageBreak/>
              <w:t xml:space="preserve">Despatched </w:t>
            </w:r>
          </w:p>
          <w:p w14:paraId="2AE9EF9E" w14:textId="77777777" w:rsidR="00196434" w:rsidRPr="00FD07F6" w:rsidRDefault="00196434" w:rsidP="00196434">
            <w:pPr>
              <w:pStyle w:val="BodyText"/>
              <w:numPr>
                <w:ilvl w:val="0"/>
                <w:numId w:val="45"/>
              </w:numPr>
              <w:jc w:val="both"/>
              <w:rPr>
                <w:rFonts w:ascii="Calibri" w:hAnsi="Calibri"/>
                <w:color w:val="000000"/>
                <w:lang w:val="en-GB" w:eastAsia="en-US"/>
              </w:rPr>
            </w:pPr>
            <w:r w:rsidRPr="00FD07F6">
              <w:rPr>
                <w:rFonts w:ascii="Calibri" w:hAnsi="Calibri"/>
                <w:color w:val="000000"/>
                <w:lang w:val="en-GB" w:eastAsia="en-US"/>
              </w:rPr>
              <w:t>Posted</w:t>
            </w:r>
          </w:p>
          <w:p w14:paraId="0D3518F1" w14:textId="77777777" w:rsidR="00196434" w:rsidRPr="006C6123" w:rsidRDefault="00196434" w:rsidP="00196434">
            <w:pPr>
              <w:rPr>
                <w:rFonts w:ascii="Calibri" w:hAnsi="Calibri"/>
                <w:color w:val="000000"/>
                <w:lang w:val="en-GB" w:eastAsia="en-US"/>
              </w:rPr>
            </w:pPr>
          </w:p>
        </w:tc>
      </w:tr>
      <w:tr w:rsidR="00196434" w:rsidRPr="006A73A0" w14:paraId="1027585B"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73B15EE" w14:textId="5EB60527" w:rsidR="00196434" w:rsidRPr="006A1585" w:rsidRDefault="00196434" w:rsidP="00196434">
            <w:pPr>
              <w:rPr>
                <w:rFonts w:ascii="Calibri" w:hAnsi="Calibri"/>
                <w:color w:val="000000"/>
                <w:lang w:val="en-GB" w:eastAsia="en-US"/>
              </w:rPr>
            </w:pPr>
            <w:r w:rsidRPr="006A1585">
              <w:rPr>
                <w:rFonts w:ascii="Calibri" w:hAnsi="Calibri"/>
                <w:color w:val="000000"/>
                <w:lang w:val="en-GB" w:eastAsia="en-US"/>
              </w:rPr>
              <w:lastRenderedPageBreak/>
              <w:t>RRP Value</w:t>
            </w:r>
          </w:p>
        </w:tc>
        <w:tc>
          <w:tcPr>
            <w:tcW w:w="1721" w:type="pct"/>
            <w:tcBorders>
              <w:top w:val="nil"/>
              <w:left w:val="nil"/>
              <w:bottom w:val="single" w:sz="8" w:space="0" w:color="000000"/>
              <w:right w:val="single" w:sz="8" w:space="0" w:color="000000"/>
            </w:tcBorders>
            <w:shd w:val="clear" w:color="auto" w:fill="auto"/>
            <w:vAlign w:val="center"/>
          </w:tcPr>
          <w:p w14:paraId="40C53885" w14:textId="36CB8E01" w:rsidR="00196434" w:rsidRPr="006A1585" w:rsidRDefault="00196434" w:rsidP="00196434">
            <w:pPr>
              <w:rPr>
                <w:rFonts w:ascii="Calibri" w:hAnsi="Calibri"/>
                <w:color w:val="000000"/>
                <w:lang w:val="en-GB" w:eastAsia="en-US"/>
              </w:rPr>
            </w:pPr>
            <w:r w:rsidRPr="006A1585">
              <w:rPr>
                <w:rFonts w:ascii="Calibri" w:hAnsi="Calibri"/>
                <w:color w:val="000000"/>
                <w:lang w:val="en-GB" w:eastAsia="en-US"/>
              </w:rPr>
              <w:t>RRP value will be UK zone full price</w:t>
            </w:r>
            <w:ins w:id="594" w:author="Reetu Muneem" w:date="2022-02-09T12:05:00Z">
              <w:r w:rsidR="00C12DE5">
                <w:rPr>
                  <w:rFonts w:ascii="Calibri" w:hAnsi="Calibri"/>
                  <w:color w:val="000000"/>
                  <w:lang w:val="en-GB" w:eastAsia="en-US"/>
                </w:rPr>
                <w:t xml:space="preserve"> of the option.</w:t>
              </w:r>
            </w:ins>
          </w:p>
        </w:tc>
        <w:tc>
          <w:tcPr>
            <w:tcW w:w="1790" w:type="pct"/>
            <w:tcBorders>
              <w:top w:val="nil"/>
              <w:left w:val="nil"/>
              <w:bottom w:val="single" w:sz="8" w:space="0" w:color="000000"/>
              <w:right w:val="single" w:sz="8" w:space="0" w:color="000000"/>
            </w:tcBorders>
            <w:shd w:val="clear" w:color="auto" w:fill="auto"/>
            <w:vAlign w:val="center"/>
          </w:tcPr>
          <w:p w14:paraId="69161B6F" w14:textId="42B24AAE" w:rsidR="00196434" w:rsidRPr="006A1585" w:rsidRDefault="00196434" w:rsidP="00196434">
            <w:pPr>
              <w:rPr>
                <w:rFonts w:ascii="Calibri" w:hAnsi="Calibri"/>
                <w:color w:val="000000"/>
                <w:lang w:val="en-GB" w:eastAsia="en-US"/>
              </w:rPr>
            </w:pPr>
            <w:r w:rsidRPr="006A1585">
              <w:rPr>
                <w:rFonts w:ascii="Calibri" w:hAnsi="Calibri"/>
                <w:color w:val="000000"/>
                <w:lang w:val="en-GB" w:eastAsia="en-US"/>
              </w:rPr>
              <w:t>The value will be in GBP.</w:t>
            </w:r>
          </w:p>
        </w:tc>
      </w:tr>
      <w:tr w:rsidR="00196434" w:rsidRPr="006A73A0" w14:paraId="115FC006"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21FF032" w14:textId="4B219C0F" w:rsidR="00196434" w:rsidRPr="00485A95" w:rsidRDefault="00196434" w:rsidP="00196434">
            <w:pPr>
              <w:rPr>
                <w:rFonts w:ascii="Calibri" w:hAnsi="Calibri"/>
                <w:color w:val="000000"/>
                <w:lang w:val="en-GB" w:eastAsia="en-US"/>
              </w:rPr>
            </w:pPr>
            <w:r w:rsidRPr="00485A95">
              <w:rPr>
                <w:rFonts w:ascii="Calibri" w:hAnsi="Calibri"/>
                <w:color w:val="000000"/>
                <w:lang w:val="en-GB" w:eastAsia="en-US"/>
              </w:rPr>
              <w:t>Total Units</w:t>
            </w:r>
          </w:p>
        </w:tc>
        <w:tc>
          <w:tcPr>
            <w:tcW w:w="1721" w:type="pct"/>
            <w:tcBorders>
              <w:top w:val="nil"/>
              <w:left w:val="nil"/>
              <w:bottom w:val="single" w:sz="8" w:space="0" w:color="000000"/>
              <w:right w:val="single" w:sz="8" w:space="0" w:color="000000"/>
            </w:tcBorders>
            <w:shd w:val="clear" w:color="auto" w:fill="auto"/>
            <w:vAlign w:val="center"/>
          </w:tcPr>
          <w:p w14:paraId="0E4E8DED" w14:textId="576B99E1" w:rsidR="00196434" w:rsidRPr="00485A95" w:rsidRDefault="00196434" w:rsidP="00196434">
            <w:pPr>
              <w:rPr>
                <w:rFonts w:ascii="Calibri" w:hAnsi="Calibri"/>
                <w:color w:val="000000"/>
                <w:lang w:val="en-GB" w:eastAsia="en-US"/>
              </w:rPr>
            </w:pPr>
            <w:r w:rsidRPr="00485A95">
              <w:rPr>
                <w:rFonts w:ascii="Calibri" w:hAnsi="Calibri"/>
                <w:color w:val="000000"/>
                <w:lang w:val="en-GB" w:eastAsia="en-US"/>
              </w:rPr>
              <w:t>This field in Header will sum all the Sales Order Units that user has searched on the dashboard.</w:t>
            </w:r>
          </w:p>
        </w:tc>
        <w:tc>
          <w:tcPr>
            <w:tcW w:w="1790" w:type="pct"/>
            <w:tcBorders>
              <w:top w:val="nil"/>
              <w:left w:val="nil"/>
              <w:bottom w:val="single" w:sz="8" w:space="0" w:color="000000"/>
              <w:right w:val="single" w:sz="8" w:space="0" w:color="000000"/>
            </w:tcBorders>
            <w:shd w:val="clear" w:color="auto" w:fill="auto"/>
            <w:vAlign w:val="center"/>
          </w:tcPr>
          <w:p w14:paraId="76A775D1" w14:textId="77777777" w:rsidR="00196434" w:rsidRPr="00485A95" w:rsidRDefault="00196434" w:rsidP="00196434">
            <w:pPr>
              <w:rPr>
                <w:rFonts w:ascii="Calibri" w:hAnsi="Calibri"/>
                <w:color w:val="000000"/>
                <w:lang w:val="en-GB" w:eastAsia="en-US"/>
              </w:rPr>
            </w:pPr>
          </w:p>
        </w:tc>
      </w:tr>
      <w:tr w:rsidR="00196434" w:rsidRPr="006A73A0" w14:paraId="6AC6033B" w14:textId="77777777" w:rsidTr="001C0F76">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66255ED" w14:textId="5848EA47" w:rsidR="00196434" w:rsidRPr="006A1585" w:rsidRDefault="00196434" w:rsidP="00196434">
            <w:pPr>
              <w:rPr>
                <w:rFonts w:ascii="Calibri" w:hAnsi="Calibri"/>
                <w:color w:val="000000"/>
                <w:lang w:val="en-GB" w:eastAsia="en-US"/>
              </w:rPr>
            </w:pPr>
            <w:r w:rsidRPr="006A1585">
              <w:rPr>
                <w:rFonts w:ascii="Calibri" w:hAnsi="Calibri"/>
                <w:color w:val="000000"/>
                <w:lang w:val="en-GB" w:eastAsia="en-US"/>
              </w:rPr>
              <w:t>Total RRP</w:t>
            </w:r>
          </w:p>
        </w:tc>
        <w:tc>
          <w:tcPr>
            <w:tcW w:w="1721" w:type="pct"/>
            <w:tcBorders>
              <w:top w:val="nil"/>
              <w:left w:val="nil"/>
              <w:bottom w:val="single" w:sz="8" w:space="0" w:color="000000"/>
              <w:right w:val="single" w:sz="8" w:space="0" w:color="000000"/>
            </w:tcBorders>
            <w:shd w:val="clear" w:color="auto" w:fill="auto"/>
            <w:vAlign w:val="center"/>
          </w:tcPr>
          <w:p w14:paraId="1587405D" w14:textId="648326C5" w:rsidR="00196434" w:rsidRPr="006A1585" w:rsidRDefault="00196434" w:rsidP="00196434">
            <w:pPr>
              <w:rPr>
                <w:rFonts w:ascii="Calibri" w:hAnsi="Calibri"/>
                <w:color w:val="000000"/>
                <w:lang w:val="en-GB" w:eastAsia="en-US"/>
              </w:rPr>
            </w:pPr>
            <w:r w:rsidRPr="006A1585">
              <w:rPr>
                <w:rFonts w:ascii="Calibri" w:hAnsi="Calibri"/>
                <w:color w:val="000000"/>
                <w:lang w:val="en-GB" w:eastAsia="en-US"/>
              </w:rPr>
              <w:t>This field in Header will sum all the RRP value that user has searched on the dashboard.</w:t>
            </w:r>
          </w:p>
        </w:tc>
        <w:tc>
          <w:tcPr>
            <w:tcW w:w="1790" w:type="pct"/>
            <w:tcBorders>
              <w:top w:val="nil"/>
              <w:left w:val="nil"/>
              <w:bottom w:val="single" w:sz="8" w:space="0" w:color="000000"/>
              <w:right w:val="single" w:sz="8" w:space="0" w:color="000000"/>
            </w:tcBorders>
            <w:shd w:val="clear" w:color="auto" w:fill="auto"/>
            <w:vAlign w:val="center"/>
          </w:tcPr>
          <w:p w14:paraId="00BCEC68" w14:textId="2719A833" w:rsidR="00196434" w:rsidRPr="006A1585" w:rsidRDefault="00196434" w:rsidP="00196434">
            <w:pPr>
              <w:rPr>
                <w:rFonts w:ascii="Calibri" w:hAnsi="Calibri"/>
                <w:color w:val="000000"/>
                <w:lang w:val="en-GB" w:eastAsia="en-US"/>
              </w:rPr>
            </w:pPr>
            <w:r w:rsidRPr="006A1585">
              <w:rPr>
                <w:rFonts w:ascii="Calibri" w:hAnsi="Calibri"/>
                <w:color w:val="000000"/>
                <w:lang w:val="en-GB" w:eastAsia="en-US"/>
              </w:rPr>
              <w:t>The value will be in GBP.</w:t>
            </w:r>
          </w:p>
        </w:tc>
      </w:tr>
    </w:tbl>
    <w:p w14:paraId="773CC588" w14:textId="395E884F" w:rsidR="0038691E" w:rsidRPr="007052A5" w:rsidRDefault="0038691E" w:rsidP="0038691E">
      <w:pPr>
        <w:pStyle w:val="Caption"/>
        <w:ind w:left="2127"/>
        <w:jc w:val="center"/>
        <w:rPr>
          <w:ins w:id="595" w:author="Sergio Rodrigues" w:date="2022-05-27T17:16:00Z"/>
          <w:color w:val="auto"/>
          <w:lang w:val="en-GB"/>
        </w:rPr>
      </w:pPr>
      <w:ins w:id="596" w:author="Sergio Rodrigues" w:date="2022-05-27T17:16: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15</w:t>
      </w:r>
      <w:ins w:id="597" w:author="Sergio Rodrigues" w:date="2022-05-27T17:16:00Z">
        <w:r w:rsidRPr="000F4E5F">
          <w:rPr>
            <w:color w:val="auto"/>
            <w:lang w:val="en-GB"/>
          </w:rPr>
          <w:fldChar w:fldCharType="end"/>
        </w:r>
        <w:r w:rsidRPr="000F4E5F">
          <w:rPr>
            <w:color w:val="auto"/>
            <w:lang w:val="en-GB"/>
          </w:rPr>
          <w:t xml:space="preserve"> - </w:t>
        </w:r>
        <w:r>
          <w:rPr>
            <w:color w:val="auto"/>
            <w:lang w:val="en-GB"/>
          </w:rPr>
          <w:t xml:space="preserve">Sales Order to Release Dashboard (Detail </w:t>
        </w:r>
      </w:ins>
      <w:ins w:id="598" w:author="Sergio Rodrigues" w:date="2022-05-27T17:17:00Z">
        <w:r>
          <w:rPr>
            <w:color w:val="auto"/>
            <w:lang w:val="en-GB"/>
          </w:rPr>
          <w:t>Table)</w:t>
        </w:r>
      </w:ins>
    </w:p>
    <w:p w14:paraId="48FB437F" w14:textId="77777777" w:rsidR="00A01A35" w:rsidRDefault="00A01A35" w:rsidP="00890613">
      <w:pPr>
        <w:pStyle w:val="BodyText"/>
        <w:jc w:val="both"/>
        <w:rPr>
          <w:b/>
          <w:bCs/>
          <w:u w:val="single"/>
          <w:lang w:val="en-GB"/>
        </w:rPr>
      </w:pPr>
    </w:p>
    <w:p w14:paraId="268273B1" w14:textId="09256684" w:rsidR="00890613" w:rsidRDefault="000A64FA" w:rsidP="00890613">
      <w:pPr>
        <w:pStyle w:val="BodyText"/>
        <w:jc w:val="both"/>
        <w:rPr>
          <w:lang w:val="en-GB"/>
        </w:rPr>
      </w:pPr>
      <w:r>
        <w:rPr>
          <w:b/>
          <w:bCs/>
          <w:u w:val="single"/>
          <w:lang w:val="en-GB"/>
        </w:rPr>
        <w:t xml:space="preserve">Release Sales Order </w:t>
      </w:r>
      <w:r w:rsidR="0031213A">
        <w:rPr>
          <w:b/>
          <w:bCs/>
          <w:u w:val="single"/>
          <w:lang w:val="en-GB"/>
        </w:rPr>
        <w:t>button</w:t>
      </w:r>
      <w:r>
        <w:rPr>
          <w:lang w:val="en-GB"/>
        </w:rPr>
        <w:t xml:space="preserve"> – </w:t>
      </w:r>
      <w:r w:rsidR="0031213A">
        <w:rPr>
          <w:lang w:val="en-GB"/>
        </w:rPr>
        <w:t xml:space="preserve">Once user has selected the </w:t>
      </w:r>
      <w:r w:rsidR="00D86433">
        <w:rPr>
          <w:lang w:val="en-GB"/>
        </w:rPr>
        <w:t>Sales Order;</w:t>
      </w:r>
      <w:r w:rsidR="0031213A">
        <w:rPr>
          <w:lang w:val="en-GB"/>
        </w:rPr>
        <w:t xml:space="preserve"> they want to </w:t>
      </w:r>
      <w:r w:rsidR="00BF458F">
        <w:rPr>
          <w:lang w:val="en-GB"/>
        </w:rPr>
        <w:t>r</w:t>
      </w:r>
      <w:r w:rsidR="0031213A">
        <w:rPr>
          <w:lang w:val="en-GB"/>
        </w:rPr>
        <w:t>elease</w:t>
      </w:r>
      <w:r w:rsidR="00BF458F">
        <w:rPr>
          <w:lang w:val="en-GB"/>
        </w:rPr>
        <w:t xml:space="preserve"> they can click on this button to release them. </w:t>
      </w:r>
      <w:r w:rsidR="00F812B8" w:rsidRPr="006A1585">
        <w:rPr>
          <w:lang w:val="en-GB"/>
        </w:rPr>
        <w:t xml:space="preserve">This will send an update to the </w:t>
      </w:r>
      <w:r w:rsidR="00D446ED">
        <w:rPr>
          <w:lang w:val="en-GB"/>
        </w:rPr>
        <w:t>O</w:t>
      </w:r>
      <w:r w:rsidR="00F812B8" w:rsidRPr="006A1585">
        <w:rPr>
          <w:lang w:val="en-GB"/>
        </w:rPr>
        <w:t>RMS Allocation, so that RIS can send the pick instructions to supply chain.</w:t>
      </w:r>
      <w:r w:rsidR="00F812B8">
        <w:rPr>
          <w:lang w:val="en-GB"/>
        </w:rPr>
        <w:t xml:space="preserve"> </w:t>
      </w:r>
    </w:p>
    <w:p w14:paraId="7ADA9018" w14:textId="5F03F479" w:rsidR="00D65860" w:rsidRDefault="00D65860" w:rsidP="00890613">
      <w:pPr>
        <w:pStyle w:val="BodyText"/>
        <w:jc w:val="both"/>
        <w:rPr>
          <w:lang w:val="en-GB"/>
        </w:rPr>
      </w:pPr>
      <w:r>
        <w:rPr>
          <w:lang w:val="en-GB"/>
        </w:rPr>
        <w:t xml:space="preserve">When user </w:t>
      </w:r>
      <w:del w:id="599" w:author="Sergio Rodrigues" w:date="2022-05-25T23:52:00Z">
        <w:r w:rsidDel="000F1B1E">
          <w:rPr>
            <w:lang w:val="en-GB"/>
          </w:rPr>
          <w:delText xml:space="preserve">will </w:delText>
        </w:r>
      </w:del>
      <w:r>
        <w:rPr>
          <w:lang w:val="en-GB"/>
        </w:rPr>
        <w:t>click</w:t>
      </w:r>
      <w:ins w:id="600" w:author="Sergio Rodrigues" w:date="2022-05-25T23:52:00Z">
        <w:r w:rsidR="000F1B1E">
          <w:rPr>
            <w:lang w:val="en-GB"/>
          </w:rPr>
          <w:t>s</w:t>
        </w:r>
      </w:ins>
      <w:r>
        <w:rPr>
          <w:lang w:val="en-GB"/>
        </w:rPr>
        <w:t xml:space="preserve"> on </w:t>
      </w:r>
      <w:r w:rsidRPr="00BE0145">
        <w:rPr>
          <w:i/>
          <w:iCs/>
          <w:lang w:val="en-GB"/>
        </w:rPr>
        <w:t xml:space="preserve">Release </w:t>
      </w:r>
      <w:ins w:id="601" w:author="Sergio Rodrigues" w:date="2022-05-25T23:53:00Z">
        <w:r w:rsidR="000F1B1E" w:rsidRPr="00BE0145">
          <w:rPr>
            <w:i/>
            <w:iCs/>
            <w:lang w:val="en-GB"/>
          </w:rPr>
          <w:t>Sales Order</w:t>
        </w:r>
        <w:r w:rsidR="000F1B1E">
          <w:rPr>
            <w:lang w:val="en-GB"/>
          </w:rPr>
          <w:t xml:space="preserve"> </w:t>
        </w:r>
      </w:ins>
      <w:r>
        <w:rPr>
          <w:lang w:val="en-GB"/>
        </w:rPr>
        <w:t>button</w:t>
      </w:r>
      <w:ins w:id="602" w:author="Sergio Rodrigues" w:date="2022-05-25T23:53:00Z">
        <w:r w:rsidR="000F1B1E">
          <w:rPr>
            <w:lang w:val="en-GB"/>
          </w:rPr>
          <w:t>,</w:t>
        </w:r>
      </w:ins>
      <w:r>
        <w:rPr>
          <w:lang w:val="en-GB"/>
        </w:rPr>
        <w:t xml:space="preserve"> system will validate if the Sales Order</w:t>
      </w:r>
      <w:ins w:id="603" w:author="Sergio Rodrigues" w:date="2022-05-25T17:48:00Z">
        <w:r w:rsidR="00E8003F">
          <w:rPr>
            <w:lang w:val="en-GB"/>
          </w:rPr>
          <w:t>s</w:t>
        </w:r>
      </w:ins>
      <w:r>
        <w:rPr>
          <w:lang w:val="en-GB"/>
        </w:rPr>
        <w:t xml:space="preserve"> selected by the user do</w:t>
      </w:r>
      <w:del w:id="604" w:author="Sergio Rodrigues" w:date="2022-05-25T23:53:00Z">
        <w:r w:rsidDel="000F1B1E">
          <w:rPr>
            <w:lang w:val="en-GB"/>
          </w:rPr>
          <w:delText>es</w:delText>
        </w:r>
      </w:del>
      <w:r>
        <w:rPr>
          <w:lang w:val="en-GB"/>
        </w:rPr>
        <w:t xml:space="preserve"> not have ‘Sales Order’ level hold. If any of the selected Sales Order will have this hold</w:t>
      </w:r>
      <w:ins w:id="605" w:author="Sergio Rodrigues" w:date="2022-05-25T23:53:00Z">
        <w:r w:rsidR="000F1B1E">
          <w:rPr>
            <w:lang w:val="en-GB"/>
          </w:rPr>
          <w:t xml:space="preserve"> </w:t>
        </w:r>
      </w:ins>
      <w:r w:rsidR="00574B94">
        <w:rPr>
          <w:lang w:val="en-GB"/>
        </w:rPr>
        <w:t>level,</w:t>
      </w:r>
      <w:r>
        <w:rPr>
          <w:lang w:val="en-GB"/>
        </w:rPr>
        <w:t xml:space="preserve"> </w:t>
      </w:r>
      <w:ins w:id="606" w:author="Sergio Rodrigues" w:date="2022-05-25T23:53:00Z">
        <w:r w:rsidR="000F1B1E">
          <w:rPr>
            <w:lang w:val="en-GB"/>
          </w:rPr>
          <w:t xml:space="preserve">then </w:t>
        </w:r>
      </w:ins>
      <w:r>
        <w:rPr>
          <w:lang w:val="en-GB"/>
        </w:rPr>
        <w:t>following warning message will be displayed to user</w:t>
      </w:r>
      <w:ins w:id="607" w:author="Sergio Rodrigues" w:date="2022-05-25T23:54:00Z">
        <w:r w:rsidR="000F1B1E">
          <w:rPr>
            <w:lang w:val="en-GB"/>
          </w:rPr>
          <w:t>.</w:t>
        </w:r>
      </w:ins>
      <w:del w:id="608" w:author="Sergio Rodrigues" w:date="2022-05-25T23:54:00Z">
        <w:r w:rsidDel="000F1B1E">
          <w:rPr>
            <w:lang w:val="en-GB"/>
          </w:rPr>
          <w:delText>-</w:delText>
        </w:r>
      </w:del>
    </w:p>
    <w:p w14:paraId="3F68D00D" w14:textId="35F07CE4" w:rsidR="00D65860" w:rsidRDefault="00E8003F" w:rsidP="00890613">
      <w:pPr>
        <w:pStyle w:val="BodyText"/>
        <w:jc w:val="both"/>
        <w:rPr>
          <w:b/>
          <w:bCs/>
          <w:lang w:val="en-GB"/>
        </w:rPr>
      </w:pPr>
      <w:ins w:id="609" w:author="Sergio Rodrigues" w:date="2022-05-25T17:55:00Z">
        <w:r>
          <w:t>‘</w:t>
        </w:r>
      </w:ins>
      <w:ins w:id="610" w:author="Sergio Rodrigues" w:date="2022-05-25T17:54:00Z">
        <w:r w:rsidRPr="00BE0145">
          <w:rPr>
            <w:b/>
            <w:bCs/>
          </w:rPr>
          <w:t>You are about to release On-Hold Sales Order</w:t>
        </w:r>
      </w:ins>
      <w:ins w:id="611" w:author="Sergio Rodrigues" w:date="2022-05-25T17:55:00Z">
        <w:r>
          <w:rPr>
            <w:b/>
            <w:bCs/>
          </w:rPr>
          <w:t>s</w:t>
        </w:r>
      </w:ins>
      <w:ins w:id="612" w:author="Sergio Rodrigues" w:date="2022-05-25T17:54:00Z">
        <w:r w:rsidRPr="00BE0145">
          <w:rPr>
            <w:b/>
            <w:bCs/>
          </w:rPr>
          <w:t>. Do you want to continue?</w:t>
        </w:r>
      </w:ins>
      <w:del w:id="613" w:author="Sergio Rodrigues" w:date="2022-05-25T17:54:00Z">
        <w:r w:rsidR="00D65860" w:rsidRPr="00FD07F6" w:rsidDel="00E8003F">
          <w:rPr>
            <w:b/>
            <w:bCs/>
            <w:lang w:val="en-GB"/>
          </w:rPr>
          <w:delText>'You are about to release On-Hold Sales Order. Do you want to continue</w:delText>
        </w:r>
      </w:del>
      <w:ins w:id="614" w:author="Reetu Muneem" w:date="2022-01-11T15:30:00Z">
        <w:del w:id="615" w:author="Sergio Rodrigues" w:date="2022-05-25T17:54:00Z">
          <w:r w:rsidR="00D003DA" w:rsidRPr="00D003DA" w:rsidDel="00E8003F">
            <w:rPr>
              <w:b/>
              <w:bCs/>
              <w:lang w:val="en-GB"/>
            </w:rPr>
            <w:delText xml:space="preserve">You are about to release </w:delText>
          </w:r>
        </w:del>
        <w:del w:id="616" w:author="Sergio Rodrigues" w:date="2022-05-25T17:48:00Z">
          <w:r w:rsidR="00D003DA" w:rsidRPr="00D003DA" w:rsidDel="00E8003F">
            <w:rPr>
              <w:b/>
              <w:bCs/>
              <w:lang w:val="en-GB"/>
            </w:rPr>
            <w:delText xml:space="preserve">a </w:delText>
          </w:r>
        </w:del>
        <w:del w:id="617" w:author="Sergio Rodrigues" w:date="2022-05-25T17:54:00Z">
          <w:r w:rsidR="00D003DA" w:rsidRPr="00D003DA" w:rsidDel="00E8003F">
            <w:rPr>
              <w:b/>
              <w:bCs/>
              <w:lang w:val="en-GB"/>
            </w:rPr>
            <w:delText>Sales Order</w:delText>
          </w:r>
        </w:del>
        <w:del w:id="618" w:author="Sergio Rodrigues" w:date="2022-05-25T17:53:00Z">
          <w:r w:rsidR="00D003DA" w:rsidRPr="00D003DA" w:rsidDel="00E8003F">
            <w:rPr>
              <w:b/>
              <w:bCs/>
              <w:lang w:val="en-GB"/>
            </w:rPr>
            <w:delText xml:space="preserve"> </w:delText>
          </w:r>
        </w:del>
        <w:del w:id="619" w:author="Sergio Rodrigues" w:date="2022-05-25T17:45:00Z">
          <w:r w:rsidR="00D003DA" w:rsidRPr="00D003DA" w:rsidDel="00E8003F">
            <w:rPr>
              <w:b/>
              <w:bCs/>
              <w:lang w:val="en-GB"/>
            </w:rPr>
            <w:delText xml:space="preserve">level </w:delText>
          </w:r>
        </w:del>
        <w:del w:id="620" w:author="Sergio Rodrigues" w:date="2022-05-25T17:52:00Z">
          <w:r w:rsidR="00D003DA" w:rsidRPr="00D003DA" w:rsidDel="00E8003F">
            <w:rPr>
              <w:b/>
              <w:bCs/>
              <w:lang w:val="en-GB"/>
            </w:rPr>
            <w:delText>On-Hold</w:delText>
          </w:r>
        </w:del>
        <w:del w:id="621" w:author="Sergio Rodrigues" w:date="2022-05-25T17:54:00Z">
          <w:r w:rsidR="00D003DA" w:rsidRPr="00D003DA" w:rsidDel="00E8003F">
            <w:rPr>
              <w:b/>
              <w:bCs/>
              <w:lang w:val="en-GB"/>
            </w:rPr>
            <w:delText>. Do you want to continue</w:delText>
          </w:r>
        </w:del>
      </w:ins>
      <w:del w:id="622" w:author="Sergio Rodrigues" w:date="2022-05-25T17:55:00Z">
        <w:r w:rsidR="00D65860" w:rsidRPr="00FD07F6" w:rsidDel="00E8003F">
          <w:rPr>
            <w:b/>
            <w:bCs/>
            <w:lang w:val="en-GB"/>
          </w:rPr>
          <w:delText>?</w:delText>
        </w:r>
      </w:del>
      <w:r w:rsidR="00D65860" w:rsidRPr="00FD07F6">
        <w:rPr>
          <w:b/>
          <w:bCs/>
          <w:lang w:val="en-GB"/>
        </w:rPr>
        <w:t>'</w:t>
      </w:r>
    </w:p>
    <w:p w14:paraId="3086FCD6" w14:textId="11EAB5E7" w:rsidR="00D6541E" w:rsidRDefault="00D65860" w:rsidP="00890613">
      <w:pPr>
        <w:pStyle w:val="BodyText"/>
        <w:jc w:val="both"/>
        <w:rPr>
          <w:lang w:val="en-GB"/>
        </w:rPr>
      </w:pPr>
      <w:r>
        <w:rPr>
          <w:lang w:val="en-GB"/>
        </w:rPr>
        <w:t xml:space="preserve">This will be a </w:t>
      </w:r>
      <w:del w:id="623" w:author="Sergio Rodrigues" w:date="2022-05-25T17:56:00Z">
        <w:r w:rsidDel="00E8003F">
          <w:rPr>
            <w:lang w:val="en-GB"/>
          </w:rPr>
          <w:delText xml:space="preserve">Yes </w:delText>
        </w:r>
      </w:del>
      <w:ins w:id="624" w:author="Sergio Rodrigues" w:date="2022-05-25T17:56:00Z">
        <w:r w:rsidR="00E8003F">
          <w:rPr>
            <w:lang w:val="en-GB"/>
          </w:rPr>
          <w:t xml:space="preserve">Ok </w:t>
        </w:r>
      </w:ins>
      <w:r>
        <w:rPr>
          <w:lang w:val="en-GB"/>
        </w:rPr>
        <w:t xml:space="preserve">and </w:t>
      </w:r>
      <w:ins w:id="625" w:author="Sergio Rodrigues" w:date="2022-05-25T17:56:00Z">
        <w:r w:rsidR="00E8003F">
          <w:rPr>
            <w:lang w:val="en-GB"/>
          </w:rPr>
          <w:t>Cancel</w:t>
        </w:r>
      </w:ins>
      <w:del w:id="626" w:author="Sergio Rodrigues" w:date="2022-05-25T17:56:00Z">
        <w:r w:rsidDel="00E8003F">
          <w:rPr>
            <w:lang w:val="en-GB"/>
          </w:rPr>
          <w:delText xml:space="preserve">No </w:delText>
        </w:r>
      </w:del>
      <w:ins w:id="627" w:author="Sergio Rodrigues" w:date="2022-05-25T17:56:00Z">
        <w:r w:rsidR="00E8003F">
          <w:rPr>
            <w:lang w:val="en-GB"/>
          </w:rPr>
          <w:t xml:space="preserve"> </w:t>
        </w:r>
      </w:ins>
      <w:r>
        <w:rPr>
          <w:lang w:val="en-GB"/>
        </w:rPr>
        <w:t>selection.</w:t>
      </w:r>
      <w:r w:rsidRPr="00D65860">
        <w:t xml:space="preserve"> </w:t>
      </w:r>
      <w:r w:rsidRPr="00D65860">
        <w:rPr>
          <w:lang w:val="en-GB"/>
        </w:rPr>
        <w:t xml:space="preserve">If user press </w:t>
      </w:r>
      <w:r>
        <w:rPr>
          <w:lang w:val="en-GB"/>
        </w:rPr>
        <w:t>‘</w:t>
      </w:r>
      <w:del w:id="628" w:author="Sergio Rodrigues" w:date="2022-05-25T17:56:00Z">
        <w:r w:rsidRPr="00D65860" w:rsidDel="00E8003F">
          <w:rPr>
            <w:lang w:val="en-GB"/>
          </w:rPr>
          <w:delText>Y</w:delText>
        </w:r>
        <w:r w:rsidDel="00E8003F">
          <w:rPr>
            <w:lang w:val="en-GB"/>
          </w:rPr>
          <w:delText>es’</w:delText>
        </w:r>
        <w:r w:rsidRPr="00D65860" w:rsidDel="00E8003F">
          <w:rPr>
            <w:lang w:val="en-GB"/>
          </w:rPr>
          <w:delText xml:space="preserve"> </w:delText>
        </w:r>
      </w:del>
      <w:ins w:id="629" w:author="Sergio Rodrigues" w:date="2022-05-25T17:56:00Z">
        <w:r w:rsidR="00E8003F">
          <w:rPr>
            <w:lang w:val="en-GB"/>
          </w:rPr>
          <w:t>Ok</w:t>
        </w:r>
      </w:ins>
      <w:ins w:id="630" w:author="Sergio Rodrigues" w:date="2022-05-25T23:54:00Z">
        <w:r w:rsidR="000F1B1E">
          <w:rPr>
            <w:lang w:val="en-GB"/>
          </w:rPr>
          <w:t>’</w:t>
        </w:r>
      </w:ins>
      <w:ins w:id="631" w:author="Sergio Rodrigues" w:date="2022-05-25T17:56:00Z">
        <w:r w:rsidR="00E8003F" w:rsidRPr="00D65860">
          <w:rPr>
            <w:lang w:val="en-GB"/>
          </w:rPr>
          <w:t xml:space="preserve"> </w:t>
        </w:r>
      </w:ins>
      <w:r w:rsidRPr="00D65860">
        <w:rPr>
          <w:lang w:val="en-GB"/>
        </w:rPr>
        <w:t xml:space="preserve">further validations will be done for release. If user selects </w:t>
      </w:r>
      <w:r>
        <w:rPr>
          <w:lang w:val="en-GB"/>
        </w:rPr>
        <w:t>‘</w:t>
      </w:r>
      <w:del w:id="632" w:author="Sergio Rodrigues" w:date="2022-05-25T17:56:00Z">
        <w:r w:rsidRPr="00D65860" w:rsidDel="00E8003F">
          <w:rPr>
            <w:lang w:val="en-GB"/>
          </w:rPr>
          <w:delText>No</w:delText>
        </w:r>
        <w:r w:rsidDel="00E8003F">
          <w:rPr>
            <w:lang w:val="en-GB"/>
          </w:rPr>
          <w:delText>’</w:delText>
        </w:r>
      </w:del>
      <w:ins w:id="633" w:author="Sergio Rodrigues" w:date="2022-05-25T17:56:00Z">
        <w:r w:rsidR="00E8003F">
          <w:rPr>
            <w:lang w:val="en-GB"/>
          </w:rPr>
          <w:t>Cancel</w:t>
        </w:r>
      </w:ins>
      <w:ins w:id="634" w:author="Sergio Rodrigues" w:date="2022-05-25T23:54:00Z">
        <w:r w:rsidR="000F1B1E">
          <w:rPr>
            <w:lang w:val="en-GB"/>
          </w:rPr>
          <w:t>’</w:t>
        </w:r>
      </w:ins>
      <w:r>
        <w:rPr>
          <w:lang w:val="en-GB"/>
        </w:rPr>
        <w:t>,</w:t>
      </w:r>
      <w:r w:rsidR="00DD595E">
        <w:rPr>
          <w:lang w:val="en-GB"/>
        </w:rPr>
        <w:t xml:space="preserve"> </w:t>
      </w:r>
      <w:r w:rsidRPr="00D65860">
        <w:rPr>
          <w:lang w:val="en-GB"/>
        </w:rPr>
        <w:t xml:space="preserve">no further checks </w:t>
      </w:r>
      <w:ins w:id="635" w:author="Sergio Rodrigues" w:date="2022-05-25T23:54:00Z">
        <w:r w:rsidR="000F1B1E">
          <w:rPr>
            <w:lang w:val="en-GB"/>
          </w:rPr>
          <w:t xml:space="preserve">are </w:t>
        </w:r>
      </w:ins>
      <w:r w:rsidRPr="00D65860">
        <w:rPr>
          <w:lang w:val="en-GB"/>
        </w:rPr>
        <w:t>done, and no sales order will be released. User will stay on 'Sales Order to Release dashboard'</w:t>
      </w:r>
      <w:r>
        <w:rPr>
          <w:lang w:val="en-GB"/>
        </w:rPr>
        <w:t xml:space="preserve"> and would have to correct their Sales Order selection</w:t>
      </w:r>
      <w:r w:rsidRPr="00D65860">
        <w:rPr>
          <w:lang w:val="en-GB"/>
        </w:rPr>
        <w:t>.</w:t>
      </w:r>
    </w:p>
    <w:p w14:paraId="55B25A13" w14:textId="6C4AEBFE" w:rsidR="00D65860" w:rsidRDefault="00D6541E" w:rsidP="00890613">
      <w:pPr>
        <w:pStyle w:val="BodyText"/>
        <w:jc w:val="both"/>
        <w:rPr>
          <w:lang w:val="en-GB"/>
        </w:rPr>
      </w:pPr>
      <w:r>
        <w:rPr>
          <w:lang w:val="en-GB"/>
        </w:rPr>
        <w:t>If selected Sales Orders only have ‘Partner’ level hold</w:t>
      </w:r>
      <w:r w:rsidR="00D65860">
        <w:rPr>
          <w:lang w:val="en-GB"/>
        </w:rPr>
        <w:t xml:space="preserve"> then </w:t>
      </w:r>
      <w:r>
        <w:rPr>
          <w:lang w:val="en-GB"/>
        </w:rPr>
        <w:t>above</w:t>
      </w:r>
      <w:r w:rsidR="00D65860">
        <w:rPr>
          <w:lang w:val="en-GB"/>
        </w:rPr>
        <w:t xml:space="preserve"> warning will not be shown to the user</w:t>
      </w:r>
      <w:r>
        <w:rPr>
          <w:lang w:val="en-GB"/>
        </w:rPr>
        <w:t xml:space="preserve"> and system will move to next set of checks</w:t>
      </w:r>
      <w:r w:rsidR="00D65860">
        <w:rPr>
          <w:lang w:val="en-GB"/>
        </w:rPr>
        <w:t>.</w:t>
      </w:r>
    </w:p>
    <w:p w14:paraId="2E8CC976" w14:textId="640F8C1F" w:rsidR="00D65860" w:rsidRDefault="00D65860" w:rsidP="00890613">
      <w:pPr>
        <w:pStyle w:val="BodyText"/>
        <w:jc w:val="both"/>
        <w:rPr>
          <w:lang w:val="en-GB"/>
        </w:rPr>
      </w:pPr>
      <w:r>
        <w:rPr>
          <w:lang w:val="en-GB"/>
        </w:rPr>
        <w:t xml:space="preserve">Once the above checks are finished by the system, user will be prompted to select a </w:t>
      </w:r>
      <w:r w:rsidRPr="00BE0145">
        <w:rPr>
          <w:i/>
          <w:iCs/>
          <w:lang w:val="en-GB"/>
        </w:rPr>
        <w:t>Freight Method</w:t>
      </w:r>
      <w:r>
        <w:rPr>
          <w:lang w:val="en-GB"/>
        </w:rPr>
        <w:t xml:space="preserve"> in a pop-up</w:t>
      </w:r>
      <w:r w:rsidR="001E3570">
        <w:rPr>
          <w:lang w:val="en-GB"/>
        </w:rPr>
        <w:t xml:space="preserve"> in a LOV (List of Values)</w:t>
      </w:r>
      <w:r>
        <w:rPr>
          <w:lang w:val="en-GB"/>
        </w:rPr>
        <w:t xml:space="preserve">. The default value for the freight would be ‘Standard’ in the </w:t>
      </w:r>
      <w:r w:rsidR="001E3570">
        <w:rPr>
          <w:lang w:val="en-GB"/>
        </w:rPr>
        <w:t>LOV</w:t>
      </w:r>
      <w:r>
        <w:rPr>
          <w:lang w:val="en-GB"/>
        </w:rPr>
        <w:t xml:space="preserve"> but user would be able to select another value as </w:t>
      </w:r>
      <w:r w:rsidR="00E56F04">
        <w:rPr>
          <w:lang w:val="en-GB"/>
        </w:rPr>
        <w:t>– ‘</w:t>
      </w:r>
      <w:r>
        <w:rPr>
          <w:lang w:val="en-GB"/>
        </w:rPr>
        <w:t xml:space="preserve">Other’. The freight selected by the user would be applicable to all Sales </w:t>
      </w:r>
      <w:ins w:id="636" w:author="Sergio Rodrigues" w:date="2022-05-25T23:55:00Z">
        <w:r w:rsidR="000F1B1E">
          <w:rPr>
            <w:lang w:val="en-GB"/>
          </w:rPr>
          <w:t>O</w:t>
        </w:r>
      </w:ins>
      <w:del w:id="637" w:author="Sergio Rodrigues" w:date="2022-05-25T23:55:00Z">
        <w:r w:rsidDel="000F1B1E">
          <w:rPr>
            <w:lang w:val="en-GB"/>
          </w:rPr>
          <w:delText>o</w:delText>
        </w:r>
      </w:del>
      <w:r>
        <w:rPr>
          <w:lang w:val="en-GB"/>
        </w:rPr>
        <w:t>rder</w:t>
      </w:r>
      <w:ins w:id="638" w:author="Sergio Rodrigues" w:date="2022-05-25T23:55:00Z">
        <w:r w:rsidR="000F1B1E">
          <w:rPr>
            <w:lang w:val="en-GB"/>
          </w:rPr>
          <w:t>s</w:t>
        </w:r>
      </w:ins>
      <w:r>
        <w:rPr>
          <w:lang w:val="en-GB"/>
        </w:rPr>
        <w:t xml:space="preserve"> selected by the user for Release.</w:t>
      </w:r>
    </w:p>
    <w:p w14:paraId="437F807D" w14:textId="77777777" w:rsidR="0038691E" w:rsidRDefault="0038691E" w:rsidP="00890613">
      <w:pPr>
        <w:pStyle w:val="BodyText"/>
        <w:jc w:val="both"/>
        <w:rPr>
          <w:lang w:val="en-GB"/>
        </w:rPr>
      </w:pPr>
    </w:p>
    <w:p w14:paraId="26C43D1A" w14:textId="191C346C" w:rsidR="00503BAC" w:rsidRDefault="009829C8" w:rsidP="00890613">
      <w:pPr>
        <w:pStyle w:val="BodyText"/>
        <w:jc w:val="both"/>
        <w:rPr>
          <w:lang w:val="en-GB"/>
        </w:rPr>
      </w:pPr>
      <w:r>
        <w:rPr>
          <w:lang w:val="en-GB"/>
        </w:rPr>
        <w:t>After</w:t>
      </w:r>
      <w:r w:rsidR="00D65860">
        <w:rPr>
          <w:lang w:val="en-GB"/>
        </w:rPr>
        <w:t xml:space="preserve"> above selection is done </w:t>
      </w:r>
      <w:r>
        <w:rPr>
          <w:lang w:val="en-GB"/>
        </w:rPr>
        <w:t xml:space="preserve">by the user, </w:t>
      </w:r>
      <w:r w:rsidR="00D65860">
        <w:rPr>
          <w:lang w:val="en-GB"/>
        </w:rPr>
        <w:t>system will perform following validations before releasing the Sales Order</w:t>
      </w:r>
      <w:ins w:id="639" w:author="Sergio Rodrigues" w:date="2022-05-25T23:56:00Z">
        <w:r w:rsidR="000F1B1E">
          <w:rPr>
            <w:lang w:val="en-GB"/>
          </w:rPr>
          <w:t>.</w:t>
        </w:r>
      </w:ins>
      <w:del w:id="640" w:author="Sergio Rodrigues" w:date="2022-05-25T23:56:00Z">
        <w:r w:rsidR="00D65860" w:rsidDel="000F1B1E">
          <w:rPr>
            <w:lang w:val="en-GB"/>
          </w:rPr>
          <w:delText>-</w:delText>
        </w:r>
      </w:del>
    </w:p>
    <w:p w14:paraId="56EB7F71" w14:textId="005098D0" w:rsidR="00BF458F" w:rsidRDefault="00BF458F" w:rsidP="00890613">
      <w:pPr>
        <w:pStyle w:val="BodyText"/>
        <w:jc w:val="both"/>
        <w:rPr>
          <w:lang w:val="en-GB"/>
        </w:rPr>
      </w:pPr>
    </w:p>
    <w:p w14:paraId="6338D212" w14:textId="1C67DA0E" w:rsidR="00BF458F" w:rsidRDefault="00BF458F" w:rsidP="00572530">
      <w:pPr>
        <w:pStyle w:val="BodyText"/>
        <w:numPr>
          <w:ilvl w:val="0"/>
          <w:numId w:val="34"/>
        </w:numPr>
        <w:jc w:val="both"/>
        <w:rPr>
          <w:lang w:val="en-GB"/>
        </w:rPr>
      </w:pPr>
      <w:r>
        <w:rPr>
          <w:lang w:val="en-GB"/>
        </w:rPr>
        <w:t xml:space="preserve">If the partner on Sales Order has mandatory </w:t>
      </w:r>
      <w:r w:rsidR="009829C8" w:rsidRPr="00BE0145">
        <w:rPr>
          <w:i/>
          <w:iCs/>
          <w:lang w:val="en-GB"/>
        </w:rPr>
        <w:t>P</w:t>
      </w:r>
      <w:r w:rsidR="002F225B" w:rsidRPr="00BE0145">
        <w:rPr>
          <w:i/>
          <w:iCs/>
          <w:lang w:val="en-GB"/>
        </w:rPr>
        <w:t xml:space="preserve">artner </w:t>
      </w:r>
      <w:ins w:id="641" w:author="Sergio Rodrigues" w:date="2022-05-25T23:57:00Z">
        <w:r w:rsidR="000F1B1E" w:rsidRPr="00BE0145">
          <w:rPr>
            <w:i/>
            <w:iCs/>
            <w:lang w:val="en-GB"/>
          </w:rPr>
          <w:t>Order</w:t>
        </w:r>
      </w:ins>
      <w:del w:id="642" w:author="Sergio Rodrigues" w:date="2022-05-25T23:57:00Z">
        <w:r w:rsidR="009829C8" w:rsidRPr="00BE0145" w:rsidDel="000F1B1E">
          <w:rPr>
            <w:i/>
            <w:iCs/>
            <w:lang w:val="en-GB"/>
          </w:rPr>
          <w:delText>PO</w:delText>
        </w:r>
        <w:r w:rsidR="002F225B" w:rsidRPr="00BE0145" w:rsidDel="000F1B1E">
          <w:rPr>
            <w:i/>
            <w:iCs/>
            <w:lang w:val="en-GB"/>
          </w:rPr>
          <w:delText>.</w:delText>
        </w:r>
      </w:del>
      <w:r w:rsidRPr="00BE0145">
        <w:rPr>
          <w:i/>
          <w:iCs/>
          <w:lang w:val="en-GB"/>
        </w:rPr>
        <w:t xml:space="preserve"> </w:t>
      </w:r>
      <w:ins w:id="643" w:author="Sergio Rodrigues" w:date="2022-05-25T23:58:00Z">
        <w:r w:rsidR="000F1B1E" w:rsidRPr="00BE0145">
          <w:rPr>
            <w:lang w:val="en-GB"/>
          </w:rPr>
          <w:t>i</w:t>
        </w:r>
      </w:ins>
      <w:del w:id="644" w:author="Sergio Rodrigues" w:date="2022-05-25T23:57:00Z">
        <w:r w:rsidRPr="00664E4E" w:rsidDel="000F1B1E">
          <w:rPr>
            <w:lang w:val="en-GB"/>
          </w:rPr>
          <w:delText>i</w:delText>
        </w:r>
      </w:del>
      <w:r w:rsidRPr="00664E4E">
        <w:rPr>
          <w:lang w:val="en-GB"/>
        </w:rPr>
        <w:t>ndic</w:t>
      </w:r>
      <w:ins w:id="645" w:author="Sergio Rodrigues" w:date="2022-05-17T01:08:00Z">
        <w:r w:rsidR="00C113FA" w:rsidRPr="00664E4E">
          <w:rPr>
            <w:lang w:val="en-GB"/>
          </w:rPr>
          <w:t>a</w:t>
        </w:r>
      </w:ins>
      <w:r w:rsidRPr="00664E4E">
        <w:rPr>
          <w:lang w:val="en-GB"/>
        </w:rPr>
        <w:t>tor</w:t>
      </w:r>
      <w:r>
        <w:rPr>
          <w:lang w:val="en-GB"/>
        </w:rPr>
        <w:t xml:space="preserve"> </w:t>
      </w:r>
      <w:r w:rsidR="002F225B">
        <w:rPr>
          <w:lang w:val="en-GB"/>
        </w:rPr>
        <w:t>set</w:t>
      </w:r>
      <w:ins w:id="646" w:author="Sergio Rodrigues" w:date="2022-05-25T23:58:00Z">
        <w:r w:rsidR="000F1B1E">
          <w:rPr>
            <w:lang w:val="en-GB"/>
          </w:rPr>
          <w:t xml:space="preserve"> to ‘Y’</w:t>
        </w:r>
      </w:ins>
      <w:r w:rsidR="002F225B">
        <w:rPr>
          <w:lang w:val="en-GB"/>
        </w:rPr>
        <w:t>,</w:t>
      </w:r>
      <w:r>
        <w:rPr>
          <w:lang w:val="en-GB"/>
        </w:rPr>
        <w:t xml:space="preserve"> then user will not be allowed to </w:t>
      </w:r>
      <w:r w:rsidR="002F225B">
        <w:rPr>
          <w:lang w:val="en-GB"/>
        </w:rPr>
        <w:t xml:space="preserve">release Sales Order without a Partner </w:t>
      </w:r>
      <w:r w:rsidR="009829C8">
        <w:rPr>
          <w:lang w:val="en-GB"/>
        </w:rPr>
        <w:t>PO</w:t>
      </w:r>
      <w:ins w:id="647" w:author="Sergio Rodrigues" w:date="2022-05-17T01:08:00Z">
        <w:r w:rsidR="00C113FA">
          <w:rPr>
            <w:lang w:val="en-GB"/>
          </w:rPr>
          <w:t xml:space="preserve"> No</w:t>
        </w:r>
      </w:ins>
      <w:r w:rsidR="002F225B">
        <w:rPr>
          <w:lang w:val="en-GB"/>
        </w:rPr>
        <w:t>.</w:t>
      </w:r>
    </w:p>
    <w:p w14:paraId="670C9FC7" w14:textId="48EDCF55" w:rsidR="002F225B" w:rsidRDefault="002F225B" w:rsidP="00572530">
      <w:pPr>
        <w:pStyle w:val="BodyText"/>
        <w:numPr>
          <w:ilvl w:val="0"/>
          <w:numId w:val="34"/>
        </w:numPr>
        <w:jc w:val="both"/>
        <w:rPr>
          <w:lang w:val="en-GB"/>
        </w:rPr>
      </w:pPr>
      <w:r>
        <w:rPr>
          <w:lang w:val="en-GB"/>
        </w:rPr>
        <w:t xml:space="preserve">If the partner on Sales Order has mandatory </w:t>
      </w:r>
      <w:r w:rsidRPr="00BE0145">
        <w:rPr>
          <w:i/>
          <w:iCs/>
          <w:lang w:val="en-GB"/>
        </w:rPr>
        <w:t>DC/store</w:t>
      </w:r>
      <w:r>
        <w:rPr>
          <w:lang w:val="en-GB"/>
        </w:rPr>
        <w:t xml:space="preserve"> indicator set</w:t>
      </w:r>
      <w:ins w:id="648" w:author="Sergio Rodrigues" w:date="2022-05-25T23:59:00Z">
        <w:r w:rsidR="000F1B1E">
          <w:rPr>
            <w:lang w:val="en-GB"/>
          </w:rPr>
          <w:t xml:space="preserve"> to ‘Y’</w:t>
        </w:r>
      </w:ins>
      <w:r>
        <w:rPr>
          <w:lang w:val="en-GB"/>
        </w:rPr>
        <w:t xml:space="preserve">, then user will not be allowed to release Sales Order without a Partner DC </w:t>
      </w:r>
      <w:ins w:id="649" w:author="Sergio Rodrigues" w:date="2022-05-25T23:59:00Z">
        <w:r w:rsidR="000F1B1E">
          <w:rPr>
            <w:lang w:val="en-GB"/>
          </w:rPr>
          <w:t>N</w:t>
        </w:r>
      </w:ins>
      <w:del w:id="650" w:author="Sergio Rodrigues" w:date="2022-05-25T23:59:00Z">
        <w:r w:rsidDel="000F1B1E">
          <w:rPr>
            <w:lang w:val="en-GB"/>
          </w:rPr>
          <w:delText>n</w:delText>
        </w:r>
      </w:del>
      <w:r>
        <w:rPr>
          <w:lang w:val="en-GB"/>
        </w:rPr>
        <w:t xml:space="preserve">o. and </w:t>
      </w:r>
      <w:ins w:id="651" w:author="Sergio Rodrigues" w:date="2022-05-25T23:59:00Z">
        <w:r w:rsidR="000F1B1E">
          <w:rPr>
            <w:lang w:val="en-GB"/>
          </w:rPr>
          <w:t>P</w:t>
        </w:r>
      </w:ins>
      <w:del w:id="652" w:author="Sergio Rodrigues" w:date="2022-05-25T23:59:00Z">
        <w:r w:rsidDel="000F1B1E">
          <w:rPr>
            <w:lang w:val="en-GB"/>
          </w:rPr>
          <w:delText>p</w:delText>
        </w:r>
      </w:del>
      <w:r>
        <w:rPr>
          <w:lang w:val="en-GB"/>
        </w:rPr>
        <w:t xml:space="preserve">artner Store </w:t>
      </w:r>
      <w:ins w:id="653" w:author="Sergio Rodrigues" w:date="2022-05-25T23:59:00Z">
        <w:r w:rsidR="000F1B1E">
          <w:rPr>
            <w:lang w:val="en-GB"/>
          </w:rPr>
          <w:t>N</w:t>
        </w:r>
      </w:ins>
      <w:del w:id="654" w:author="Sergio Rodrigues" w:date="2022-05-25T23:59:00Z">
        <w:r w:rsidDel="000F1B1E">
          <w:rPr>
            <w:lang w:val="en-GB"/>
          </w:rPr>
          <w:delText>n</w:delText>
        </w:r>
      </w:del>
      <w:r>
        <w:rPr>
          <w:lang w:val="en-GB"/>
        </w:rPr>
        <w:t>o</w:t>
      </w:r>
      <w:ins w:id="655" w:author="Sergio Rodrigues" w:date="2022-05-25T23:59:00Z">
        <w:r w:rsidR="000F1B1E">
          <w:rPr>
            <w:lang w:val="en-GB"/>
          </w:rPr>
          <w:t xml:space="preserve"> associated</w:t>
        </w:r>
      </w:ins>
      <w:r>
        <w:rPr>
          <w:lang w:val="en-GB"/>
        </w:rPr>
        <w:t>.</w:t>
      </w:r>
    </w:p>
    <w:p w14:paraId="3BCD7985" w14:textId="199BDEDA" w:rsidR="0006123B" w:rsidRDefault="0006123B" w:rsidP="00572530">
      <w:pPr>
        <w:pStyle w:val="BodyText"/>
        <w:numPr>
          <w:ilvl w:val="0"/>
          <w:numId w:val="34"/>
        </w:numPr>
        <w:jc w:val="both"/>
        <w:rPr>
          <w:ins w:id="656" w:author="Reetu Muneem" w:date="2022-02-08T17:57:00Z"/>
          <w:lang w:val="en-GB"/>
        </w:rPr>
      </w:pPr>
      <w:r>
        <w:rPr>
          <w:lang w:val="en-GB"/>
        </w:rPr>
        <w:t>If any of the Sales Order are being edited by any other user, then user will not be allowed to release the Sales Order.</w:t>
      </w:r>
    </w:p>
    <w:p w14:paraId="76DB03B4" w14:textId="663BBEE9" w:rsidR="00CA1380" w:rsidRDefault="00CA1380" w:rsidP="00CA1380">
      <w:pPr>
        <w:pStyle w:val="BodyText"/>
        <w:numPr>
          <w:ilvl w:val="0"/>
          <w:numId w:val="34"/>
        </w:numPr>
        <w:jc w:val="both"/>
        <w:rPr>
          <w:ins w:id="657" w:author="Reetu Muneem" w:date="2022-02-09T16:09:00Z"/>
          <w:lang w:val="en-GB"/>
        </w:rPr>
      </w:pPr>
      <w:ins w:id="658" w:author="Reetu Muneem" w:date="2022-02-08T17:57:00Z">
        <w:r>
          <w:rPr>
            <w:lang w:val="en-GB"/>
          </w:rPr>
          <w:t xml:space="preserve">If the partner on Sales Order has mandatory </w:t>
        </w:r>
        <w:r w:rsidRPr="00BE0145">
          <w:rPr>
            <w:i/>
            <w:iCs/>
            <w:lang w:val="en-GB"/>
          </w:rPr>
          <w:t xml:space="preserve">Partner </w:t>
        </w:r>
      </w:ins>
      <w:r w:rsidR="00E56F04" w:rsidRPr="00BE0145">
        <w:rPr>
          <w:i/>
          <w:iCs/>
          <w:lang w:val="en-GB"/>
        </w:rPr>
        <w:t>Dept.</w:t>
      </w:r>
      <w:ins w:id="659" w:author="Reetu Muneem" w:date="2022-02-08T17:57:00Z">
        <w:r>
          <w:rPr>
            <w:lang w:val="en-GB"/>
          </w:rPr>
          <w:t xml:space="preserve"> indic</w:t>
        </w:r>
      </w:ins>
      <w:ins w:id="660" w:author="Sergio Rodrigues" w:date="2022-05-17T01:08:00Z">
        <w:r w:rsidR="00C113FA">
          <w:rPr>
            <w:lang w:val="en-GB"/>
          </w:rPr>
          <w:t>a</w:t>
        </w:r>
      </w:ins>
      <w:ins w:id="661" w:author="Reetu Muneem" w:date="2022-02-08T17:57:00Z">
        <w:r>
          <w:rPr>
            <w:lang w:val="en-GB"/>
          </w:rPr>
          <w:t>tor set</w:t>
        </w:r>
      </w:ins>
      <w:ins w:id="662" w:author="Sergio Rodrigues" w:date="2022-05-26T00:00:00Z">
        <w:r w:rsidR="000F1B1E">
          <w:rPr>
            <w:lang w:val="en-GB"/>
          </w:rPr>
          <w:t xml:space="preserve"> to ‘Y’</w:t>
        </w:r>
      </w:ins>
      <w:ins w:id="663" w:author="Reetu Muneem" w:date="2022-02-08T17:57:00Z">
        <w:r>
          <w:rPr>
            <w:lang w:val="en-GB"/>
          </w:rPr>
          <w:t xml:space="preserve">, then user will not be allowed to release Sales Order without a Partner </w:t>
        </w:r>
      </w:ins>
      <w:ins w:id="664" w:author="Reetu Muneem" w:date="2022-02-08T17:58:00Z">
        <w:r>
          <w:rPr>
            <w:lang w:val="en-GB"/>
          </w:rPr>
          <w:t>Dept No</w:t>
        </w:r>
      </w:ins>
      <w:ins w:id="665" w:author="Reetu Muneem" w:date="2022-02-08T17:57:00Z">
        <w:r>
          <w:rPr>
            <w:lang w:val="en-GB"/>
          </w:rPr>
          <w:t>.</w:t>
        </w:r>
      </w:ins>
    </w:p>
    <w:p w14:paraId="4784B30E" w14:textId="0FCFFCAD" w:rsidR="00FD3FDF" w:rsidRDefault="00FD3FDF" w:rsidP="00CA1380">
      <w:pPr>
        <w:pStyle w:val="BodyText"/>
        <w:numPr>
          <w:ilvl w:val="0"/>
          <w:numId w:val="34"/>
        </w:numPr>
        <w:jc w:val="both"/>
        <w:rPr>
          <w:ins w:id="666" w:author="Reetu Muneem" w:date="2022-02-08T17:57:00Z"/>
          <w:lang w:val="en-GB"/>
        </w:rPr>
      </w:pPr>
      <w:ins w:id="667" w:author="Reetu Muneem" w:date="2022-02-09T16:09:00Z">
        <w:r>
          <w:rPr>
            <w:lang w:val="en-GB"/>
          </w:rPr>
          <w:t xml:space="preserve">If Sales Order is </w:t>
        </w:r>
      </w:ins>
      <w:ins w:id="668" w:author="Sergio Rodrigues" w:date="2022-05-26T00:01:00Z">
        <w:r w:rsidR="000F1B1E">
          <w:rPr>
            <w:lang w:val="en-GB"/>
          </w:rPr>
          <w:t xml:space="preserve">Approved, but </w:t>
        </w:r>
      </w:ins>
      <w:ins w:id="669" w:author="Reetu Muneem" w:date="2022-02-09T16:09:00Z">
        <w:r>
          <w:rPr>
            <w:lang w:val="en-GB"/>
          </w:rPr>
          <w:t>already released and the dashboard has not refreshed yet</w:t>
        </w:r>
      </w:ins>
      <w:ins w:id="670" w:author="Sergio Rodrigues" w:date="2022-05-26T00:01:00Z">
        <w:r w:rsidR="000F1B1E">
          <w:rPr>
            <w:lang w:val="en-GB"/>
          </w:rPr>
          <w:t xml:space="preserve"> or Sales Order is, Cancelled, Despatched, Posted user will not be allowed to release Sales Order</w:t>
        </w:r>
      </w:ins>
      <w:ins w:id="671" w:author="Reetu Muneem" w:date="2022-02-09T16:10:00Z">
        <w:r>
          <w:rPr>
            <w:lang w:val="en-GB"/>
          </w:rPr>
          <w:t>.</w:t>
        </w:r>
      </w:ins>
    </w:p>
    <w:p w14:paraId="0BC121F9" w14:textId="77777777" w:rsidR="00CA1380" w:rsidRPr="00BF458F" w:rsidRDefault="00CA1380" w:rsidP="00BE0145">
      <w:pPr>
        <w:pStyle w:val="BodyText"/>
        <w:ind w:left="1800"/>
        <w:jc w:val="both"/>
        <w:rPr>
          <w:lang w:val="en-GB"/>
        </w:rPr>
      </w:pPr>
    </w:p>
    <w:p w14:paraId="759D106F" w14:textId="0BD34558" w:rsidR="00890613" w:rsidRDefault="00B97D27" w:rsidP="00890613">
      <w:pPr>
        <w:pStyle w:val="BodyText"/>
        <w:jc w:val="both"/>
        <w:rPr>
          <w:lang w:val="en-GB"/>
        </w:rPr>
      </w:pPr>
      <w:r>
        <w:rPr>
          <w:lang w:val="en-GB"/>
        </w:rPr>
        <w:lastRenderedPageBreak/>
        <w:t xml:space="preserve">If any of the Sales order will fail this </w:t>
      </w:r>
      <w:r w:rsidR="00E56F04">
        <w:rPr>
          <w:lang w:val="en-GB"/>
        </w:rPr>
        <w:t>validation,</w:t>
      </w:r>
      <w:r>
        <w:rPr>
          <w:lang w:val="en-GB"/>
        </w:rPr>
        <w:t xml:space="preserve"> then user will be </w:t>
      </w:r>
      <w:r w:rsidR="00E56F04">
        <w:rPr>
          <w:lang w:val="en-GB"/>
        </w:rPr>
        <w:t>informed,</w:t>
      </w:r>
      <w:r>
        <w:rPr>
          <w:lang w:val="en-GB"/>
        </w:rPr>
        <w:t xml:space="preserve"> and they would be able to add these attributes on Sales order by clicking the relevant Sales Order link in dashboard which will open the ‘Edit Sales Order’ </w:t>
      </w:r>
      <w:r w:rsidR="00E56F04">
        <w:rPr>
          <w:lang w:val="en-GB"/>
        </w:rPr>
        <w:t>screen (</w:t>
      </w:r>
      <w:r>
        <w:rPr>
          <w:lang w:val="en-GB"/>
        </w:rPr>
        <w:t>described in section</w:t>
      </w:r>
      <w:ins w:id="672" w:author="Sergio Rodrigues" w:date="2022-05-17T01:08:00Z">
        <w:r w:rsidR="00C113FA">
          <w:rPr>
            <w:lang w:val="en-GB"/>
          </w:rPr>
          <w:t xml:space="preserve"> </w:t>
        </w:r>
      </w:ins>
      <w:del w:id="673" w:author="Sergio Rodrigues" w:date="2022-05-17T01:08:00Z">
        <w:r w:rsidDel="00C113FA">
          <w:rPr>
            <w:lang w:val="en-GB"/>
          </w:rPr>
          <w:delText>-</w:delText>
        </w:r>
      </w:del>
      <w:r>
        <w:rPr>
          <w:lang w:val="en-GB"/>
        </w:rPr>
        <w:t xml:space="preserve">4.1.9). </w:t>
      </w:r>
    </w:p>
    <w:p w14:paraId="38239B46" w14:textId="3B60CC78" w:rsidR="009829C8" w:rsidRDefault="009829C8" w:rsidP="00890613">
      <w:pPr>
        <w:pStyle w:val="BodyText"/>
        <w:jc w:val="both"/>
        <w:rPr>
          <w:lang w:val="en-GB"/>
        </w:rPr>
      </w:pPr>
      <w:r>
        <w:rPr>
          <w:lang w:val="en-GB"/>
        </w:rPr>
        <w:t>Following errors will be shown to the user when above data conditions will fail-</w:t>
      </w:r>
    </w:p>
    <w:p w14:paraId="561AB227" w14:textId="1EDC5101" w:rsidR="009829C8" w:rsidRPr="00FD07F6" w:rsidRDefault="009829C8" w:rsidP="00890613">
      <w:pPr>
        <w:pStyle w:val="BodyText"/>
        <w:jc w:val="both"/>
        <w:rPr>
          <w:b/>
          <w:bCs/>
          <w:lang w:val="en-GB"/>
        </w:rPr>
      </w:pPr>
      <w:r w:rsidRPr="00FD07F6">
        <w:rPr>
          <w:b/>
          <w:bCs/>
          <w:lang w:val="en-GB"/>
        </w:rPr>
        <w:t>Cannot Release following Sales Orders –</w:t>
      </w:r>
    </w:p>
    <w:p w14:paraId="0B90DDF4" w14:textId="6A3884CF" w:rsidR="009829C8" w:rsidRDefault="009829C8" w:rsidP="005F7628">
      <w:pPr>
        <w:pStyle w:val="BodyText"/>
        <w:numPr>
          <w:ilvl w:val="0"/>
          <w:numId w:val="60"/>
        </w:numPr>
        <w:jc w:val="both"/>
        <w:rPr>
          <w:b/>
          <w:bCs/>
          <w:lang w:val="en-GB"/>
        </w:rPr>
      </w:pPr>
      <w:r w:rsidRPr="00FD07F6">
        <w:rPr>
          <w:b/>
          <w:bCs/>
          <w:lang w:val="en-GB"/>
        </w:rPr>
        <w:t xml:space="preserve">Sales Order XXXX – </w:t>
      </w:r>
      <w:r w:rsidR="005F7628">
        <w:rPr>
          <w:b/>
          <w:bCs/>
          <w:lang w:val="en-GB"/>
        </w:rPr>
        <w:t>M</w:t>
      </w:r>
      <w:r w:rsidRPr="00FD07F6">
        <w:rPr>
          <w:b/>
          <w:bCs/>
          <w:lang w:val="en-GB"/>
        </w:rPr>
        <w:t>issing mandatory Partner PO.</w:t>
      </w:r>
    </w:p>
    <w:p w14:paraId="1B0F324F" w14:textId="62C0518D" w:rsidR="0006123B" w:rsidRDefault="009829C8" w:rsidP="005F7628">
      <w:pPr>
        <w:pStyle w:val="BodyText"/>
        <w:numPr>
          <w:ilvl w:val="0"/>
          <w:numId w:val="60"/>
        </w:numPr>
        <w:jc w:val="both"/>
        <w:rPr>
          <w:b/>
          <w:bCs/>
          <w:lang w:val="en-GB"/>
        </w:rPr>
      </w:pPr>
      <w:r w:rsidRPr="00FD07F6">
        <w:rPr>
          <w:b/>
          <w:bCs/>
          <w:lang w:val="en-GB"/>
        </w:rPr>
        <w:t xml:space="preserve">Sales Order XXXX – Missing mandatory Partner DC No. or Partner Store No. </w:t>
      </w:r>
    </w:p>
    <w:p w14:paraId="18046534" w14:textId="1FF494BC" w:rsidR="0006123B" w:rsidRDefault="0006123B" w:rsidP="005F7628">
      <w:pPr>
        <w:pStyle w:val="BodyText"/>
        <w:numPr>
          <w:ilvl w:val="0"/>
          <w:numId w:val="60"/>
        </w:numPr>
        <w:jc w:val="both"/>
        <w:rPr>
          <w:ins w:id="674" w:author="Reetu Muneem" w:date="2022-02-09T16:10:00Z"/>
          <w:b/>
          <w:bCs/>
          <w:lang w:val="en-GB"/>
        </w:rPr>
      </w:pPr>
      <w:r>
        <w:rPr>
          <w:b/>
          <w:bCs/>
          <w:lang w:val="en-GB"/>
        </w:rPr>
        <w:t xml:space="preserve">Sales Order XXXX – </w:t>
      </w:r>
      <w:ins w:id="675" w:author="Sergio Rodrigues" w:date="2022-05-27T12:45:00Z">
        <w:r w:rsidR="004F2AA4">
          <w:rPr>
            <w:b/>
            <w:bCs/>
            <w:lang w:val="en-GB"/>
          </w:rPr>
          <w:t>Is locked by another user and cannot be released.</w:t>
        </w:r>
      </w:ins>
    </w:p>
    <w:p w14:paraId="4A535819" w14:textId="0434EE74" w:rsidR="00FD3FDF" w:rsidRDefault="00FD3FDF" w:rsidP="005F7628">
      <w:pPr>
        <w:pStyle w:val="BodyText"/>
        <w:numPr>
          <w:ilvl w:val="0"/>
          <w:numId w:val="60"/>
        </w:numPr>
        <w:jc w:val="both"/>
        <w:rPr>
          <w:ins w:id="676" w:author="Reetu Muneem" w:date="2022-02-09T16:11:00Z"/>
          <w:b/>
          <w:bCs/>
          <w:lang w:val="en-GB"/>
        </w:rPr>
      </w:pPr>
      <w:ins w:id="677" w:author="Reetu Muneem" w:date="2022-02-09T16:10:00Z">
        <w:r>
          <w:rPr>
            <w:b/>
            <w:bCs/>
            <w:lang w:val="en-GB"/>
          </w:rPr>
          <w:t xml:space="preserve">Sales Order XXXX – </w:t>
        </w:r>
        <w:r w:rsidRPr="00FD07F6">
          <w:rPr>
            <w:b/>
            <w:bCs/>
            <w:lang w:val="en-GB"/>
          </w:rPr>
          <w:t xml:space="preserve">Missing mandatory Partner </w:t>
        </w:r>
        <w:r>
          <w:rPr>
            <w:b/>
            <w:bCs/>
            <w:lang w:val="en-GB"/>
          </w:rPr>
          <w:t>Dept. No</w:t>
        </w:r>
      </w:ins>
      <w:ins w:id="678" w:author="Reetu Muneem" w:date="2022-02-09T16:11:00Z">
        <w:r>
          <w:rPr>
            <w:b/>
            <w:bCs/>
            <w:lang w:val="en-GB"/>
          </w:rPr>
          <w:t>.</w:t>
        </w:r>
      </w:ins>
    </w:p>
    <w:p w14:paraId="7DAC9C19" w14:textId="6EC8F333" w:rsidR="00FD3FDF" w:rsidRPr="00FD07F6" w:rsidRDefault="00FD3FDF" w:rsidP="005F7628">
      <w:pPr>
        <w:pStyle w:val="BodyText"/>
        <w:numPr>
          <w:ilvl w:val="0"/>
          <w:numId w:val="60"/>
        </w:numPr>
        <w:jc w:val="both"/>
        <w:rPr>
          <w:ins w:id="679" w:author="Reetu Muneem" w:date="2022-02-09T16:10:00Z"/>
          <w:b/>
          <w:bCs/>
          <w:lang w:val="en-GB"/>
        </w:rPr>
      </w:pPr>
      <w:ins w:id="680" w:author="Reetu Muneem" w:date="2022-02-09T16:11:00Z">
        <w:r>
          <w:rPr>
            <w:b/>
            <w:bCs/>
            <w:lang w:val="en-GB"/>
          </w:rPr>
          <w:t>Sales Order XXXX – Is already released.</w:t>
        </w:r>
      </w:ins>
    </w:p>
    <w:p w14:paraId="13AF2A1C" w14:textId="7A678262" w:rsidR="00FD3FDF" w:rsidRPr="00FD07F6" w:rsidRDefault="00FD3FDF" w:rsidP="00890613">
      <w:pPr>
        <w:pStyle w:val="BodyText"/>
        <w:jc w:val="both"/>
        <w:rPr>
          <w:b/>
          <w:bCs/>
          <w:lang w:val="en-GB"/>
        </w:rPr>
      </w:pPr>
    </w:p>
    <w:p w14:paraId="662219DD" w14:textId="77777777" w:rsidR="00BE0145" w:rsidRDefault="00BE0145">
      <w:pPr>
        <w:rPr>
          <w:b/>
          <w:caps/>
          <w:sz w:val="24"/>
          <w:lang w:val="en-GB"/>
        </w:rPr>
      </w:pPr>
      <w:bookmarkStart w:id="681" w:name="_Ref103336615"/>
      <w:r>
        <w:rPr>
          <w:lang w:val="en-GB"/>
        </w:rPr>
        <w:br w:type="page"/>
      </w:r>
    </w:p>
    <w:p w14:paraId="1E30E6DF" w14:textId="665BADA9" w:rsidR="001A7ADE" w:rsidRDefault="001731C1" w:rsidP="00545D2B">
      <w:pPr>
        <w:pStyle w:val="Heading3"/>
        <w:tabs>
          <w:tab w:val="clear" w:pos="1440"/>
          <w:tab w:val="num" w:pos="1418"/>
        </w:tabs>
        <w:jc w:val="both"/>
        <w:rPr>
          <w:lang w:val="en-GB"/>
        </w:rPr>
      </w:pPr>
      <w:bookmarkStart w:id="682" w:name="_Toc104565084"/>
      <w:r>
        <w:rPr>
          <w:lang w:val="en-GB"/>
        </w:rPr>
        <w:lastRenderedPageBreak/>
        <w:t>U</w:t>
      </w:r>
      <w:r w:rsidR="003E0605">
        <w:rPr>
          <w:lang w:val="en-GB"/>
        </w:rPr>
        <w:t>nproductive stock dashboard</w:t>
      </w:r>
      <w:bookmarkEnd w:id="681"/>
      <w:bookmarkEnd w:id="682"/>
    </w:p>
    <w:p w14:paraId="4018F472" w14:textId="2CDA5732" w:rsidR="001A7ADE" w:rsidRDefault="001A7ADE" w:rsidP="009B7AC9">
      <w:pPr>
        <w:pStyle w:val="BodyText"/>
        <w:rPr>
          <w:lang w:val="en-GB"/>
        </w:rPr>
      </w:pPr>
    </w:p>
    <w:p w14:paraId="019C74E0" w14:textId="07C5EDC2" w:rsidR="007D226A" w:rsidRDefault="00A91C59" w:rsidP="009B7AC9">
      <w:pPr>
        <w:pStyle w:val="BodyText"/>
        <w:ind w:left="1418"/>
        <w:rPr>
          <w:lang w:val="en-GB"/>
        </w:rPr>
      </w:pPr>
      <w:r>
        <w:rPr>
          <w:noProof/>
          <w:lang w:val="en-GB"/>
        </w:rPr>
        <w:drawing>
          <wp:inline distT="0" distB="0" distL="0" distR="0" wp14:anchorId="387E2D0B" wp14:editId="314F9CA6">
            <wp:extent cx="5389123" cy="364744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95716" cy="3651902"/>
                    </a:xfrm>
                    <a:prstGeom prst="rect">
                      <a:avLst/>
                    </a:prstGeom>
                    <a:noFill/>
                    <a:ln>
                      <a:noFill/>
                    </a:ln>
                  </pic:spPr>
                </pic:pic>
              </a:graphicData>
            </a:graphic>
          </wp:inline>
        </w:drawing>
      </w:r>
    </w:p>
    <w:p w14:paraId="6D29AE0D" w14:textId="2D293910" w:rsidR="00A31B70" w:rsidRPr="007837A3" w:rsidRDefault="00A31B70" w:rsidP="00A31B70">
      <w:pPr>
        <w:pStyle w:val="Caption"/>
        <w:ind w:left="1418"/>
        <w:jc w:val="center"/>
        <w:rPr>
          <w:ins w:id="683" w:author="Sergio Rodrigues" w:date="2022-05-27T12:26:00Z"/>
          <w:lang w:val="en-GB"/>
        </w:rPr>
      </w:pPr>
      <w:ins w:id="684" w:author="Sergio Rodrigues" w:date="2022-05-27T12:26:00Z">
        <w:r w:rsidRPr="007837A3">
          <w:rPr>
            <w:lang w:val="en-GB"/>
          </w:rPr>
          <w:t xml:space="preserve">Figure </w:t>
        </w:r>
        <w:r w:rsidRPr="007837A3">
          <w:rPr>
            <w:lang w:val="en-GB"/>
          </w:rPr>
          <w:fldChar w:fldCharType="begin"/>
        </w:r>
        <w:r w:rsidRPr="007837A3">
          <w:rPr>
            <w:lang w:val="en-GB"/>
          </w:rPr>
          <w:instrText xml:space="preserve"> SEQ Figure \* ARABIC </w:instrText>
        </w:r>
        <w:r w:rsidRPr="007837A3">
          <w:rPr>
            <w:lang w:val="en-GB"/>
          </w:rPr>
          <w:fldChar w:fldCharType="separate"/>
        </w:r>
      </w:ins>
      <w:r w:rsidR="00320EA2">
        <w:rPr>
          <w:noProof/>
          <w:lang w:val="en-GB"/>
        </w:rPr>
        <w:t>46</w:t>
      </w:r>
      <w:ins w:id="685" w:author="Sergio Rodrigues" w:date="2022-05-27T12:26:00Z">
        <w:r w:rsidRPr="007837A3">
          <w:rPr>
            <w:lang w:val="en-GB"/>
          </w:rPr>
          <w:fldChar w:fldCharType="end"/>
        </w:r>
        <w:r w:rsidRPr="007837A3">
          <w:rPr>
            <w:lang w:val="en-GB"/>
          </w:rPr>
          <w:t xml:space="preserve"> – </w:t>
        </w:r>
      </w:ins>
      <w:ins w:id="686" w:author="Sergio Rodrigues" w:date="2022-05-27T15:26:00Z">
        <w:r w:rsidRPr="00FD07F6">
          <w:rPr>
            <w:color w:val="auto"/>
            <w:lang w:val="en-GB"/>
          </w:rPr>
          <w:t>Unproductive Stock Dashboard</w:t>
        </w:r>
      </w:ins>
    </w:p>
    <w:p w14:paraId="33B5C492" w14:textId="77777777" w:rsidR="001A7ADE" w:rsidRDefault="001A7ADE" w:rsidP="009B7AC9">
      <w:pPr>
        <w:pStyle w:val="BodyText"/>
        <w:jc w:val="both"/>
        <w:rPr>
          <w:lang w:val="en-GB"/>
        </w:rPr>
      </w:pPr>
    </w:p>
    <w:p w14:paraId="5F42D2EE" w14:textId="6264E90E" w:rsidR="001A7ADE" w:rsidRDefault="001A7ADE" w:rsidP="009B7AC9">
      <w:pPr>
        <w:pStyle w:val="BodyText"/>
        <w:jc w:val="both"/>
        <w:rPr>
          <w:lang w:val="en-GB"/>
        </w:rPr>
      </w:pPr>
      <w:r w:rsidRPr="000F60B7">
        <w:rPr>
          <w:lang w:val="en-GB"/>
        </w:rPr>
        <w:t xml:space="preserve">The above figure depicts the flow of actions user will take </w:t>
      </w:r>
      <w:r w:rsidR="0048320B" w:rsidRPr="000F60B7">
        <w:rPr>
          <w:lang w:val="en-GB"/>
        </w:rPr>
        <w:t>after reviewing available un-productive wholesale stock for brands in a specific ASOS warehouse.</w:t>
      </w:r>
      <w:r w:rsidR="00D23589">
        <w:rPr>
          <w:lang w:val="en-GB"/>
        </w:rPr>
        <w:t xml:space="preserve"> Any stock</w:t>
      </w:r>
      <w:r w:rsidR="00CD49F6">
        <w:rPr>
          <w:lang w:val="en-GB"/>
        </w:rPr>
        <w:t xml:space="preserve"> on a wholesale channel linked</w:t>
      </w:r>
      <w:r w:rsidR="00DD595E">
        <w:rPr>
          <w:lang w:val="en-GB"/>
        </w:rPr>
        <w:t xml:space="preserve"> </w:t>
      </w:r>
      <w:r w:rsidR="00CD49F6">
        <w:rPr>
          <w:lang w:val="en-GB"/>
        </w:rPr>
        <w:t>virtual warehouse that have no associated</w:t>
      </w:r>
      <w:r w:rsidR="00D23589">
        <w:rPr>
          <w:lang w:val="en-GB"/>
        </w:rPr>
        <w:t xml:space="preserve"> Sales Order or manual transfer will be accounted as un-productive</w:t>
      </w:r>
      <w:r w:rsidR="00CD49F6">
        <w:rPr>
          <w:lang w:val="en-GB"/>
        </w:rPr>
        <w:t xml:space="preserve"> wholesale stock</w:t>
      </w:r>
      <w:r w:rsidR="00D23589">
        <w:rPr>
          <w:lang w:val="en-GB"/>
        </w:rPr>
        <w:t xml:space="preserve">. </w:t>
      </w:r>
      <w:r w:rsidR="00CD49F6">
        <w:rPr>
          <w:lang w:val="en-GB"/>
        </w:rPr>
        <w:t>U</w:t>
      </w:r>
      <w:r w:rsidR="0048320B" w:rsidRPr="000F60B7">
        <w:rPr>
          <w:lang w:val="en-GB"/>
        </w:rPr>
        <w:t xml:space="preserve">ser will </w:t>
      </w:r>
      <w:r w:rsidR="00CD49F6">
        <w:rPr>
          <w:lang w:val="en-GB"/>
        </w:rPr>
        <w:t xml:space="preserve">review the unproductive wholesale stock on this dashboard and will </w:t>
      </w:r>
      <w:r w:rsidR="0048320B" w:rsidRPr="000F60B7">
        <w:rPr>
          <w:lang w:val="en-GB"/>
        </w:rPr>
        <w:t xml:space="preserve">create Sales Order in WTSO </w:t>
      </w:r>
      <w:r w:rsidR="00CD49F6">
        <w:rPr>
          <w:lang w:val="en-GB"/>
        </w:rPr>
        <w:t xml:space="preserve">for that stock </w:t>
      </w:r>
      <w:r w:rsidR="0048320B" w:rsidRPr="000F60B7">
        <w:rPr>
          <w:lang w:val="en-GB"/>
        </w:rPr>
        <w:t>and the</w:t>
      </w:r>
      <w:r w:rsidR="00CD49F6">
        <w:rPr>
          <w:lang w:val="en-GB"/>
        </w:rPr>
        <w:t>se Sales Orders</w:t>
      </w:r>
      <w:r w:rsidR="0048320B" w:rsidRPr="000F60B7">
        <w:rPr>
          <w:lang w:val="en-GB"/>
        </w:rPr>
        <w:t xml:space="preserve"> will flow to Wholesale Portal. If for any reason the stock was not available anymore the inbound interface to Wholesale Portal from WTSO will</w:t>
      </w:r>
      <w:r w:rsidR="00DD595E">
        <w:rPr>
          <w:lang w:val="en-GB"/>
        </w:rPr>
        <w:t xml:space="preserve"> </w:t>
      </w:r>
      <w:r w:rsidR="0048320B" w:rsidRPr="000F60B7">
        <w:rPr>
          <w:lang w:val="en-GB"/>
        </w:rPr>
        <w:t xml:space="preserve">fail those Sales Orders. These Sales Orders will not have any Supplier PO linked to them and as they will already come as sized from WTSO so they will directly appear on </w:t>
      </w:r>
      <w:r w:rsidR="00CD49F6">
        <w:rPr>
          <w:lang w:val="en-GB"/>
        </w:rPr>
        <w:t>‘</w:t>
      </w:r>
      <w:r w:rsidR="0048320B" w:rsidRPr="000F60B7">
        <w:rPr>
          <w:lang w:val="en-GB"/>
        </w:rPr>
        <w:t>Sales Order</w:t>
      </w:r>
      <w:r w:rsidR="007E5589">
        <w:rPr>
          <w:lang w:val="en-GB"/>
        </w:rPr>
        <w:t xml:space="preserve"> to</w:t>
      </w:r>
      <w:r w:rsidR="0048320B" w:rsidRPr="000F60B7">
        <w:rPr>
          <w:lang w:val="en-GB"/>
        </w:rPr>
        <w:t xml:space="preserve"> Release Dashboard</w:t>
      </w:r>
      <w:r w:rsidR="00CD49F6">
        <w:rPr>
          <w:lang w:val="en-GB"/>
        </w:rPr>
        <w:t>’</w:t>
      </w:r>
      <w:r w:rsidR="0048320B" w:rsidRPr="000F60B7">
        <w:rPr>
          <w:lang w:val="en-GB"/>
        </w:rPr>
        <w:t>, waiting</w:t>
      </w:r>
      <w:r w:rsidR="00DD595E">
        <w:rPr>
          <w:lang w:val="en-GB"/>
        </w:rPr>
        <w:t xml:space="preserve"> </w:t>
      </w:r>
      <w:r w:rsidR="0048320B" w:rsidRPr="000F60B7">
        <w:rPr>
          <w:lang w:val="en-GB"/>
        </w:rPr>
        <w:t>to be released.</w:t>
      </w:r>
      <w:r>
        <w:rPr>
          <w:lang w:val="en-GB"/>
        </w:rPr>
        <w:t xml:space="preserve"> </w:t>
      </w:r>
      <w:r w:rsidR="00A630D6">
        <w:rPr>
          <w:lang w:val="en-GB"/>
        </w:rPr>
        <w:t xml:space="preserve">User will not be able to re-distribute them in Wholesale Portal. </w:t>
      </w:r>
    </w:p>
    <w:p w14:paraId="7E04EF50" w14:textId="43F3EBFC" w:rsidR="001A7ADE" w:rsidRPr="00E507AB" w:rsidRDefault="001A7ADE" w:rsidP="009B7AC9">
      <w:pPr>
        <w:pStyle w:val="BodyText"/>
        <w:jc w:val="both"/>
        <w:rPr>
          <w:lang w:val="en-GB"/>
        </w:rPr>
      </w:pPr>
      <w:r w:rsidRPr="00E507AB">
        <w:rPr>
          <w:lang w:val="en-GB"/>
        </w:rPr>
        <w:t>T</w:t>
      </w:r>
      <w:r>
        <w:rPr>
          <w:lang w:val="en-GB"/>
        </w:rPr>
        <w:t xml:space="preserve">his </w:t>
      </w:r>
      <w:r w:rsidR="004064AB" w:rsidRPr="004064AB">
        <w:rPr>
          <w:lang w:val="en-GB"/>
        </w:rPr>
        <w:t>Unproductive Stock Dashboard</w:t>
      </w:r>
      <w:r w:rsidR="00DD595E">
        <w:rPr>
          <w:lang w:val="en-GB"/>
        </w:rPr>
        <w:t xml:space="preserve"> </w:t>
      </w:r>
      <w:r>
        <w:rPr>
          <w:lang w:val="en-GB"/>
        </w:rPr>
        <w:t>will have following sections</w:t>
      </w:r>
    </w:p>
    <w:p w14:paraId="1E5DD25D" w14:textId="77777777" w:rsidR="001A7ADE" w:rsidRPr="006A73A0" w:rsidRDefault="001A7ADE" w:rsidP="001A7ADE">
      <w:pPr>
        <w:pStyle w:val="BodyText"/>
        <w:numPr>
          <w:ilvl w:val="1"/>
          <w:numId w:val="6"/>
        </w:numPr>
        <w:jc w:val="both"/>
        <w:rPr>
          <w:lang w:val="en-GB"/>
        </w:rPr>
      </w:pPr>
      <w:r>
        <w:rPr>
          <w:lang w:val="en-GB"/>
        </w:rPr>
        <w:t>Search</w:t>
      </w:r>
    </w:p>
    <w:p w14:paraId="105C0ED5" w14:textId="77777777" w:rsidR="001A7ADE" w:rsidRPr="006A73A0" w:rsidRDefault="001A7ADE" w:rsidP="001A7ADE">
      <w:pPr>
        <w:pStyle w:val="BodyText"/>
        <w:numPr>
          <w:ilvl w:val="2"/>
          <w:numId w:val="6"/>
        </w:numPr>
        <w:jc w:val="both"/>
        <w:rPr>
          <w:lang w:val="en-GB"/>
        </w:rPr>
      </w:pPr>
      <w:r>
        <w:rPr>
          <w:lang w:val="en-GB"/>
        </w:rPr>
        <w:t>User would be able to further narrow down the result using any of the search filters provided in this section.</w:t>
      </w:r>
    </w:p>
    <w:p w14:paraId="36B1BB13" w14:textId="4E566895" w:rsidR="001A7ADE" w:rsidRPr="006A73A0" w:rsidRDefault="001A7ADE" w:rsidP="001A7ADE">
      <w:pPr>
        <w:pStyle w:val="BodyText"/>
        <w:numPr>
          <w:ilvl w:val="1"/>
          <w:numId w:val="6"/>
        </w:numPr>
        <w:jc w:val="both"/>
        <w:rPr>
          <w:lang w:val="en-GB"/>
        </w:rPr>
      </w:pPr>
      <w:r>
        <w:rPr>
          <w:lang w:val="en-GB"/>
        </w:rPr>
        <w:t>Detail table</w:t>
      </w:r>
    </w:p>
    <w:p w14:paraId="5B629C7F" w14:textId="4931665B" w:rsidR="001A7ADE" w:rsidRPr="00B07FB7" w:rsidRDefault="001A7ADE" w:rsidP="001A7ADE">
      <w:pPr>
        <w:pStyle w:val="BodyText"/>
        <w:numPr>
          <w:ilvl w:val="2"/>
          <w:numId w:val="6"/>
        </w:numPr>
        <w:jc w:val="both"/>
        <w:rPr>
          <w:lang w:val="en-GB"/>
        </w:rPr>
      </w:pPr>
      <w:r>
        <w:rPr>
          <w:lang w:val="en-GB"/>
        </w:rPr>
        <w:t xml:space="preserve">This table will show the </w:t>
      </w:r>
      <w:r w:rsidR="00A32D87">
        <w:rPr>
          <w:lang w:val="en-GB"/>
        </w:rPr>
        <w:t>available stock by brand size.</w:t>
      </w:r>
    </w:p>
    <w:p w14:paraId="711A90BF" w14:textId="77777777" w:rsidR="001A7ADE" w:rsidRDefault="001A7ADE" w:rsidP="001A7ADE">
      <w:pPr>
        <w:pStyle w:val="BodyText"/>
        <w:jc w:val="both"/>
        <w:rPr>
          <w:lang w:val="en-GB"/>
        </w:rPr>
      </w:pPr>
    </w:p>
    <w:p w14:paraId="232FDCB6" w14:textId="77777777" w:rsidR="001A7ADE" w:rsidRPr="006A73A0" w:rsidRDefault="001A7ADE" w:rsidP="001A7ADE">
      <w:pPr>
        <w:pStyle w:val="Heading8"/>
        <w:spacing w:before="240"/>
        <w:jc w:val="both"/>
        <w:rPr>
          <w:lang w:val="en-GB"/>
        </w:rPr>
      </w:pPr>
      <w:r>
        <w:rPr>
          <w:lang w:val="en-GB"/>
        </w:rPr>
        <w:lastRenderedPageBreak/>
        <w:t>Search</w:t>
      </w:r>
    </w:p>
    <w:p w14:paraId="7E32E630" w14:textId="073E2E8D" w:rsidR="001A7ADE" w:rsidRPr="006A73A0" w:rsidRDefault="004227B0" w:rsidP="001A7ADE">
      <w:pPr>
        <w:pStyle w:val="BodyText"/>
        <w:keepNext/>
        <w:spacing w:before="240"/>
        <w:ind w:left="0"/>
        <w:contextualSpacing/>
        <w:jc w:val="right"/>
        <w:rPr>
          <w:noProof/>
          <w:lang w:val="en-GB" w:eastAsia="en-US"/>
        </w:rPr>
      </w:pPr>
      <w:r>
        <w:rPr>
          <w:noProof/>
          <w:lang w:val="en-GB" w:eastAsia="en-US"/>
        </w:rPr>
        <w:drawing>
          <wp:inline distT="0" distB="0" distL="0" distR="0" wp14:anchorId="615BAE0C" wp14:editId="24E25B9A">
            <wp:extent cx="5739618" cy="30175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40902" cy="3018195"/>
                    </a:xfrm>
                    <a:prstGeom prst="rect">
                      <a:avLst/>
                    </a:prstGeom>
                    <a:noFill/>
                    <a:ln>
                      <a:noFill/>
                    </a:ln>
                  </pic:spPr>
                </pic:pic>
              </a:graphicData>
            </a:graphic>
          </wp:inline>
        </w:drawing>
      </w:r>
    </w:p>
    <w:p w14:paraId="62F40C7C" w14:textId="7C861175" w:rsidR="00A31B70" w:rsidRPr="007837A3" w:rsidRDefault="00A31B70" w:rsidP="00A31B70">
      <w:pPr>
        <w:pStyle w:val="Caption"/>
        <w:ind w:left="1418"/>
        <w:jc w:val="center"/>
        <w:rPr>
          <w:ins w:id="687" w:author="Sergio Rodrigues" w:date="2022-05-27T15:28:00Z"/>
          <w:lang w:val="en-GB"/>
        </w:rPr>
      </w:pPr>
      <w:ins w:id="688" w:author="Sergio Rodrigues" w:date="2022-05-27T15:28:00Z">
        <w:r w:rsidRPr="007837A3">
          <w:rPr>
            <w:lang w:val="en-GB"/>
          </w:rPr>
          <w:t xml:space="preserve">Figure </w:t>
        </w:r>
        <w:r w:rsidRPr="007837A3">
          <w:rPr>
            <w:lang w:val="en-GB"/>
          </w:rPr>
          <w:fldChar w:fldCharType="begin"/>
        </w:r>
        <w:r w:rsidRPr="007837A3">
          <w:rPr>
            <w:lang w:val="en-GB"/>
          </w:rPr>
          <w:instrText xml:space="preserve"> SEQ Figure \* ARABIC </w:instrText>
        </w:r>
        <w:r w:rsidRPr="007837A3">
          <w:rPr>
            <w:lang w:val="en-GB"/>
          </w:rPr>
          <w:fldChar w:fldCharType="separate"/>
        </w:r>
      </w:ins>
      <w:r w:rsidR="00320EA2">
        <w:rPr>
          <w:noProof/>
          <w:lang w:val="en-GB"/>
        </w:rPr>
        <w:t>47</w:t>
      </w:r>
      <w:ins w:id="689" w:author="Sergio Rodrigues" w:date="2022-05-27T15:28:00Z">
        <w:r w:rsidRPr="007837A3">
          <w:rPr>
            <w:lang w:val="en-GB"/>
          </w:rPr>
          <w:fldChar w:fldCharType="end"/>
        </w:r>
        <w:r w:rsidRPr="007837A3">
          <w:rPr>
            <w:lang w:val="en-GB"/>
          </w:rPr>
          <w:t xml:space="preserve"> – </w:t>
        </w:r>
        <w:r w:rsidRPr="00A31B70">
          <w:rPr>
            <w:color w:val="auto"/>
            <w:lang w:val="en-GB"/>
          </w:rPr>
          <w:t>Unproductive Stock Dashboard</w:t>
        </w:r>
        <w:r>
          <w:rPr>
            <w:color w:val="auto"/>
            <w:lang w:val="en-GB"/>
          </w:rPr>
          <w:t xml:space="preserve"> </w:t>
        </w:r>
        <w:r w:rsidRPr="00A31B70">
          <w:rPr>
            <w:color w:val="auto"/>
            <w:lang w:val="en-GB"/>
          </w:rPr>
          <w:t>(Search Section)</w:t>
        </w:r>
      </w:ins>
    </w:p>
    <w:p w14:paraId="3F4F1CEB" w14:textId="7E69B62E" w:rsidR="001A7ADE" w:rsidRPr="00B17821" w:rsidRDefault="001A7ADE" w:rsidP="00545D2B">
      <w:pPr>
        <w:pStyle w:val="BodyText"/>
        <w:spacing w:before="240"/>
        <w:ind w:left="1418"/>
        <w:contextualSpacing/>
        <w:jc w:val="both"/>
        <w:rPr>
          <w:u w:val="single"/>
          <w:lang w:val="en-GB"/>
        </w:rPr>
      </w:pPr>
      <w:r w:rsidRPr="00B17821">
        <w:rPr>
          <w:b/>
          <w:bCs/>
          <w:u w:val="single"/>
          <w:lang w:val="en-GB"/>
        </w:rPr>
        <w:t>Filters</w:t>
      </w:r>
      <w:r>
        <w:rPr>
          <w:b/>
          <w:bCs/>
          <w:lang w:val="en-GB"/>
        </w:rPr>
        <w:t xml:space="preserve">: </w:t>
      </w:r>
      <w:r w:rsidRPr="00B17821">
        <w:rPr>
          <w:lang w:val="en-GB"/>
        </w:rPr>
        <w:t>In</w:t>
      </w:r>
      <w:r>
        <w:rPr>
          <w:lang w:val="en-GB"/>
        </w:rPr>
        <w:t xml:space="preserve"> the Search section user will be able to use any of the following filters to further narrow down the results shown in the dashboard- </w:t>
      </w:r>
    </w:p>
    <w:p w14:paraId="4A679F50" w14:textId="77777777" w:rsidR="001A7ADE" w:rsidRPr="00B17821" w:rsidRDefault="001A7ADE" w:rsidP="001A7ADE">
      <w:pPr>
        <w:pStyle w:val="BodyText"/>
        <w:spacing w:before="240"/>
        <w:ind w:left="0"/>
        <w:contextualSpacing/>
        <w:jc w:val="both"/>
        <w:rPr>
          <w:i/>
          <w:iCs/>
          <w:lang w:val="en-GB"/>
        </w:rPr>
      </w:pPr>
    </w:p>
    <w:p w14:paraId="5162268A" w14:textId="77777777" w:rsidR="00A01A35" w:rsidRPr="00EC4B34" w:rsidRDefault="00A01A35" w:rsidP="00572530">
      <w:pPr>
        <w:pStyle w:val="BodyText"/>
        <w:numPr>
          <w:ilvl w:val="0"/>
          <w:numId w:val="41"/>
        </w:numPr>
        <w:spacing w:before="240"/>
        <w:contextualSpacing/>
        <w:jc w:val="both"/>
        <w:rPr>
          <w:u w:val="single"/>
          <w:lang w:val="en-GB"/>
        </w:rPr>
      </w:pPr>
      <w:r>
        <w:rPr>
          <w:u w:val="single"/>
          <w:lang w:val="en-GB"/>
        </w:rPr>
        <w:t>Division</w:t>
      </w:r>
      <w:r w:rsidRPr="00EC4B34">
        <w:rPr>
          <w:u w:val="single"/>
          <w:lang w:val="en-GB"/>
        </w:rPr>
        <w:t xml:space="preserve"> </w:t>
      </w:r>
      <w:r w:rsidRPr="00FD07F6">
        <w:rPr>
          <w:lang w:val="en-GB"/>
        </w:rPr>
        <w:t>– Part of merchandise hierarchy</w:t>
      </w:r>
    </w:p>
    <w:p w14:paraId="3D6D517A" w14:textId="77777777" w:rsidR="00A01A35" w:rsidRPr="00EC4B34" w:rsidRDefault="00A01A35" w:rsidP="00572530">
      <w:pPr>
        <w:pStyle w:val="BodyText"/>
        <w:numPr>
          <w:ilvl w:val="0"/>
          <w:numId w:val="41"/>
        </w:numPr>
        <w:spacing w:before="240"/>
        <w:contextualSpacing/>
        <w:jc w:val="both"/>
        <w:rPr>
          <w:u w:val="single"/>
          <w:lang w:val="en-GB"/>
        </w:rPr>
      </w:pPr>
      <w:r w:rsidRPr="00B17821">
        <w:rPr>
          <w:u w:val="single"/>
          <w:lang w:val="en-GB"/>
        </w:rPr>
        <w:t>P</w:t>
      </w:r>
      <w:r>
        <w:rPr>
          <w:u w:val="single"/>
          <w:lang w:val="en-GB"/>
        </w:rPr>
        <w:t xml:space="preserve">roduct Group </w:t>
      </w:r>
      <w:r w:rsidRPr="00FD07F6">
        <w:rPr>
          <w:lang w:val="en-GB"/>
        </w:rPr>
        <w:t>– Part of merchandise hierarchy</w:t>
      </w:r>
      <w:r w:rsidRPr="00EC4B34">
        <w:rPr>
          <w:u w:val="single"/>
          <w:lang w:val="en-GB"/>
        </w:rPr>
        <w:t xml:space="preserve"> </w:t>
      </w:r>
    </w:p>
    <w:p w14:paraId="25DB8AE4" w14:textId="2FC56744" w:rsidR="00A01A35" w:rsidRDefault="00A01A35" w:rsidP="00572530">
      <w:pPr>
        <w:pStyle w:val="BodyText"/>
        <w:numPr>
          <w:ilvl w:val="0"/>
          <w:numId w:val="41"/>
        </w:numPr>
        <w:spacing w:before="240"/>
        <w:contextualSpacing/>
        <w:jc w:val="both"/>
        <w:rPr>
          <w:u w:val="single"/>
          <w:lang w:val="en-GB"/>
        </w:rPr>
      </w:pPr>
      <w:r>
        <w:rPr>
          <w:u w:val="single"/>
          <w:lang w:val="en-GB"/>
        </w:rPr>
        <w:t>Category</w:t>
      </w:r>
      <w:r w:rsidR="00545D2B">
        <w:rPr>
          <w:u w:val="single"/>
          <w:lang w:val="en-GB"/>
        </w:rPr>
        <w:t xml:space="preserve"> </w:t>
      </w:r>
      <w:r w:rsidRPr="00FD07F6">
        <w:rPr>
          <w:lang w:val="en-GB"/>
        </w:rPr>
        <w:t>– Part of merchandise hierarchy</w:t>
      </w:r>
    </w:p>
    <w:p w14:paraId="726C10EF" w14:textId="2E58338A" w:rsidR="00A01A35" w:rsidRDefault="00A01A35" w:rsidP="00572530">
      <w:pPr>
        <w:pStyle w:val="BodyText"/>
        <w:numPr>
          <w:ilvl w:val="0"/>
          <w:numId w:val="41"/>
        </w:numPr>
        <w:spacing w:before="240"/>
        <w:contextualSpacing/>
        <w:jc w:val="both"/>
        <w:rPr>
          <w:u w:val="single"/>
          <w:lang w:val="en-GB"/>
        </w:rPr>
      </w:pPr>
      <w:r>
        <w:rPr>
          <w:u w:val="single"/>
          <w:lang w:val="en-GB"/>
        </w:rPr>
        <w:t>Sub-Category</w:t>
      </w:r>
      <w:r w:rsidR="00545D2B">
        <w:rPr>
          <w:u w:val="single"/>
          <w:lang w:val="en-GB"/>
        </w:rPr>
        <w:t xml:space="preserve"> </w:t>
      </w:r>
      <w:r w:rsidRPr="00FD07F6">
        <w:rPr>
          <w:lang w:val="en-GB"/>
        </w:rPr>
        <w:t>– Part of merchandise hierarchy</w:t>
      </w:r>
    </w:p>
    <w:p w14:paraId="36D2A54C" w14:textId="5E4E06EE" w:rsidR="00A01A35" w:rsidRDefault="00A01A35" w:rsidP="00572530">
      <w:pPr>
        <w:pStyle w:val="BodyText"/>
        <w:numPr>
          <w:ilvl w:val="0"/>
          <w:numId w:val="41"/>
        </w:numPr>
        <w:spacing w:before="240"/>
        <w:contextualSpacing/>
        <w:jc w:val="both"/>
        <w:rPr>
          <w:u w:val="single"/>
          <w:lang w:val="en-GB"/>
        </w:rPr>
      </w:pPr>
      <w:r>
        <w:rPr>
          <w:u w:val="single"/>
          <w:lang w:val="en-GB"/>
        </w:rPr>
        <w:t>Business Model</w:t>
      </w:r>
      <w:r w:rsidR="00545D2B">
        <w:rPr>
          <w:u w:val="single"/>
          <w:lang w:val="en-GB"/>
        </w:rPr>
        <w:t xml:space="preserve"> </w:t>
      </w:r>
      <w:r w:rsidRPr="00FD07F6">
        <w:rPr>
          <w:lang w:val="en-GB"/>
        </w:rPr>
        <w:t>– Part of buyrarchy</w:t>
      </w:r>
    </w:p>
    <w:p w14:paraId="4A1C33D8" w14:textId="77777777" w:rsidR="00A01A35" w:rsidRPr="00EC4B34" w:rsidRDefault="00A01A35" w:rsidP="00572530">
      <w:pPr>
        <w:pStyle w:val="BodyText"/>
        <w:numPr>
          <w:ilvl w:val="0"/>
          <w:numId w:val="41"/>
        </w:numPr>
        <w:spacing w:before="240"/>
        <w:contextualSpacing/>
        <w:jc w:val="both"/>
        <w:rPr>
          <w:u w:val="single"/>
          <w:lang w:val="en-GB"/>
        </w:rPr>
      </w:pPr>
      <w:r>
        <w:rPr>
          <w:u w:val="single"/>
          <w:lang w:val="en-GB"/>
        </w:rPr>
        <w:t xml:space="preserve">Buying group </w:t>
      </w:r>
      <w:r w:rsidRPr="00FD07F6">
        <w:rPr>
          <w:lang w:val="en-GB"/>
        </w:rPr>
        <w:t>– Part of buyrarchy</w:t>
      </w:r>
    </w:p>
    <w:p w14:paraId="36FDBA23" w14:textId="77777777" w:rsidR="00A01A35" w:rsidRPr="00EC4B34" w:rsidRDefault="00A01A35" w:rsidP="00572530">
      <w:pPr>
        <w:pStyle w:val="BodyText"/>
        <w:numPr>
          <w:ilvl w:val="0"/>
          <w:numId w:val="41"/>
        </w:numPr>
        <w:spacing w:before="240"/>
        <w:contextualSpacing/>
        <w:jc w:val="both"/>
        <w:rPr>
          <w:u w:val="single"/>
          <w:lang w:val="en-GB"/>
        </w:rPr>
      </w:pPr>
      <w:r>
        <w:rPr>
          <w:u w:val="single"/>
          <w:lang w:val="en-GB"/>
        </w:rPr>
        <w:t>Buying Sub-group</w:t>
      </w:r>
      <w:r w:rsidRPr="00EC4B34">
        <w:rPr>
          <w:u w:val="single"/>
          <w:lang w:val="en-GB"/>
        </w:rPr>
        <w:t xml:space="preserve"> </w:t>
      </w:r>
      <w:r w:rsidRPr="00FD07F6">
        <w:rPr>
          <w:lang w:val="en-GB"/>
        </w:rPr>
        <w:t>– Part of buyrarchy</w:t>
      </w:r>
    </w:p>
    <w:p w14:paraId="3EDAB44C" w14:textId="4A02E3B9" w:rsidR="00A01A35" w:rsidRPr="00EC4B34" w:rsidRDefault="00A01A35" w:rsidP="00572530">
      <w:pPr>
        <w:pStyle w:val="BodyText"/>
        <w:numPr>
          <w:ilvl w:val="0"/>
          <w:numId w:val="41"/>
        </w:numPr>
        <w:spacing w:before="240"/>
        <w:contextualSpacing/>
        <w:jc w:val="both"/>
        <w:rPr>
          <w:u w:val="single"/>
          <w:lang w:val="en-GB"/>
        </w:rPr>
      </w:pPr>
      <w:r>
        <w:rPr>
          <w:u w:val="single"/>
          <w:lang w:val="en-GB"/>
        </w:rPr>
        <w:t>Buying Set</w:t>
      </w:r>
      <w:r w:rsidR="00545D2B">
        <w:rPr>
          <w:u w:val="single"/>
          <w:lang w:val="en-GB"/>
        </w:rPr>
        <w:t xml:space="preserve"> </w:t>
      </w:r>
      <w:r w:rsidRPr="00FD07F6">
        <w:rPr>
          <w:lang w:val="en-GB"/>
        </w:rPr>
        <w:t>– Part of buyrarchy</w:t>
      </w:r>
    </w:p>
    <w:p w14:paraId="67438A71" w14:textId="77777777" w:rsidR="00A01A35" w:rsidRDefault="00A01A35" w:rsidP="00572530">
      <w:pPr>
        <w:pStyle w:val="BodyText"/>
        <w:numPr>
          <w:ilvl w:val="0"/>
          <w:numId w:val="41"/>
        </w:numPr>
        <w:spacing w:before="240"/>
        <w:contextualSpacing/>
        <w:jc w:val="both"/>
        <w:rPr>
          <w:u w:val="single"/>
          <w:lang w:val="en-GB"/>
        </w:rPr>
      </w:pPr>
      <w:r w:rsidRPr="00B17821">
        <w:rPr>
          <w:u w:val="single"/>
          <w:lang w:val="en-GB"/>
        </w:rPr>
        <w:t xml:space="preserve">Option id </w:t>
      </w:r>
    </w:p>
    <w:p w14:paraId="25231227" w14:textId="4758CB6B" w:rsidR="00A01A35" w:rsidRDefault="00A01A35" w:rsidP="00572530">
      <w:pPr>
        <w:pStyle w:val="BodyText"/>
        <w:numPr>
          <w:ilvl w:val="0"/>
          <w:numId w:val="41"/>
        </w:numPr>
        <w:spacing w:before="240"/>
        <w:contextualSpacing/>
        <w:jc w:val="both"/>
        <w:rPr>
          <w:u w:val="single"/>
          <w:lang w:val="en-GB"/>
        </w:rPr>
      </w:pPr>
      <w:r>
        <w:rPr>
          <w:u w:val="single"/>
          <w:lang w:val="en-GB"/>
        </w:rPr>
        <w:t>ASOS Fulfilment Centre</w:t>
      </w:r>
      <w:ins w:id="690" w:author="Sergio Rodrigues" w:date="2022-04-01T13:07:00Z">
        <w:r w:rsidR="00FB35C4">
          <w:rPr>
            <w:u w:val="single"/>
            <w:lang w:val="en-GB"/>
          </w:rPr>
          <w:t xml:space="preserve"> (</w:t>
        </w:r>
        <w:r w:rsidR="00FB35C4">
          <w:rPr>
            <w:lang w:val="en-GB"/>
          </w:rPr>
          <w:t>This field will be mandatory</w:t>
        </w:r>
        <w:r w:rsidR="00FB35C4">
          <w:rPr>
            <w:u w:val="single"/>
            <w:lang w:val="en-GB"/>
          </w:rPr>
          <w:t>)</w:t>
        </w:r>
      </w:ins>
    </w:p>
    <w:p w14:paraId="4D7C3ABC" w14:textId="7AD665CE" w:rsidR="00A01A35" w:rsidRPr="00B17821" w:rsidRDefault="00A01A35" w:rsidP="00572530">
      <w:pPr>
        <w:pStyle w:val="BodyText"/>
        <w:numPr>
          <w:ilvl w:val="0"/>
          <w:numId w:val="41"/>
        </w:numPr>
        <w:spacing w:before="240"/>
        <w:contextualSpacing/>
        <w:jc w:val="both"/>
        <w:rPr>
          <w:u w:val="single"/>
          <w:lang w:val="en-GB"/>
        </w:rPr>
      </w:pPr>
      <w:r>
        <w:rPr>
          <w:u w:val="single"/>
          <w:lang w:val="en-GB"/>
        </w:rPr>
        <w:t>Brand</w:t>
      </w:r>
      <w:r w:rsidRPr="00EC4B34">
        <w:rPr>
          <w:u w:val="single"/>
          <w:lang w:val="en-GB"/>
        </w:rPr>
        <w:t xml:space="preserve"> </w:t>
      </w:r>
    </w:p>
    <w:p w14:paraId="0457A90A" w14:textId="77777777" w:rsidR="001A7ADE" w:rsidRDefault="001A7ADE" w:rsidP="001A7ADE">
      <w:pPr>
        <w:pStyle w:val="BodyText"/>
        <w:spacing w:before="240"/>
        <w:contextualSpacing/>
        <w:jc w:val="both"/>
        <w:rPr>
          <w:lang w:val="en-GB"/>
        </w:rPr>
      </w:pPr>
    </w:p>
    <w:p w14:paraId="4AF8BC0A" w14:textId="77777777" w:rsidR="00A01A35" w:rsidRDefault="00A01A35" w:rsidP="001A7ADE">
      <w:pPr>
        <w:pStyle w:val="BodyText"/>
        <w:spacing w:before="240"/>
        <w:contextualSpacing/>
        <w:jc w:val="both"/>
        <w:rPr>
          <w:b/>
          <w:bCs/>
          <w:u w:val="single"/>
          <w:lang w:val="en-GB"/>
        </w:rPr>
      </w:pPr>
    </w:p>
    <w:p w14:paraId="31FCAA78" w14:textId="38F32423" w:rsidR="001A7ADE" w:rsidRDefault="001A7ADE" w:rsidP="00545D2B">
      <w:pPr>
        <w:pStyle w:val="BodyText"/>
        <w:spacing w:before="240"/>
        <w:ind w:left="1418"/>
        <w:contextualSpacing/>
        <w:jc w:val="both"/>
        <w:rPr>
          <w:lang w:val="en-GB"/>
        </w:rPr>
      </w:pPr>
      <w:r w:rsidRPr="00193A4C">
        <w:rPr>
          <w:b/>
          <w:bCs/>
          <w:u w:val="single"/>
          <w:lang w:val="en-GB"/>
        </w:rPr>
        <w:t>Colour Tiles</w:t>
      </w:r>
      <w:r w:rsidRPr="00193A4C">
        <w:rPr>
          <w:b/>
          <w:bCs/>
          <w:lang w:val="en-GB"/>
        </w:rPr>
        <w:t xml:space="preserve">: </w:t>
      </w:r>
      <w:r w:rsidRPr="00193A4C">
        <w:rPr>
          <w:lang w:val="en-GB"/>
        </w:rPr>
        <w:t>Any colour tile</w:t>
      </w:r>
      <w:r w:rsidR="00DD595E">
        <w:rPr>
          <w:lang w:val="en-GB"/>
        </w:rPr>
        <w:t xml:space="preserve"> </w:t>
      </w:r>
      <w:r w:rsidRPr="00193A4C">
        <w:rPr>
          <w:lang w:val="en-GB"/>
        </w:rPr>
        <w:t xml:space="preserve">user will select will show the </w:t>
      </w:r>
      <w:r w:rsidR="00881950">
        <w:rPr>
          <w:lang w:val="en-GB"/>
        </w:rPr>
        <w:t>unproductive wholesale stock</w:t>
      </w:r>
      <w:r w:rsidRPr="00193A4C">
        <w:rPr>
          <w:lang w:val="en-GB"/>
        </w:rPr>
        <w:t xml:space="preserve"> for that brand</w:t>
      </w:r>
      <w:r w:rsidR="008D4681">
        <w:rPr>
          <w:lang w:val="en-GB"/>
        </w:rPr>
        <w:t>/division combination</w:t>
      </w:r>
      <w:r w:rsidRPr="00193A4C">
        <w:rPr>
          <w:lang w:val="en-GB"/>
        </w:rPr>
        <w:t>. For ‘Others’ tile user would be able to drill down to individual brands</w:t>
      </w:r>
      <w:r w:rsidR="008D4681">
        <w:rPr>
          <w:lang w:val="en-GB"/>
        </w:rPr>
        <w:t>/division</w:t>
      </w:r>
      <w:r w:rsidRPr="00193A4C">
        <w:rPr>
          <w:lang w:val="en-GB"/>
        </w:rPr>
        <w:t xml:space="preserve"> under that section using brand </w:t>
      </w:r>
      <w:r w:rsidR="008D4681">
        <w:rPr>
          <w:lang w:val="en-GB"/>
        </w:rPr>
        <w:t xml:space="preserve">and division </w:t>
      </w:r>
      <w:r w:rsidRPr="00193A4C">
        <w:rPr>
          <w:lang w:val="en-GB"/>
        </w:rPr>
        <w:t xml:space="preserve">filter. Figure </w:t>
      </w:r>
      <w:r w:rsidR="00881950">
        <w:rPr>
          <w:lang w:val="en-GB"/>
        </w:rPr>
        <w:t>9.2</w:t>
      </w:r>
      <w:r w:rsidR="00DD595E">
        <w:rPr>
          <w:lang w:val="en-GB"/>
        </w:rPr>
        <w:t xml:space="preserve"> </w:t>
      </w:r>
      <w:r w:rsidRPr="00193A4C">
        <w:rPr>
          <w:lang w:val="en-GB"/>
        </w:rPr>
        <w:t>just show an example of tiles, the assumption is total no. of coloured tiles will be 5 which will be assigned to first top 4 brands</w:t>
      </w:r>
      <w:r w:rsidR="008D4681">
        <w:rPr>
          <w:lang w:val="en-GB"/>
        </w:rPr>
        <w:t>/division combinations</w:t>
      </w:r>
      <w:r w:rsidRPr="00193A4C">
        <w:rPr>
          <w:lang w:val="en-GB"/>
        </w:rPr>
        <w:t xml:space="preserve"> which has highest no. of </w:t>
      </w:r>
      <w:r w:rsidR="00881950">
        <w:rPr>
          <w:lang w:val="en-GB"/>
        </w:rPr>
        <w:t xml:space="preserve">un-productive wholesale stock </w:t>
      </w:r>
      <w:r w:rsidRPr="00193A4C">
        <w:rPr>
          <w:lang w:val="en-GB"/>
        </w:rPr>
        <w:t>for a specific ASOS warehouse. Rest all brands</w:t>
      </w:r>
      <w:r w:rsidR="008D4681">
        <w:rPr>
          <w:lang w:val="en-GB"/>
        </w:rPr>
        <w:t>/division combinations</w:t>
      </w:r>
      <w:r w:rsidRPr="00193A4C">
        <w:rPr>
          <w:lang w:val="en-GB"/>
        </w:rPr>
        <w:t xml:space="preserve"> will be clubbed under ‘Others’ and will be assigned the 5</w:t>
      </w:r>
      <w:r w:rsidRPr="00193A4C">
        <w:rPr>
          <w:vertAlign w:val="superscript"/>
          <w:lang w:val="en-GB"/>
        </w:rPr>
        <w:t>th</w:t>
      </w:r>
      <w:r w:rsidRPr="00193A4C">
        <w:rPr>
          <w:lang w:val="en-GB"/>
        </w:rPr>
        <w:t xml:space="preserve"> colour tile.</w:t>
      </w:r>
    </w:p>
    <w:p w14:paraId="45247C29" w14:textId="1D54E438" w:rsidR="001A7ADE" w:rsidRPr="006A73A0" w:rsidRDefault="001A7ADE" w:rsidP="00545D2B">
      <w:pPr>
        <w:pStyle w:val="Heading8"/>
        <w:spacing w:before="240"/>
        <w:ind w:left="1418"/>
        <w:jc w:val="both"/>
        <w:rPr>
          <w:lang w:val="en-GB"/>
        </w:rPr>
      </w:pPr>
      <w:r>
        <w:rPr>
          <w:lang w:val="en-GB"/>
        </w:rPr>
        <w:lastRenderedPageBreak/>
        <w:t xml:space="preserve">Detail Table </w:t>
      </w:r>
    </w:p>
    <w:p w14:paraId="23BBFE13" w14:textId="113595DF" w:rsidR="001A7ADE" w:rsidRDefault="00450739" w:rsidP="009B7AC9">
      <w:pPr>
        <w:pStyle w:val="BodyText"/>
        <w:spacing w:before="240"/>
        <w:ind w:left="1418"/>
        <w:contextualSpacing/>
        <w:jc w:val="center"/>
        <w:rPr>
          <w:lang w:val="en-GB"/>
        </w:rPr>
      </w:pPr>
      <w:r>
        <w:rPr>
          <w:noProof/>
          <w:lang w:val="en-GB"/>
        </w:rPr>
        <w:drawing>
          <wp:inline distT="0" distB="0" distL="0" distR="0" wp14:anchorId="373583E2" wp14:editId="525F68C3">
            <wp:extent cx="6039426" cy="2373923"/>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073643" cy="2387373"/>
                    </a:xfrm>
                    <a:prstGeom prst="rect">
                      <a:avLst/>
                    </a:prstGeom>
                    <a:noFill/>
                    <a:ln>
                      <a:noFill/>
                    </a:ln>
                  </pic:spPr>
                </pic:pic>
              </a:graphicData>
            </a:graphic>
          </wp:inline>
        </w:drawing>
      </w:r>
    </w:p>
    <w:p w14:paraId="559FD062" w14:textId="2375ABD6" w:rsidR="00A31B70" w:rsidRPr="007837A3" w:rsidRDefault="00A31B70" w:rsidP="00A31B70">
      <w:pPr>
        <w:pStyle w:val="Caption"/>
        <w:ind w:left="1418"/>
        <w:jc w:val="center"/>
        <w:rPr>
          <w:ins w:id="691" w:author="Sergio Rodrigues" w:date="2022-05-27T15:28:00Z"/>
          <w:lang w:val="en-GB"/>
        </w:rPr>
      </w:pPr>
      <w:ins w:id="692" w:author="Sergio Rodrigues" w:date="2022-05-27T15:28:00Z">
        <w:r w:rsidRPr="007837A3">
          <w:rPr>
            <w:lang w:val="en-GB"/>
          </w:rPr>
          <w:t xml:space="preserve">Figure </w:t>
        </w:r>
        <w:r w:rsidRPr="007837A3">
          <w:rPr>
            <w:lang w:val="en-GB"/>
          </w:rPr>
          <w:fldChar w:fldCharType="begin"/>
        </w:r>
        <w:r w:rsidRPr="007837A3">
          <w:rPr>
            <w:lang w:val="en-GB"/>
          </w:rPr>
          <w:instrText xml:space="preserve"> SEQ Figure \* ARABIC </w:instrText>
        </w:r>
        <w:r w:rsidRPr="007837A3">
          <w:rPr>
            <w:lang w:val="en-GB"/>
          </w:rPr>
          <w:fldChar w:fldCharType="separate"/>
        </w:r>
      </w:ins>
      <w:r w:rsidR="00320EA2">
        <w:rPr>
          <w:noProof/>
          <w:lang w:val="en-GB"/>
        </w:rPr>
        <w:t>48</w:t>
      </w:r>
      <w:ins w:id="693" w:author="Sergio Rodrigues" w:date="2022-05-27T15:28:00Z">
        <w:r w:rsidRPr="007837A3">
          <w:rPr>
            <w:lang w:val="en-GB"/>
          </w:rPr>
          <w:fldChar w:fldCharType="end"/>
        </w:r>
        <w:r w:rsidRPr="007837A3">
          <w:rPr>
            <w:lang w:val="en-GB"/>
          </w:rPr>
          <w:t xml:space="preserve"> – </w:t>
        </w:r>
        <w:r w:rsidRPr="00A31B70">
          <w:rPr>
            <w:color w:val="auto"/>
            <w:lang w:val="en-GB"/>
          </w:rPr>
          <w:t>Unproductive Stock Dashboard</w:t>
        </w:r>
        <w:r>
          <w:rPr>
            <w:color w:val="auto"/>
            <w:lang w:val="en-GB"/>
          </w:rPr>
          <w:t xml:space="preserve"> </w:t>
        </w:r>
        <w:r w:rsidRPr="00A31B70">
          <w:rPr>
            <w:color w:val="auto"/>
            <w:lang w:val="en-GB"/>
          </w:rPr>
          <w:t>(</w:t>
        </w:r>
        <w:r w:rsidRPr="002E3E32">
          <w:rPr>
            <w:color w:val="auto"/>
            <w:lang w:val="en-GB"/>
          </w:rPr>
          <w:t xml:space="preserve">Detail </w:t>
        </w:r>
        <w:r w:rsidRPr="00A31B70">
          <w:rPr>
            <w:color w:val="auto"/>
            <w:lang w:val="en-GB"/>
          </w:rPr>
          <w:t>Section)</w:t>
        </w:r>
      </w:ins>
    </w:p>
    <w:p w14:paraId="6A7C88D2" w14:textId="77777777" w:rsidR="001A7ADE" w:rsidRDefault="001A7ADE" w:rsidP="001A7ADE">
      <w:pPr>
        <w:pStyle w:val="BodyText"/>
        <w:spacing w:before="240"/>
        <w:contextualSpacing/>
        <w:jc w:val="both"/>
        <w:rPr>
          <w:lang w:val="en-GB"/>
        </w:rPr>
      </w:pPr>
    </w:p>
    <w:p w14:paraId="4699CA03" w14:textId="04235C27" w:rsidR="001A7ADE" w:rsidRDefault="001A7ADE" w:rsidP="00DD595E">
      <w:pPr>
        <w:pStyle w:val="BodyText"/>
        <w:spacing w:before="240"/>
        <w:ind w:left="1418"/>
        <w:contextualSpacing/>
        <w:jc w:val="both"/>
        <w:rPr>
          <w:lang w:val="en-GB"/>
        </w:rPr>
      </w:pPr>
      <w:r>
        <w:rPr>
          <w:b/>
          <w:bCs/>
          <w:u w:val="single"/>
          <w:lang w:val="en-GB"/>
        </w:rPr>
        <w:t>Detail</w:t>
      </w:r>
      <w:r w:rsidRPr="00062D0F">
        <w:rPr>
          <w:b/>
          <w:bCs/>
          <w:u w:val="single"/>
          <w:lang w:val="en-GB"/>
        </w:rPr>
        <w:t xml:space="preserve"> Table</w:t>
      </w:r>
      <w:r>
        <w:rPr>
          <w:lang w:val="en-GB"/>
        </w:rPr>
        <w:t xml:space="preserve"> </w:t>
      </w:r>
    </w:p>
    <w:p w14:paraId="18E0BE9B" w14:textId="318D5675" w:rsidR="001A7ADE" w:rsidRPr="00BD5122" w:rsidRDefault="001A7ADE" w:rsidP="00DD595E">
      <w:pPr>
        <w:pStyle w:val="BodyText"/>
        <w:spacing w:before="240"/>
        <w:ind w:left="1418"/>
        <w:contextualSpacing/>
        <w:jc w:val="both"/>
        <w:rPr>
          <w:lang w:val="en-GB"/>
        </w:rPr>
      </w:pPr>
      <w:r w:rsidRPr="00BD5122">
        <w:rPr>
          <w:lang w:val="en-GB"/>
        </w:rPr>
        <w:t>Th</w:t>
      </w:r>
      <w:r w:rsidR="00881950">
        <w:rPr>
          <w:lang w:val="en-GB"/>
        </w:rPr>
        <w:t>is</w:t>
      </w:r>
      <w:r w:rsidRPr="00BD5122">
        <w:rPr>
          <w:lang w:val="en-GB"/>
        </w:rPr>
        <w:t xml:space="preserve"> table will display </w:t>
      </w:r>
      <w:r w:rsidR="00881950">
        <w:rPr>
          <w:lang w:val="en-GB"/>
        </w:rPr>
        <w:t>the un-productive wholesale stock at brand size level for different options in a brand or multiple brands for a specific ASOS warehouse.</w:t>
      </w:r>
    </w:p>
    <w:p w14:paraId="2F468101" w14:textId="77777777" w:rsidR="00DD595E" w:rsidRDefault="00DD595E" w:rsidP="00DD595E">
      <w:pPr>
        <w:pStyle w:val="BodyText"/>
        <w:spacing w:before="240"/>
        <w:ind w:left="1418"/>
        <w:contextualSpacing/>
        <w:jc w:val="both"/>
        <w:rPr>
          <w:lang w:val="en-GB"/>
        </w:rPr>
      </w:pPr>
    </w:p>
    <w:p w14:paraId="00FD113C" w14:textId="231DB05B" w:rsidR="001A7ADE" w:rsidRPr="006A73A0" w:rsidRDefault="001A7ADE" w:rsidP="00DD595E">
      <w:pPr>
        <w:pStyle w:val="BodyText"/>
        <w:spacing w:before="240"/>
        <w:ind w:left="1418"/>
        <w:contextualSpacing/>
        <w:jc w:val="both"/>
        <w:rPr>
          <w:lang w:val="en-GB"/>
        </w:rPr>
      </w:pPr>
      <w:r w:rsidRPr="006A73A0">
        <w:rPr>
          <w:lang w:val="en-GB"/>
        </w:rPr>
        <w:t xml:space="preserve">Available fields in </w:t>
      </w:r>
      <w:r>
        <w:rPr>
          <w:lang w:val="en-GB"/>
        </w:rPr>
        <w:t>Table are</w:t>
      </w:r>
      <w:r w:rsidRPr="006A73A0">
        <w:rPr>
          <w:lang w:val="en-GB"/>
        </w:rPr>
        <w:t>:</w:t>
      </w:r>
      <w:r>
        <w:rPr>
          <w:lang w:val="en-GB"/>
        </w:rPr>
        <w:t xml:space="preserve"> </w:t>
      </w:r>
    </w:p>
    <w:tbl>
      <w:tblPr>
        <w:tblW w:w="3906" w:type="pct"/>
        <w:jc w:val="right"/>
        <w:tblLook w:val="04A0" w:firstRow="1" w:lastRow="0" w:firstColumn="1" w:lastColumn="0" w:noHBand="0" w:noVBand="1"/>
      </w:tblPr>
      <w:tblGrid>
        <w:gridCol w:w="2424"/>
        <w:gridCol w:w="2802"/>
        <w:gridCol w:w="2914"/>
      </w:tblGrid>
      <w:tr w:rsidR="001A7ADE" w:rsidRPr="006A73A0" w14:paraId="19311113" w14:textId="77777777" w:rsidTr="00C62345">
        <w:trPr>
          <w:trHeight w:val="315"/>
          <w:tblHeader/>
          <w:jc w:val="right"/>
        </w:trPr>
        <w:tc>
          <w:tcPr>
            <w:tcW w:w="1489" w:type="pct"/>
            <w:tcBorders>
              <w:top w:val="nil"/>
              <w:left w:val="single" w:sz="8" w:space="0" w:color="000000"/>
              <w:bottom w:val="single" w:sz="8" w:space="0" w:color="000000"/>
              <w:right w:val="single" w:sz="8" w:space="0" w:color="000000"/>
            </w:tcBorders>
            <w:shd w:val="clear" w:color="auto" w:fill="A6A6A6"/>
            <w:vAlign w:val="center"/>
            <w:hideMark/>
          </w:tcPr>
          <w:p w14:paraId="078AE4DF" w14:textId="77777777" w:rsidR="001A7ADE" w:rsidRPr="006A73A0" w:rsidRDefault="001A7ADE" w:rsidP="00C62345">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21" w:type="pct"/>
            <w:tcBorders>
              <w:top w:val="nil"/>
              <w:left w:val="nil"/>
              <w:bottom w:val="single" w:sz="8" w:space="0" w:color="000000"/>
              <w:right w:val="single" w:sz="8" w:space="0" w:color="000000"/>
            </w:tcBorders>
            <w:shd w:val="clear" w:color="auto" w:fill="A6A6A6"/>
            <w:vAlign w:val="center"/>
            <w:hideMark/>
          </w:tcPr>
          <w:p w14:paraId="767AE9B8" w14:textId="77777777" w:rsidR="001A7ADE" w:rsidRPr="006A73A0" w:rsidRDefault="001A7ADE" w:rsidP="00C62345">
            <w:pPr>
              <w:rPr>
                <w:rFonts w:ascii="Calibri" w:hAnsi="Calibri"/>
                <w:b/>
                <w:bCs/>
                <w:sz w:val="16"/>
                <w:szCs w:val="16"/>
                <w:lang w:val="en-GB" w:eastAsia="en-US"/>
              </w:rPr>
            </w:pPr>
            <w:r w:rsidRPr="006A73A0">
              <w:rPr>
                <w:rFonts w:ascii="Calibri" w:hAnsi="Calibri"/>
                <w:b/>
                <w:bCs/>
                <w:sz w:val="16"/>
                <w:szCs w:val="16"/>
                <w:lang w:val="en-GB" w:eastAsia="en-US"/>
              </w:rPr>
              <w:t>Description</w:t>
            </w:r>
          </w:p>
        </w:tc>
        <w:tc>
          <w:tcPr>
            <w:tcW w:w="1790" w:type="pct"/>
            <w:tcBorders>
              <w:top w:val="nil"/>
              <w:left w:val="nil"/>
              <w:bottom w:val="single" w:sz="8" w:space="0" w:color="000000"/>
              <w:right w:val="single" w:sz="8" w:space="0" w:color="000000"/>
            </w:tcBorders>
            <w:shd w:val="clear" w:color="auto" w:fill="A6A6A6"/>
            <w:vAlign w:val="center"/>
            <w:hideMark/>
          </w:tcPr>
          <w:p w14:paraId="646531B6" w14:textId="77777777" w:rsidR="001A7ADE" w:rsidRPr="006A73A0" w:rsidRDefault="001A7ADE" w:rsidP="00C62345">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40753E" w:rsidRPr="006A73A0" w14:paraId="01A06572" w14:textId="77777777" w:rsidTr="00881950">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hideMark/>
          </w:tcPr>
          <w:p w14:paraId="0602AFE5" w14:textId="67BB23D3" w:rsidR="0040753E" w:rsidRPr="006C6123" w:rsidRDefault="0040753E" w:rsidP="0040753E">
            <w:pPr>
              <w:rPr>
                <w:rFonts w:ascii="Calibri" w:hAnsi="Calibri"/>
                <w:color w:val="000000"/>
                <w:lang w:val="en-GB" w:eastAsia="en-US"/>
              </w:rPr>
            </w:pPr>
            <w:r>
              <w:rPr>
                <w:rFonts w:ascii="Calibri" w:hAnsi="Calibri"/>
                <w:color w:val="000000"/>
                <w:lang w:val="en-GB" w:eastAsia="en-US"/>
              </w:rPr>
              <w:t>Brand</w:t>
            </w:r>
          </w:p>
        </w:tc>
        <w:tc>
          <w:tcPr>
            <w:tcW w:w="1721" w:type="pct"/>
            <w:tcBorders>
              <w:top w:val="nil"/>
              <w:left w:val="nil"/>
              <w:bottom w:val="single" w:sz="8" w:space="0" w:color="000000"/>
              <w:right w:val="single" w:sz="8" w:space="0" w:color="000000"/>
            </w:tcBorders>
            <w:shd w:val="clear" w:color="auto" w:fill="auto"/>
            <w:vAlign w:val="center"/>
          </w:tcPr>
          <w:p w14:paraId="30228A2E" w14:textId="006BCFF9" w:rsidR="0040753E" w:rsidRPr="006C6123" w:rsidRDefault="0040753E" w:rsidP="0040753E">
            <w:pPr>
              <w:rPr>
                <w:rFonts w:ascii="Calibri" w:hAnsi="Calibri"/>
                <w:color w:val="000000"/>
                <w:lang w:val="en-GB" w:eastAsia="en-US"/>
              </w:rPr>
            </w:pPr>
            <w:r>
              <w:rPr>
                <w:rFonts w:ascii="Calibri" w:hAnsi="Calibri"/>
                <w:color w:val="000000"/>
                <w:lang w:val="en-GB" w:eastAsia="en-US"/>
              </w:rPr>
              <w:t>Brand Name</w:t>
            </w:r>
          </w:p>
        </w:tc>
        <w:tc>
          <w:tcPr>
            <w:tcW w:w="1790" w:type="pct"/>
            <w:tcBorders>
              <w:top w:val="nil"/>
              <w:left w:val="nil"/>
              <w:bottom w:val="single" w:sz="8" w:space="0" w:color="000000"/>
              <w:right w:val="single" w:sz="8" w:space="0" w:color="000000"/>
            </w:tcBorders>
            <w:shd w:val="clear" w:color="auto" w:fill="auto"/>
            <w:vAlign w:val="center"/>
          </w:tcPr>
          <w:p w14:paraId="21096CD2" w14:textId="10CC0B8F" w:rsidR="0040753E" w:rsidRPr="006C6123" w:rsidRDefault="0040753E" w:rsidP="0040753E">
            <w:pPr>
              <w:rPr>
                <w:rFonts w:ascii="Calibri" w:hAnsi="Calibri"/>
                <w:color w:val="000000"/>
                <w:lang w:val="en-GB" w:eastAsia="en-US"/>
              </w:rPr>
            </w:pPr>
          </w:p>
        </w:tc>
      </w:tr>
      <w:tr w:rsidR="0040753E" w:rsidRPr="006A73A0" w14:paraId="6CC7F275"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1607FE3" w14:textId="72BE06EC" w:rsidR="0040753E" w:rsidRPr="006C6123" w:rsidRDefault="0040753E" w:rsidP="0040753E">
            <w:pPr>
              <w:rPr>
                <w:rFonts w:ascii="Calibri" w:hAnsi="Calibri"/>
                <w:color w:val="000000"/>
                <w:lang w:val="en-GB" w:eastAsia="en-US"/>
              </w:rPr>
            </w:pPr>
            <w:r>
              <w:rPr>
                <w:rFonts w:ascii="Calibri" w:hAnsi="Calibri"/>
                <w:color w:val="000000"/>
                <w:lang w:val="en-GB" w:eastAsia="en-US"/>
              </w:rPr>
              <w:t>Business Model</w:t>
            </w:r>
          </w:p>
        </w:tc>
        <w:tc>
          <w:tcPr>
            <w:tcW w:w="1721" w:type="pct"/>
            <w:tcBorders>
              <w:top w:val="nil"/>
              <w:left w:val="nil"/>
              <w:bottom w:val="single" w:sz="8" w:space="0" w:color="000000"/>
              <w:right w:val="single" w:sz="8" w:space="0" w:color="000000"/>
            </w:tcBorders>
            <w:shd w:val="clear" w:color="auto" w:fill="auto"/>
            <w:vAlign w:val="center"/>
          </w:tcPr>
          <w:p w14:paraId="6E16E727" w14:textId="431645EB" w:rsidR="0040753E" w:rsidRPr="006C6123" w:rsidRDefault="0040753E" w:rsidP="0040753E">
            <w:pPr>
              <w:rPr>
                <w:rFonts w:ascii="Calibri" w:hAnsi="Calibri"/>
                <w:color w:val="000000"/>
                <w:lang w:val="en-GB" w:eastAsia="en-US"/>
              </w:rPr>
            </w:pPr>
            <w:r>
              <w:rPr>
                <w:rFonts w:ascii="Calibri" w:hAnsi="Calibri"/>
                <w:color w:val="000000"/>
                <w:lang w:val="en-GB" w:eastAsia="en-US"/>
              </w:rPr>
              <w:t>This field will display the business model description.</w:t>
            </w:r>
          </w:p>
        </w:tc>
        <w:tc>
          <w:tcPr>
            <w:tcW w:w="1790" w:type="pct"/>
            <w:tcBorders>
              <w:top w:val="nil"/>
              <w:left w:val="nil"/>
              <w:bottom w:val="single" w:sz="8" w:space="0" w:color="000000"/>
              <w:right w:val="single" w:sz="8" w:space="0" w:color="000000"/>
            </w:tcBorders>
            <w:shd w:val="clear" w:color="auto" w:fill="auto"/>
            <w:vAlign w:val="center"/>
          </w:tcPr>
          <w:p w14:paraId="7FAEB7A3" w14:textId="7EE42930" w:rsidR="0040753E" w:rsidRPr="006C6123" w:rsidRDefault="0040753E" w:rsidP="0040753E">
            <w:pPr>
              <w:rPr>
                <w:rFonts w:ascii="Calibri" w:hAnsi="Calibri"/>
                <w:color w:val="000000"/>
                <w:lang w:val="en-GB" w:eastAsia="en-US"/>
              </w:rPr>
            </w:pPr>
          </w:p>
        </w:tc>
      </w:tr>
      <w:tr w:rsidR="0040753E" w:rsidRPr="006A73A0" w14:paraId="12AF9098"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DAD514A" w14:textId="07D3E489" w:rsidR="0040753E" w:rsidRPr="006C6123" w:rsidRDefault="0040753E" w:rsidP="0040753E">
            <w:pPr>
              <w:rPr>
                <w:rFonts w:ascii="Calibri" w:hAnsi="Calibri"/>
                <w:color w:val="000000"/>
                <w:lang w:val="en-GB" w:eastAsia="en-US"/>
              </w:rPr>
            </w:pPr>
            <w:r>
              <w:rPr>
                <w:rFonts w:ascii="Calibri" w:hAnsi="Calibri"/>
                <w:color w:val="000000"/>
                <w:lang w:val="en-GB" w:eastAsia="en-US"/>
              </w:rPr>
              <w:t>Buying Group</w:t>
            </w:r>
          </w:p>
        </w:tc>
        <w:tc>
          <w:tcPr>
            <w:tcW w:w="1721" w:type="pct"/>
            <w:tcBorders>
              <w:top w:val="nil"/>
              <w:left w:val="nil"/>
              <w:bottom w:val="single" w:sz="8" w:space="0" w:color="000000"/>
              <w:right w:val="single" w:sz="8" w:space="0" w:color="000000"/>
            </w:tcBorders>
            <w:shd w:val="clear" w:color="auto" w:fill="auto"/>
            <w:vAlign w:val="center"/>
          </w:tcPr>
          <w:p w14:paraId="0D14552F" w14:textId="488526A2" w:rsidR="0040753E" w:rsidRPr="006C6123" w:rsidRDefault="0040753E" w:rsidP="0040753E">
            <w:pPr>
              <w:rPr>
                <w:rFonts w:ascii="Calibri" w:hAnsi="Calibri"/>
                <w:color w:val="000000"/>
                <w:lang w:val="en-GB" w:eastAsia="en-US"/>
              </w:rPr>
            </w:pPr>
            <w:r>
              <w:rPr>
                <w:rFonts w:ascii="Calibri" w:hAnsi="Calibri"/>
                <w:color w:val="000000"/>
                <w:lang w:val="en-GB" w:eastAsia="en-US"/>
              </w:rPr>
              <w:t>This field will display the buying group description.</w:t>
            </w:r>
          </w:p>
        </w:tc>
        <w:tc>
          <w:tcPr>
            <w:tcW w:w="1790" w:type="pct"/>
            <w:tcBorders>
              <w:top w:val="nil"/>
              <w:left w:val="nil"/>
              <w:bottom w:val="single" w:sz="8" w:space="0" w:color="000000"/>
              <w:right w:val="single" w:sz="8" w:space="0" w:color="000000"/>
            </w:tcBorders>
            <w:shd w:val="clear" w:color="auto" w:fill="auto"/>
            <w:vAlign w:val="center"/>
          </w:tcPr>
          <w:p w14:paraId="6014A29F" w14:textId="120D1824" w:rsidR="0040753E" w:rsidRPr="006C6123" w:rsidRDefault="0040753E" w:rsidP="0040753E">
            <w:pPr>
              <w:rPr>
                <w:rFonts w:ascii="Calibri" w:hAnsi="Calibri"/>
                <w:color w:val="000000"/>
                <w:lang w:val="en-GB" w:eastAsia="en-US"/>
              </w:rPr>
            </w:pPr>
          </w:p>
        </w:tc>
      </w:tr>
      <w:tr w:rsidR="0040753E" w:rsidRPr="006A73A0" w14:paraId="4CD8CDA6"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44AE118" w14:textId="6F86001F" w:rsidR="0040753E" w:rsidRPr="006C6123" w:rsidRDefault="0040753E" w:rsidP="0040753E">
            <w:pPr>
              <w:rPr>
                <w:rFonts w:ascii="Calibri" w:hAnsi="Calibri"/>
                <w:color w:val="000000"/>
                <w:lang w:val="en-GB" w:eastAsia="en-US"/>
              </w:rPr>
            </w:pPr>
            <w:r>
              <w:rPr>
                <w:rFonts w:ascii="Calibri" w:hAnsi="Calibri"/>
                <w:color w:val="000000"/>
                <w:lang w:val="en-GB" w:eastAsia="en-US"/>
              </w:rPr>
              <w:t>Buying Sub-Group</w:t>
            </w:r>
          </w:p>
        </w:tc>
        <w:tc>
          <w:tcPr>
            <w:tcW w:w="1721" w:type="pct"/>
            <w:tcBorders>
              <w:top w:val="nil"/>
              <w:left w:val="nil"/>
              <w:bottom w:val="single" w:sz="8" w:space="0" w:color="000000"/>
              <w:right w:val="single" w:sz="8" w:space="0" w:color="000000"/>
            </w:tcBorders>
            <w:shd w:val="clear" w:color="auto" w:fill="auto"/>
            <w:vAlign w:val="center"/>
          </w:tcPr>
          <w:p w14:paraId="77AA59AA" w14:textId="3727E720" w:rsidR="0040753E" w:rsidRPr="006C6123" w:rsidRDefault="0040753E" w:rsidP="0040753E">
            <w:pPr>
              <w:rPr>
                <w:rFonts w:ascii="Calibri" w:hAnsi="Calibri"/>
                <w:color w:val="000000"/>
                <w:lang w:val="en-GB" w:eastAsia="en-US"/>
              </w:rPr>
            </w:pPr>
            <w:r>
              <w:rPr>
                <w:rFonts w:ascii="Calibri" w:hAnsi="Calibri"/>
                <w:color w:val="000000"/>
                <w:lang w:val="en-GB" w:eastAsia="en-US"/>
              </w:rPr>
              <w:t>This field will display the buying sub-group description.</w:t>
            </w:r>
          </w:p>
        </w:tc>
        <w:tc>
          <w:tcPr>
            <w:tcW w:w="1790" w:type="pct"/>
            <w:tcBorders>
              <w:top w:val="nil"/>
              <w:left w:val="nil"/>
              <w:bottom w:val="single" w:sz="8" w:space="0" w:color="000000"/>
              <w:right w:val="single" w:sz="8" w:space="0" w:color="000000"/>
            </w:tcBorders>
            <w:shd w:val="clear" w:color="auto" w:fill="auto"/>
            <w:vAlign w:val="center"/>
          </w:tcPr>
          <w:p w14:paraId="5D3ECA03" w14:textId="1B63E0BE" w:rsidR="0040753E" w:rsidRPr="006C6123" w:rsidRDefault="0040753E" w:rsidP="0040753E">
            <w:pPr>
              <w:rPr>
                <w:rFonts w:ascii="Calibri" w:hAnsi="Calibri"/>
                <w:color w:val="000000"/>
                <w:lang w:val="en-GB" w:eastAsia="en-US"/>
              </w:rPr>
            </w:pPr>
          </w:p>
        </w:tc>
      </w:tr>
      <w:tr w:rsidR="0040753E" w:rsidRPr="006A73A0" w14:paraId="4DF5CE71"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4563D1C" w14:textId="69F98CE5" w:rsidR="0040753E" w:rsidRPr="006C6123" w:rsidRDefault="0040753E" w:rsidP="0040753E">
            <w:pPr>
              <w:rPr>
                <w:rFonts w:ascii="Calibri" w:hAnsi="Calibri"/>
                <w:color w:val="000000"/>
                <w:lang w:val="en-GB" w:eastAsia="en-US"/>
              </w:rPr>
            </w:pPr>
            <w:r>
              <w:rPr>
                <w:rFonts w:ascii="Calibri" w:hAnsi="Calibri"/>
                <w:color w:val="000000"/>
                <w:lang w:val="en-GB" w:eastAsia="en-US"/>
              </w:rPr>
              <w:t>Buying Set</w:t>
            </w:r>
          </w:p>
        </w:tc>
        <w:tc>
          <w:tcPr>
            <w:tcW w:w="1721" w:type="pct"/>
            <w:tcBorders>
              <w:top w:val="nil"/>
              <w:left w:val="nil"/>
              <w:bottom w:val="single" w:sz="8" w:space="0" w:color="000000"/>
              <w:right w:val="single" w:sz="8" w:space="0" w:color="000000"/>
            </w:tcBorders>
            <w:shd w:val="clear" w:color="auto" w:fill="auto"/>
            <w:vAlign w:val="center"/>
          </w:tcPr>
          <w:p w14:paraId="6B7332E9" w14:textId="10DA7B0A" w:rsidR="0040753E" w:rsidRPr="006C6123" w:rsidRDefault="0040753E" w:rsidP="0040753E">
            <w:pPr>
              <w:rPr>
                <w:rFonts w:ascii="Calibri" w:hAnsi="Calibri"/>
                <w:color w:val="000000"/>
                <w:lang w:val="en-GB" w:eastAsia="en-US"/>
              </w:rPr>
            </w:pPr>
            <w:r>
              <w:rPr>
                <w:rFonts w:ascii="Calibri" w:hAnsi="Calibri"/>
                <w:color w:val="000000"/>
                <w:lang w:val="en-GB" w:eastAsia="en-US"/>
              </w:rPr>
              <w:t>This field will display the buying set description.</w:t>
            </w:r>
          </w:p>
        </w:tc>
        <w:tc>
          <w:tcPr>
            <w:tcW w:w="1790" w:type="pct"/>
            <w:tcBorders>
              <w:top w:val="nil"/>
              <w:left w:val="nil"/>
              <w:bottom w:val="single" w:sz="8" w:space="0" w:color="000000"/>
              <w:right w:val="single" w:sz="8" w:space="0" w:color="000000"/>
            </w:tcBorders>
            <w:shd w:val="clear" w:color="auto" w:fill="auto"/>
            <w:vAlign w:val="center"/>
          </w:tcPr>
          <w:p w14:paraId="3D750962" w14:textId="61B18D52" w:rsidR="0040753E" w:rsidRPr="006C6123" w:rsidRDefault="0040753E" w:rsidP="0040753E">
            <w:pPr>
              <w:rPr>
                <w:rFonts w:ascii="Calibri" w:hAnsi="Calibri"/>
                <w:color w:val="000000"/>
                <w:lang w:val="en-GB" w:eastAsia="en-US"/>
              </w:rPr>
            </w:pPr>
          </w:p>
        </w:tc>
      </w:tr>
      <w:tr w:rsidR="0040753E" w:rsidRPr="006A73A0" w14:paraId="4AB14FF4"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9FD96B8" w14:textId="0D285979" w:rsidR="0040753E" w:rsidRDefault="0040753E" w:rsidP="0040753E">
            <w:pPr>
              <w:rPr>
                <w:rFonts w:ascii="Calibri" w:hAnsi="Calibri"/>
                <w:color w:val="000000"/>
                <w:lang w:val="en-GB" w:eastAsia="en-US"/>
              </w:rPr>
            </w:pPr>
            <w:r>
              <w:rPr>
                <w:rFonts w:ascii="Calibri" w:hAnsi="Calibri"/>
                <w:color w:val="000000"/>
                <w:lang w:val="en-GB" w:eastAsia="en-US"/>
              </w:rPr>
              <w:t>Division</w:t>
            </w:r>
          </w:p>
        </w:tc>
        <w:tc>
          <w:tcPr>
            <w:tcW w:w="1721" w:type="pct"/>
            <w:tcBorders>
              <w:top w:val="nil"/>
              <w:left w:val="nil"/>
              <w:bottom w:val="single" w:sz="8" w:space="0" w:color="000000"/>
              <w:right w:val="single" w:sz="8" w:space="0" w:color="000000"/>
            </w:tcBorders>
            <w:shd w:val="clear" w:color="auto" w:fill="auto"/>
            <w:vAlign w:val="center"/>
          </w:tcPr>
          <w:p w14:paraId="408C1099" w14:textId="28AEDBE4" w:rsidR="0040753E" w:rsidRPr="006C6123" w:rsidRDefault="0040753E" w:rsidP="0040753E">
            <w:pPr>
              <w:rPr>
                <w:rFonts w:ascii="Calibri" w:hAnsi="Calibri"/>
                <w:color w:val="000000"/>
                <w:lang w:val="en-GB" w:eastAsia="en-US"/>
              </w:rPr>
            </w:pPr>
            <w:r>
              <w:rPr>
                <w:rFonts w:ascii="Calibri" w:hAnsi="Calibri"/>
                <w:color w:val="000000"/>
                <w:lang w:val="en-GB" w:eastAsia="en-US"/>
              </w:rPr>
              <w:t>This field will display the division description.</w:t>
            </w:r>
          </w:p>
        </w:tc>
        <w:tc>
          <w:tcPr>
            <w:tcW w:w="1790" w:type="pct"/>
            <w:tcBorders>
              <w:top w:val="nil"/>
              <w:left w:val="nil"/>
              <w:bottom w:val="single" w:sz="8" w:space="0" w:color="000000"/>
              <w:right w:val="single" w:sz="8" w:space="0" w:color="000000"/>
            </w:tcBorders>
            <w:shd w:val="clear" w:color="auto" w:fill="auto"/>
            <w:vAlign w:val="center"/>
          </w:tcPr>
          <w:p w14:paraId="58658BCE" w14:textId="73877ABF" w:rsidR="0040753E" w:rsidRPr="006C6123" w:rsidRDefault="0040753E" w:rsidP="0040753E">
            <w:pPr>
              <w:rPr>
                <w:rFonts w:ascii="Calibri" w:hAnsi="Calibri"/>
                <w:color w:val="000000"/>
                <w:lang w:val="en-GB" w:eastAsia="en-US"/>
              </w:rPr>
            </w:pPr>
          </w:p>
        </w:tc>
      </w:tr>
      <w:tr w:rsidR="0040753E" w:rsidRPr="006A73A0" w14:paraId="5019F17D"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F550F9F" w14:textId="50A4F215" w:rsidR="0040753E" w:rsidRDefault="0040753E" w:rsidP="0040753E">
            <w:pPr>
              <w:rPr>
                <w:rFonts w:ascii="Calibri" w:hAnsi="Calibri"/>
                <w:color w:val="000000"/>
                <w:lang w:val="en-GB" w:eastAsia="en-US"/>
              </w:rPr>
            </w:pPr>
            <w:r>
              <w:rPr>
                <w:rFonts w:ascii="Calibri" w:hAnsi="Calibri"/>
                <w:color w:val="000000"/>
                <w:lang w:val="en-GB" w:eastAsia="en-US"/>
              </w:rPr>
              <w:t>Product Group</w:t>
            </w:r>
          </w:p>
        </w:tc>
        <w:tc>
          <w:tcPr>
            <w:tcW w:w="1721" w:type="pct"/>
            <w:tcBorders>
              <w:top w:val="nil"/>
              <w:left w:val="nil"/>
              <w:bottom w:val="single" w:sz="8" w:space="0" w:color="000000"/>
              <w:right w:val="single" w:sz="8" w:space="0" w:color="000000"/>
            </w:tcBorders>
            <w:shd w:val="clear" w:color="auto" w:fill="auto"/>
            <w:vAlign w:val="center"/>
          </w:tcPr>
          <w:p w14:paraId="4D450148" w14:textId="57368894" w:rsidR="0040753E" w:rsidRPr="006C6123" w:rsidRDefault="0040753E" w:rsidP="0040753E">
            <w:pPr>
              <w:rPr>
                <w:rFonts w:ascii="Calibri" w:hAnsi="Calibri"/>
                <w:color w:val="000000"/>
                <w:lang w:val="en-GB" w:eastAsia="en-US"/>
              </w:rPr>
            </w:pPr>
            <w:r>
              <w:rPr>
                <w:rFonts w:ascii="Calibri" w:hAnsi="Calibri"/>
                <w:color w:val="000000"/>
                <w:lang w:val="en-GB" w:eastAsia="en-US"/>
              </w:rPr>
              <w:t>This field will display the product group description.</w:t>
            </w:r>
          </w:p>
        </w:tc>
        <w:tc>
          <w:tcPr>
            <w:tcW w:w="1790" w:type="pct"/>
            <w:tcBorders>
              <w:top w:val="nil"/>
              <w:left w:val="nil"/>
              <w:bottom w:val="single" w:sz="8" w:space="0" w:color="000000"/>
              <w:right w:val="single" w:sz="8" w:space="0" w:color="000000"/>
            </w:tcBorders>
            <w:shd w:val="clear" w:color="auto" w:fill="auto"/>
            <w:vAlign w:val="center"/>
          </w:tcPr>
          <w:p w14:paraId="6B4EFBAC" w14:textId="2F7CEA2C" w:rsidR="0040753E" w:rsidRPr="006C6123" w:rsidRDefault="0040753E" w:rsidP="0040753E">
            <w:pPr>
              <w:rPr>
                <w:rFonts w:ascii="Calibri" w:hAnsi="Calibri"/>
                <w:color w:val="000000"/>
                <w:lang w:val="en-GB" w:eastAsia="en-US"/>
              </w:rPr>
            </w:pPr>
          </w:p>
        </w:tc>
      </w:tr>
      <w:tr w:rsidR="0040753E" w:rsidRPr="006A73A0" w14:paraId="564740B0"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E5239EE" w14:textId="75147EF0" w:rsidR="0040753E" w:rsidRDefault="0040753E" w:rsidP="0040753E">
            <w:pPr>
              <w:rPr>
                <w:rFonts w:ascii="Calibri" w:hAnsi="Calibri"/>
                <w:color w:val="000000"/>
                <w:lang w:val="en-GB" w:eastAsia="en-US"/>
              </w:rPr>
            </w:pPr>
            <w:r>
              <w:rPr>
                <w:rFonts w:ascii="Calibri" w:hAnsi="Calibri"/>
                <w:color w:val="000000"/>
                <w:lang w:val="en-GB" w:eastAsia="en-US"/>
              </w:rPr>
              <w:t>Category</w:t>
            </w:r>
          </w:p>
        </w:tc>
        <w:tc>
          <w:tcPr>
            <w:tcW w:w="1721" w:type="pct"/>
            <w:tcBorders>
              <w:top w:val="nil"/>
              <w:left w:val="nil"/>
              <w:bottom w:val="single" w:sz="8" w:space="0" w:color="000000"/>
              <w:right w:val="single" w:sz="8" w:space="0" w:color="000000"/>
            </w:tcBorders>
            <w:shd w:val="clear" w:color="auto" w:fill="auto"/>
            <w:vAlign w:val="center"/>
          </w:tcPr>
          <w:p w14:paraId="03851A0F" w14:textId="62226BEE" w:rsidR="0040753E" w:rsidRPr="006C6123" w:rsidRDefault="0040753E" w:rsidP="0040753E">
            <w:pPr>
              <w:rPr>
                <w:rFonts w:ascii="Calibri" w:hAnsi="Calibri"/>
                <w:color w:val="000000"/>
                <w:lang w:val="en-GB" w:eastAsia="en-US"/>
              </w:rPr>
            </w:pPr>
            <w:r>
              <w:rPr>
                <w:rFonts w:ascii="Calibri" w:hAnsi="Calibri"/>
                <w:color w:val="000000"/>
                <w:lang w:val="en-GB" w:eastAsia="en-US"/>
              </w:rPr>
              <w:t>This field will display the category description.</w:t>
            </w:r>
          </w:p>
        </w:tc>
        <w:tc>
          <w:tcPr>
            <w:tcW w:w="1790" w:type="pct"/>
            <w:tcBorders>
              <w:top w:val="nil"/>
              <w:left w:val="nil"/>
              <w:bottom w:val="single" w:sz="8" w:space="0" w:color="000000"/>
              <w:right w:val="single" w:sz="8" w:space="0" w:color="000000"/>
            </w:tcBorders>
            <w:shd w:val="clear" w:color="auto" w:fill="auto"/>
            <w:vAlign w:val="center"/>
          </w:tcPr>
          <w:p w14:paraId="73B3DD8C" w14:textId="66306C54" w:rsidR="0040753E" w:rsidRPr="00881950" w:rsidRDefault="0040753E" w:rsidP="0040753E">
            <w:pPr>
              <w:rPr>
                <w:rFonts w:ascii="Calibri" w:hAnsi="Calibri"/>
                <w:color w:val="000000"/>
                <w:lang w:val="en-GB" w:eastAsia="en-US"/>
              </w:rPr>
            </w:pPr>
          </w:p>
        </w:tc>
      </w:tr>
      <w:tr w:rsidR="0040753E" w:rsidRPr="006A73A0" w14:paraId="23381490"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6899175" w14:textId="759D65A7" w:rsidR="0040753E" w:rsidRDefault="0040753E" w:rsidP="0040753E">
            <w:pPr>
              <w:rPr>
                <w:rFonts w:ascii="Calibri" w:hAnsi="Calibri"/>
                <w:color w:val="000000"/>
                <w:lang w:val="en-GB" w:eastAsia="en-US"/>
              </w:rPr>
            </w:pPr>
            <w:r>
              <w:rPr>
                <w:rFonts w:ascii="Calibri" w:hAnsi="Calibri"/>
                <w:color w:val="000000"/>
                <w:lang w:val="en-GB" w:eastAsia="en-US"/>
              </w:rPr>
              <w:t>Sub-Category</w:t>
            </w:r>
          </w:p>
        </w:tc>
        <w:tc>
          <w:tcPr>
            <w:tcW w:w="1721" w:type="pct"/>
            <w:tcBorders>
              <w:top w:val="nil"/>
              <w:left w:val="nil"/>
              <w:bottom w:val="single" w:sz="8" w:space="0" w:color="000000"/>
              <w:right w:val="single" w:sz="8" w:space="0" w:color="000000"/>
            </w:tcBorders>
            <w:shd w:val="clear" w:color="auto" w:fill="auto"/>
            <w:vAlign w:val="center"/>
          </w:tcPr>
          <w:p w14:paraId="669DF019" w14:textId="5D938551" w:rsidR="0040753E" w:rsidRPr="006C6123" w:rsidRDefault="0040753E" w:rsidP="0040753E">
            <w:pPr>
              <w:rPr>
                <w:rFonts w:ascii="Calibri" w:hAnsi="Calibri"/>
                <w:color w:val="000000"/>
                <w:lang w:val="en-GB" w:eastAsia="en-US"/>
              </w:rPr>
            </w:pPr>
            <w:r>
              <w:rPr>
                <w:rFonts w:ascii="Calibri" w:hAnsi="Calibri"/>
                <w:color w:val="000000"/>
                <w:lang w:val="en-GB" w:eastAsia="en-US"/>
              </w:rPr>
              <w:t>This field will display the sub-category description.</w:t>
            </w:r>
          </w:p>
        </w:tc>
        <w:tc>
          <w:tcPr>
            <w:tcW w:w="1790" w:type="pct"/>
            <w:tcBorders>
              <w:top w:val="nil"/>
              <w:left w:val="nil"/>
              <w:bottom w:val="single" w:sz="8" w:space="0" w:color="000000"/>
              <w:right w:val="single" w:sz="8" w:space="0" w:color="000000"/>
            </w:tcBorders>
            <w:shd w:val="clear" w:color="auto" w:fill="auto"/>
            <w:vAlign w:val="center"/>
          </w:tcPr>
          <w:p w14:paraId="5410CA92" w14:textId="6AB8C441" w:rsidR="0040753E" w:rsidRPr="006C6123" w:rsidRDefault="0040753E" w:rsidP="0040753E">
            <w:pPr>
              <w:rPr>
                <w:rFonts w:ascii="Calibri" w:hAnsi="Calibri"/>
                <w:color w:val="000000"/>
                <w:lang w:val="en-GB" w:eastAsia="en-US"/>
              </w:rPr>
            </w:pPr>
          </w:p>
        </w:tc>
      </w:tr>
      <w:tr w:rsidR="0040753E" w:rsidRPr="006A73A0" w14:paraId="25A4225F"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B1AEAB2" w14:textId="4D4DE77A" w:rsidR="0040753E" w:rsidRDefault="0040753E" w:rsidP="0040753E">
            <w:pPr>
              <w:rPr>
                <w:rFonts w:ascii="Calibri" w:hAnsi="Calibri"/>
                <w:color w:val="000000"/>
                <w:lang w:val="en-GB" w:eastAsia="en-US"/>
              </w:rPr>
            </w:pPr>
            <w:r>
              <w:rPr>
                <w:rFonts w:ascii="Calibri" w:hAnsi="Calibri"/>
                <w:color w:val="000000"/>
                <w:lang w:val="en-GB" w:eastAsia="en-US"/>
              </w:rPr>
              <w:t xml:space="preserve">Option id </w:t>
            </w:r>
          </w:p>
        </w:tc>
        <w:tc>
          <w:tcPr>
            <w:tcW w:w="1721" w:type="pct"/>
            <w:tcBorders>
              <w:top w:val="nil"/>
              <w:left w:val="nil"/>
              <w:bottom w:val="single" w:sz="8" w:space="0" w:color="000000"/>
              <w:right w:val="single" w:sz="8" w:space="0" w:color="000000"/>
            </w:tcBorders>
            <w:shd w:val="clear" w:color="auto" w:fill="auto"/>
            <w:vAlign w:val="center"/>
          </w:tcPr>
          <w:p w14:paraId="22AA5913" w14:textId="5FABBF7F" w:rsidR="0040753E" w:rsidRPr="006C6123" w:rsidRDefault="0040753E" w:rsidP="0040753E">
            <w:pPr>
              <w:rPr>
                <w:rFonts w:ascii="Calibri" w:hAnsi="Calibri"/>
                <w:color w:val="000000"/>
                <w:lang w:val="en-GB" w:eastAsia="en-US"/>
              </w:rPr>
            </w:pPr>
            <w:r w:rsidRPr="006C6123">
              <w:rPr>
                <w:rFonts w:ascii="Calibri" w:hAnsi="Calibri"/>
                <w:color w:val="000000"/>
                <w:lang w:val="en-GB" w:eastAsia="en-US"/>
              </w:rPr>
              <w:t>The parent item on the Sales Order</w:t>
            </w:r>
          </w:p>
        </w:tc>
        <w:tc>
          <w:tcPr>
            <w:tcW w:w="1790" w:type="pct"/>
            <w:tcBorders>
              <w:top w:val="nil"/>
              <w:left w:val="nil"/>
              <w:bottom w:val="single" w:sz="8" w:space="0" w:color="000000"/>
              <w:right w:val="single" w:sz="8" w:space="0" w:color="000000"/>
            </w:tcBorders>
            <w:shd w:val="clear" w:color="auto" w:fill="auto"/>
            <w:vAlign w:val="center"/>
          </w:tcPr>
          <w:p w14:paraId="7C280065" w14:textId="77777777" w:rsidR="0040753E" w:rsidRPr="006C6123" w:rsidRDefault="0040753E" w:rsidP="0040753E">
            <w:pPr>
              <w:rPr>
                <w:rFonts w:ascii="Calibri" w:hAnsi="Calibri"/>
                <w:color w:val="000000"/>
                <w:lang w:val="en-GB" w:eastAsia="en-US"/>
              </w:rPr>
            </w:pPr>
          </w:p>
        </w:tc>
      </w:tr>
      <w:tr w:rsidR="0040753E" w:rsidRPr="006A73A0" w14:paraId="76870054"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69AB1F4" w14:textId="538074CF" w:rsidR="0040753E" w:rsidRDefault="0040753E" w:rsidP="0040753E">
            <w:pPr>
              <w:rPr>
                <w:rFonts w:ascii="Calibri" w:hAnsi="Calibri"/>
                <w:color w:val="000000"/>
                <w:lang w:val="en-GB" w:eastAsia="en-US"/>
              </w:rPr>
            </w:pPr>
            <w:r>
              <w:rPr>
                <w:rFonts w:ascii="Calibri" w:hAnsi="Calibri"/>
                <w:color w:val="000000"/>
                <w:lang w:val="en-GB" w:eastAsia="en-US"/>
              </w:rPr>
              <w:t>Option Description</w:t>
            </w:r>
          </w:p>
        </w:tc>
        <w:tc>
          <w:tcPr>
            <w:tcW w:w="1721" w:type="pct"/>
            <w:tcBorders>
              <w:top w:val="nil"/>
              <w:left w:val="nil"/>
              <w:bottom w:val="single" w:sz="8" w:space="0" w:color="000000"/>
              <w:right w:val="single" w:sz="8" w:space="0" w:color="000000"/>
            </w:tcBorders>
            <w:shd w:val="clear" w:color="auto" w:fill="auto"/>
            <w:vAlign w:val="center"/>
          </w:tcPr>
          <w:p w14:paraId="37A9CA10" w14:textId="5ADE614C" w:rsidR="0040753E" w:rsidRPr="006C6123" w:rsidRDefault="0040753E" w:rsidP="0040753E">
            <w:pPr>
              <w:rPr>
                <w:rFonts w:ascii="Calibri" w:hAnsi="Calibri"/>
                <w:color w:val="000000"/>
                <w:lang w:val="en-GB" w:eastAsia="en-US"/>
              </w:rPr>
            </w:pPr>
            <w:r>
              <w:rPr>
                <w:rFonts w:ascii="Calibri" w:hAnsi="Calibri"/>
                <w:color w:val="000000"/>
                <w:lang w:val="en-GB" w:eastAsia="en-US"/>
              </w:rPr>
              <w:t>Description of the option</w:t>
            </w:r>
          </w:p>
        </w:tc>
        <w:tc>
          <w:tcPr>
            <w:tcW w:w="1790" w:type="pct"/>
            <w:tcBorders>
              <w:top w:val="nil"/>
              <w:left w:val="nil"/>
              <w:bottom w:val="single" w:sz="8" w:space="0" w:color="000000"/>
              <w:right w:val="single" w:sz="8" w:space="0" w:color="000000"/>
            </w:tcBorders>
            <w:shd w:val="clear" w:color="auto" w:fill="auto"/>
            <w:vAlign w:val="center"/>
          </w:tcPr>
          <w:p w14:paraId="07B99B49" w14:textId="77777777" w:rsidR="0040753E" w:rsidRPr="006C6123" w:rsidRDefault="0040753E" w:rsidP="0040753E">
            <w:pPr>
              <w:rPr>
                <w:rFonts w:ascii="Calibri" w:hAnsi="Calibri"/>
                <w:color w:val="000000"/>
                <w:lang w:val="en-GB" w:eastAsia="en-US"/>
              </w:rPr>
            </w:pPr>
          </w:p>
        </w:tc>
      </w:tr>
      <w:tr w:rsidR="0040753E" w:rsidRPr="006A73A0" w14:paraId="5401B7AF"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E51259D" w14:textId="2098A58E" w:rsidR="0040753E" w:rsidRDefault="0040753E" w:rsidP="0040753E">
            <w:pPr>
              <w:rPr>
                <w:rFonts w:ascii="Calibri" w:hAnsi="Calibri"/>
                <w:color w:val="000000"/>
                <w:lang w:val="en-GB" w:eastAsia="en-US"/>
              </w:rPr>
            </w:pPr>
            <w:r>
              <w:rPr>
                <w:rFonts w:ascii="Calibri" w:hAnsi="Calibri"/>
                <w:color w:val="000000"/>
                <w:lang w:val="en-GB" w:eastAsia="en-US"/>
              </w:rPr>
              <w:t>Brand Size</w:t>
            </w:r>
          </w:p>
        </w:tc>
        <w:tc>
          <w:tcPr>
            <w:tcW w:w="1721" w:type="pct"/>
            <w:tcBorders>
              <w:top w:val="nil"/>
              <w:left w:val="nil"/>
              <w:bottom w:val="single" w:sz="8" w:space="0" w:color="000000"/>
              <w:right w:val="single" w:sz="8" w:space="0" w:color="000000"/>
            </w:tcBorders>
            <w:shd w:val="clear" w:color="auto" w:fill="auto"/>
            <w:vAlign w:val="center"/>
          </w:tcPr>
          <w:p w14:paraId="3A1CFADC" w14:textId="313A479F" w:rsidR="0040753E" w:rsidRPr="006C6123" w:rsidRDefault="0040753E" w:rsidP="0040753E">
            <w:pPr>
              <w:rPr>
                <w:rFonts w:ascii="Calibri" w:hAnsi="Calibri"/>
                <w:color w:val="000000"/>
                <w:lang w:val="en-GB" w:eastAsia="en-US"/>
              </w:rPr>
            </w:pPr>
            <w:r>
              <w:rPr>
                <w:rFonts w:ascii="Calibri" w:hAnsi="Calibri"/>
                <w:color w:val="000000"/>
                <w:lang w:val="en-GB" w:eastAsia="en-US"/>
              </w:rPr>
              <w:t>The brand size specified by ASOS business for the SKU</w:t>
            </w:r>
          </w:p>
        </w:tc>
        <w:tc>
          <w:tcPr>
            <w:tcW w:w="1790" w:type="pct"/>
            <w:tcBorders>
              <w:top w:val="nil"/>
              <w:left w:val="nil"/>
              <w:bottom w:val="single" w:sz="8" w:space="0" w:color="000000"/>
              <w:right w:val="single" w:sz="8" w:space="0" w:color="000000"/>
            </w:tcBorders>
            <w:shd w:val="clear" w:color="auto" w:fill="auto"/>
            <w:vAlign w:val="center"/>
          </w:tcPr>
          <w:p w14:paraId="04D0A976" w14:textId="77777777" w:rsidR="0040753E" w:rsidRPr="006C6123" w:rsidRDefault="0040753E" w:rsidP="0040753E">
            <w:pPr>
              <w:rPr>
                <w:rFonts w:ascii="Calibri" w:hAnsi="Calibri"/>
                <w:color w:val="000000"/>
                <w:lang w:val="en-GB" w:eastAsia="en-US"/>
              </w:rPr>
            </w:pPr>
          </w:p>
        </w:tc>
      </w:tr>
      <w:tr w:rsidR="0040753E" w:rsidRPr="006A73A0" w14:paraId="49B324E0"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CE920D5" w14:textId="66D07345" w:rsidR="0040753E" w:rsidRDefault="0040753E" w:rsidP="0040753E">
            <w:pPr>
              <w:rPr>
                <w:rFonts w:ascii="Calibri" w:hAnsi="Calibri"/>
                <w:color w:val="000000"/>
                <w:lang w:val="en-GB" w:eastAsia="en-US"/>
              </w:rPr>
            </w:pPr>
            <w:r w:rsidRPr="00450739">
              <w:rPr>
                <w:rFonts w:ascii="Calibri" w:hAnsi="Calibri"/>
                <w:color w:val="000000"/>
                <w:lang w:val="en-GB" w:eastAsia="en-US"/>
              </w:rPr>
              <w:t>SKU</w:t>
            </w:r>
          </w:p>
        </w:tc>
        <w:tc>
          <w:tcPr>
            <w:tcW w:w="1721" w:type="pct"/>
            <w:tcBorders>
              <w:top w:val="nil"/>
              <w:left w:val="nil"/>
              <w:bottom w:val="single" w:sz="8" w:space="0" w:color="000000"/>
              <w:right w:val="single" w:sz="8" w:space="0" w:color="000000"/>
            </w:tcBorders>
            <w:shd w:val="clear" w:color="auto" w:fill="auto"/>
            <w:vAlign w:val="center"/>
          </w:tcPr>
          <w:p w14:paraId="769D6CC8" w14:textId="6483E28E" w:rsidR="0040753E" w:rsidRPr="006C6123" w:rsidRDefault="0040753E" w:rsidP="0040753E">
            <w:pPr>
              <w:rPr>
                <w:rFonts w:ascii="Calibri" w:hAnsi="Calibri"/>
                <w:color w:val="000000"/>
                <w:lang w:val="en-GB" w:eastAsia="en-US"/>
              </w:rPr>
            </w:pPr>
            <w:r>
              <w:rPr>
                <w:rFonts w:ascii="Calibri" w:hAnsi="Calibri"/>
                <w:color w:val="000000"/>
                <w:lang w:val="en-GB" w:eastAsia="en-US"/>
              </w:rPr>
              <w:t xml:space="preserve">SKU id </w:t>
            </w:r>
          </w:p>
        </w:tc>
        <w:tc>
          <w:tcPr>
            <w:tcW w:w="1790" w:type="pct"/>
            <w:tcBorders>
              <w:top w:val="nil"/>
              <w:left w:val="nil"/>
              <w:bottom w:val="single" w:sz="8" w:space="0" w:color="000000"/>
              <w:right w:val="single" w:sz="8" w:space="0" w:color="000000"/>
            </w:tcBorders>
            <w:shd w:val="clear" w:color="auto" w:fill="auto"/>
            <w:vAlign w:val="center"/>
          </w:tcPr>
          <w:p w14:paraId="106339F5" w14:textId="77777777" w:rsidR="0040753E" w:rsidRPr="006C6123" w:rsidRDefault="0040753E" w:rsidP="0040753E">
            <w:pPr>
              <w:rPr>
                <w:rFonts w:ascii="Calibri" w:hAnsi="Calibri"/>
                <w:color w:val="000000"/>
                <w:lang w:val="en-GB" w:eastAsia="en-US"/>
              </w:rPr>
            </w:pPr>
          </w:p>
        </w:tc>
      </w:tr>
      <w:tr w:rsidR="0040753E" w:rsidRPr="006A73A0" w14:paraId="2523A16A"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3C7669A" w14:textId="2D761CB5" w:rsidR="0040753E" w:rsidRDefault="0040753E" w:rsidP="0040753E">
            <w:pPr>
              <w:rPr>
                <w:rFonts w:ascii="Calibri" w:hAnsi="Calibri"/>
                <w:color w:val="000000"/>
                <w:lang w:val="en-GB" w:eastAsia="en-US"/>
              </w:rPr>
            </w:pPr>
            <w:r w:rsidRPr="00881950">
              <w:rPr>
                <w:rFonts w:ascii="Calibri" w:hAnsi="Calibri"/>
                <w:color w:val="000000"/>
                <w:lang w:val="en-GB" w:eastAsia="en-US"/>
              </w:rPr>
              <w:lastRenderedPageBreak/>
              <w:t>ASOS Fulfilment Centre</w:t>
            </w:r>
          </w:p>
        </w:tc>
        <w:tc>
          <w:tcPr>
            <w:tcW w:w="1721" w:type="pct"/>
            <w:tcBorders>
              <w:top w:val="nil"/>
              <w:left w:val="nil"/>
              <w:bottom w:val="single" w:sz="8" w:space="0" w:color="000000"/>
              <w:right w:val="single" w:sz="8" w:space="0" w:color="000000"/>
            </w:tcBorders>
            <w:shd w:val="clear" w:color="auto" w:fill="auto"/>
            <w:vAlign w:val="center"/>
          </w:tcPr>
          <w:p w14:paraId="43B81EED" w14:textId="27380FB7" w:rsidR="0040753E" w:rsidRPr="006C6123" w:rsidRDefault="0040753E" w:rsidP="0040753E">
            <w:pPr>
              <w:rPr>
                <w:rFonts w:ascii="Calibri" w:hAnsi="Calibri"/>
                <w:color w:val="000000"/>
                <w:lang w:val="en-GB" w:eastAsia="en-US"/>
              </w:rPr>
            </w:pPr>
            <w:r w:rsidRPr="006A1585">
              <w:rPr>
                <w:rFonts w:ascii="Calibri" w:hAnsi="Calibri"/>
                <w:color w:val="000000"/>
                <w:lang w:val="en-GB" w:eastAsia="en-US"/>
              </w:rPr>
              <w:t>This would be the virtual warehouse for the wholesale channel.</w:t>
            </w:r>
          </w:p>
        </w:tc>
        <w:tc>
          <w:tcPr>
            <w:tcW w:w="1790" w:type="pct"/>
            <w:tcBorders>
              <w:top w:val="nil"/>
              <w:left w:val="nil"/>
              <w:bottom w:val="single" w:sz="8" w:space="0" w:color="000000"/>
              <w:right w:val="single" w:sz="8" w:space="0" w:color="000000"/>
            </w:tcBorders>
            <w:shd w:val="clear" w:color="auto" w:fill="auto"/>
            <w:vAlign w:val="center"/>
          </w:tcPr>
          <w:p w14:paraId="0987430B" w14:textId="77777777" w:rsidR="0040753E" w:rsidRPr="006C6123" w:rsidRDefault="0040753E" w:rsidP="0040753E">
            <w:pPr>
              <w:rPr>
                <w:rFonts w:ascii="Calibri" w:hAnsi="Calibri"/>
                <w:color w:val="000000"/>
                <w:lang w:val="en-GB" w:eastAsia="en-US"/>
              </w:rPr>
            </w:pPr>
          </w:p>
        </w:tc>
      </w:tr>
      <w:tr w:rsidR="0040753E" w:rsidRPr="006A73A0" w14:paraId="512F6B6B"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B9F1BF0" w14:textId="44F63044" w:rsidR="0040753E" w:rsidRPr="00881950" w:rsidRDefault="0040753E" w:rsidP="0040753E">
            <w:pPr>
              <w:rPr>
                <w:rFonts w:ascii="Calibri" w:hAnsi="Calibri"/>
                <w:color w:val="000000"/>
                <w:lang w:val="en-GB" w:eastAsia="en-US"/>
              </w:rPr>
            </w:pPr>
            <w:r>
              <w:rPr>
                <w:rFonts w:ascii="Calibri" w:hAnsi="Calibri"/>
                <w:color w:val="000000"/>
                <w:lang w:val="en-GB" w:eastAsia="en-US"/>
              </w:rPr>
              <w:t>RRP Value</w:t>
            </w:r>
          </w:p>
        </w:tc>
        <w:tc>
          <w:tcPr>
            <w:tcW w:w="1721" w:type="pct"/>
            <w:tcBorders>
              <w:top w:val="nil"/>
              <w:left w:val="nil"/>
              <w:bottom w:val="single" w:sz="8" w:space="0" w:color="000000"/>
              <w:right w:val="single" w:sz="8" w:space="0" w:color="000000"/>
            </w:tcBorders>
            <w:shd w:val="clear" w:color="auto" w:fill="auto"/>
            <w:vAlign w:val="center"/>
          </w:tcPr>
          <w:p w14:paraId="11FF85F4" w14:textId="3CA93238" w:rsidR="0040753E" w:rsidRPr="006A1585" w:rsidRDefault="0040753E" w:rsidP="0040753E">
            <w:pPr>
              <w:rPr>
                <w:rFonts w:ascii="Calibri" w:hAnsi="Calibri"/>
                <w:color w:val="000000"/>
                <w:lang w:val="en-GB" w:eastAsia="en-US"/>
              </w:rPr>
            </w:pPr>
            <w:r w:rsidRPr="006A1585">
              <w:rPr>
                <w:rFonts w:ascii="Calibri" w:hAnsi="Calibri"/>
                <w:color w:val="000000"/>
                <w:lang w:val="en-GB" w:eastAsia="en-US"/>
              </w:rPr>
              <w:t>RRP value will be UK zone full price</w:t>
            </w:r>
            <w:ins w:id="694" w:author="Reetu Muneem" w:date="2022-02-09T12:05:00Z">
              <w:r w:rsidR="005241A2">
                <w:rPr>
                  <w:rFonts w:ascii="Calibri" w:hAnsi="Calibri"/>
                  <w:color w:val="000000"/>
                  <w:lang w:val="en-GB" w:eastAsia="en-US"/>
                </w:rPr>
                <w:t xml:space="preserve"> for the option.</w:t>
              </w:r>
            </w:ins>
          </w:p>
        </w:tc>
        <w:tc>
          <w:tcPr>
            <w:tcW w:w="1790" w:type="pct"/>
            <w:tcBorders>
              <w:top w:val="nil"/>
              <w:left w:val="nil"/>
              <w:bottom w:val="single" w:sz="8" w:space="0" w:color="000000"/>
              <w:right w:val="single" w:sz="8" w:space="0" w:color="000000"/>
            </w:tcBorders>
            <w:shd w:val="clear" w:color="auto" w:fill="auto"/>
            <w:vAlign w:val="center"/>
          </w:tcPr>
          <w:p w14:paraId="12C2AB39" w14:textId="27EE79C6" w:rsidR="0040753E" w:rsidRPr="006C6123" w:rsidRDefault="0040753E" w:rsidP="0040753E">
            <w:pPr>
              <w:rPr>
                <w:rFonts w:ascii="Calibri" w:hAnsi="Calibri"/>
                <w:color w:val="000000"/>
                <w:lang w:val="en-GB" w:eastAsia="en-US"/>
              </w:rPr>
            </w:pPr>
            <w:r w:rsidRPr="006A1585">
              <w:rPr>
                <w:rFonts w:ascii="Calibri" w:hAnsi="Calibri"/>
                <w:color w:val="000000"/>
                <w:lang w:val="en-GB" w:eastAsia="en-US"/>
              </w:rPr>
              <w:t>The value will be in GBP.</w:t>
            </w:r>
          </w:p>
        </w:tc>
      </w:tr>
      <w:tr w:rsidR="000E4200" w:rsidRPr="006A73A0" w14:paraId="74363425"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D87B062" w14:textId="5584A2A7" w:rsidR="000E4200" w:rsidRDefault="000E4200" w:rsidP="000E4200">
            <w:pPr>
              <w:rPr>
                <w:rFonts w:ascii="Calibri" w:hAnsi="Calibri"/>
                <w:color w:val="000000"/>
                <w:lang w:val="en-GB" w:eastAsia="en-US"/>
              </w:rPr>
            </w:pPr>
            <w:r w:rsidRPr="009D365F">
              <w:rPr>
                <w:rFonts w:ascii="Calibri" w:hAnsi="Calibri"/>
                <w:color w:val="000000"/>
                <w:lang w:val="en-GB" w:eastAsia="en-US"/>
              </w:rPr>
              <w:t>Available Units</w:t>
            </w:r>
          </w:p>
        </w:tc>
        <w:tc>
          <w:tcPr>
            <w:tcW w:w="1721" w:type="pct"/>
            <w:tcBorders>
              <w:top w:val="nil"/>
              <w:left w:val="nil"/>
              <w:bottom w:val="single" w:sz="8" w:space="0" w:color="000000"/>
              <w:right w:val="single" w:sz="8" w:space="0" w:color="000000"/>
            </w:tcBorders>
            <w:shd w:val="clear" w:color="auto" w:fill="auto"/>
            <w:vAlign w:val="center"/>
          </w:tcPr>
          <w:p w14:paraId="198682A9" w14:textId="5C60B94F" w:rsidR="000E4200" w:rsidRPr="006A1585" w:rsidRDefault="000E4200" w:rsidP="000E4200">
            <w:pPr>
              <w:rPr>
                <w:rFonts w:ascii="Calibri" w:hAnsi="Calibri"/>
                <w:color w:val="000000"/>
                <w:lang w:val="en-GB" w:eastAsia="en-US"/>
              </w:rPr>
            </w:pPr>
            <w:r w:rsidRPr="009D365F">
              <w:rPr>
                <w:rFonts w:ascii="Calibri" w:hAnsi="Calibri"/>
                <w:color w:val="000000"/>
                <w:lang w:val="en-GB" w:eastAsia="en-US"/>
              </w:rPr>
              <w:t>Th</w:t>
            </w:r>
            <w:r>
              <w:rPr>
                <w:rFonts w:ascii="Calibri" w:hAnsi="Calibri"/>
                <w:color w:val="000000"/>
                <w:lang w:val="en-GB" w:eastAsia="en-US"/>
              </w:rPr>
              <w:t>e value in this field will show the available un-productive wholesale stock in wholesale virtual warehouse.</w:t>
            </w:r>
          </w:p>
        </w:tc>
        <w:tc>
          <w:tcPr>
            <w:tcW w:w="1790" w:type="pct"/>
            <w:tcBorders>
              <w:top w:val="nil"/>
              <w:left w:val="nil"/>
              <w:bottom w:val="single" w:sz="8" w:space="0" w:color="000000"/>
              <w:right w:val="single" w:sz="8" w:space="0" w:color="000000"/>
            </w:tcBorders>
            <w:shd w:val="clear" w:color="auto" w:fill="auto"/>
            <w:vAlign w:val="center"/>
          </w:tcPr>
          <w:p w14:paraId="04CB8B2A" w14:textId="05144A3E" w:rsidR="00DD595E" w:rsidRDefault="002C1C99" w:rsidP="000E4200">
            <w:pPr>
              <w:rPr>
                <w:rFonts w:ascii="Calibri" w:hAnsi="Calibri"/>
                <w:color w:val="000000"/>
                <w:lang w:val="en-GB" w:eastAsia="en-US"/>
              </w:rPr>
            </w:pPr>
            <w:ins w:id="695" w:author="Reetu Muneem" w:date="2022-02-09T12:12:00Z">
              <w:r>
                <w:rPr>
                  <w:rFonts w:ascii="Calibri" w:hAnsi="Calibri"/>
                  <w:color w:val="000000"/>
                  <w:lang w:val="en-GB" w:eastAsia="en-US"/>
                </w:rPr>
                <w:t>The Available units will be calculated using the st</w:t>
              </w:r>
            </w:ins>
            <w:ins w:id="696" w:author="Reetu Muneem" w:date="2022-02-09T12:13:00Z">
              <w:r>
                <w:rPr>
                  <w:rFonts w:ascii="Calibri" w:hAnsi="Calibri"/>
                  <w:color w:val="000000"/>
                  <w:lang w:val="en-GB" w:eastAsia="en-US"/>
                </w:rPr>
                <w:t>ock reflected only in MOM base tables on these locations as follows</w:t>
              </w:r>
            </w:ins>
            <w:r w:rsidR="00DD595E">
              <w:rPr>
                <w:rFonts w:ascii="Calibri" w:hAnsi="Calibri"/>
                <w:color w:val="000000"/>
                <w:lang w:val="en-GB" w:eastAsia="en-US"/>
              </w:rPr>
              <w:t xml:space="preserve"> –</w:t>
            </w:r>
          </w:p>
          <w:p w14:paraId="767D96AE" w14:textId="77777777" w:rsidR="000E4200" w:rsidRDefault="002C1C99" w:rsidP="000E4200">
            <w:pPr>
              <w:rPr>
                <w:ins w:id="697" w:author="Sergio Rodrigues" w:date="2022-04-27T10:59:00Z"/>
                <w:rFonts w:ascii="Calibri" w:hAnsi="Calibri"/>
                <w:color w:val="000000"/>
                <w:lang w:val="en-GB" w:eastAsia="en-US"/>
              </w:rPr>
            </w:pPr>
            <w:ins w:id="698" w:author="Reetu Muneem" w:date="2022-02-09T12:13:00Z">
              <w:r w:rsidRPr="00A31B70">
                <w:rPr>
                  <w:rFonts w:ascii="Calibri" w:hAnsi="Calibri"/>
                  <w:color w:val="000000"/>
                  <w:lang w:val="en-GB" w:eastAsia="en-US"/>
                </w:rPr>
                <w:t>Available Stock</w:t>
              </w:r>
            </w:ins>
            <w:ins w:id="699" w:author="Reetu Muneem" w:date="2022-02-09T12:14:00Z">
              <w:r>
                <w:rPr>
                  <w:rFonts w:ascii="Calibri" w:hAnsi="Calibri"/>
                  <w:color w:val="000000"/>
                  <w:lang w:val="en-GB" w:eastAsia="en-US"/>
                </w:rPr>
                <w:t xml:space="preserve"> </w:t>
              </w:r>
            </w:ins>
            <w:ins w:id="700" w:author="Reetu Muneem" w:date="2022-02-09T12:13:00Z">
              <w:r w:rsidRPr="00A31B70">
                <w:rPr>
                  <w:rFonts w:ascii="Calibri" w:hAnsi="Calibri"/>
                  <w:color w:val="000000"/>
                  <w:lang w:val="en-GB" w:eastAsia="en-US"/>
                </w:rPr>
                <w:t>= Stock_on_hand</w:t>
              </w:r>
            </w:ins>
            <w:r w:rsidR="009B7AC9">
              <w:rPr>
                <w:rFonts w:ascii="Calibri" w:hAnsi="Calibri"/>
                <w:color w:val="000000"/>
                <w:lang w:val="en-GB" w:eastAsia="en-US"/>
              </w:rPr>
              <w:t xml:space="preserve"> </w:t>
            </w:r>
            <w:r w:rsidR="00E56F04" w:rsidRPr="009B7AC9">
              <w:rPr>
                <w:rFonts w:ascii="Calibri" w:hAnsi="Calibri"/>
                <w:color w:val="000000"/>
                <w:lang w:val="en-GB" w:eastAsia="en-US"/>
              </w:rPr>
              <w:t>- (</w:t>
            </w:r>
            <w:ins w:id="701" w:author="Reetu Muneem" w:date="2022-02-09T12:13:00Z">
              <w:r w:rsidRPr="00A31B70">
                <w:rPr>
                  <w:rFonts w:ascii="Calibri" w:hAnsi="Calibri"/>
                  <w:color w:val="000000"/>
                  <w:lang w:val="en-GB" w:eastAsia="en-US"/>
                </w:rPr>
                <w:t>non_sellable_qty + tsf_reserved_qty + rtv_qty + customer_resv)</w:t>
              </w:r>
            </w:ins>
          </w:p>
          <w:p w14:paraId="40EE6419" w14:textId="25A6E10E" w:rsidR="00910B4C" w:rsidRDefault="00910B4C" w:rsidP="00910B4C">
            <w:pPr>
              <w:rPr>
                <w:ins w:id="702" w:author="Sergio Rodrigues" w:date="2022-04-27T11:06:00Z"/>
                <w:rFonts w:ascii="Calibri" w:hAnsi="Calibri"/>
                <w:color w:val="000000"/>
                <w:lang w:val="en-GB" w:eastAsia="en-US"/>
              </w:rPr>
            </w:pPr>
            <w:ins w:id="703" w:author="Sergio Rodrigues" w:date="2022-04-27T11:06:00Z">
              <w:r>
                <w:rPr>
                  <w:rFonts w:ascii="Calibri" w:hAnsi="Calibri"/>
                  <w:color w:val="000000"/>
                  <w:lang w:val="en-GB" w:eastAsia="en-US"/>
                </w:rPr>
                <w:t>For approved PO linked to approved SO:</w:t>
              </w:r>
            </w:ins>
          </w:p>
          <w:p w14:paraId="1E05FECF" w14:textId="21FE1A5F" w:rsidR="00910B4C" w:rsidRDefault="00910B4C" w:rsidP="000E4200">
            <w:pPr>
              <w:rPr>
                <w:ins w:id="704" w:author="Sergio Rodrigues" w:date="2022-04-27T11:05:00Z"/>
                <w:rFonts w:ascii="Calibri" w:hAnsi="Calibri"/>
                <w:color w:val="000000"/>
                <w:lang w:val="en-GB" w:eastAsia="en-US"/>
              </w:rPr>
            </w:pPr>
            <w:ins w:id="705" w:author="Sergio Rodrigues" w:date="2022-04-27T11:00:00Z">
              <w:r>
                <w:rPr>
                  <w:rFonts w:ascii="Calibri" w:hAnsi="Calibri"/>
                  <w:color w:val="000000"/>
                  <w:lang w:val="en-GB" w:eastAsia="en-US"/>
                </w:rPr>
                <w:t>A</w:t>
              </w:r>
            </w:ins>
            <w:ins w:id="706" w:author="Sergio Rodrigues" w:date="2022-04-27T10:59:00Z">
              <w:r>
                <w:rPr>
                  <w:rFonts w:ascii="Calibri" w:hAnsi="Calibri"/>
                  <w:color w:val="000000"/>
                  <w:lang w:val="en-GB" w:eastAsia="en-US"/>
                </w:rPr>
                <w:t xml:space="preserve">vailable </w:t>
              </w:r>
            </w:ins>
            <w:ins w:id="707" w:author="Sergio Rodrigues" w:date="2022-04-27T11:00:00Z">
              <w:r>
                <w:rPr>
                  <w:rFonts w:ascii="Calibri" w:hAnsi="Calibri"/>
                  <w:color w:val="000000"/>
                  <w:lang w:val="en-GB" w:eastAsia="en-US"/>
                </w:rPr>
                <w:t>U</w:t>
              </w:r>
            </w:ins>
            <w:ins w:id="708" w:author="Sergio Rodrigues" w:date="2022-04-27T10:59:00Z">
              <w:r>
                <w:rPr>
                  <w:rFonts w:ascii="Calibri" w:hAnsi="Calibri"/>
                  <w:color w:val="000000"/>
                  <w:lang w:val="en-GB" w:eastAsia="en-US"/>
                </w:rPr>
                <w:t xml:space="preserve">n-productive </w:t>
              </w:r>
            </w:ins>
            <w:ins w:id="709" w:author="Sergio Rodrigues" w:date="2022-04-27T11:00:00Z">
              <w:r>
                <w:rPr>
                  <w:rFonts w:ascii="Calibri" w:hAnsi="Calibri"/>
                  <w:color w:val="000000"/>
                  <w:lang w:val="en-GB" w:eastAsia="en-US"/>
                </w:rPr>
                <w:t>W</w:t>
              </w:r>
            </w:ins>
            <w:ins w:id="710" w:author="Sergio Rodrigues" w:date="2022-04-27T10:59:00Z">
              <w:r>
                <w:rPr>
                  <w:rFonts w:ascii="Calibri" w:hAnsi="Calibri"/>
                  <w:color w:val="000000"/>
                  <w:lang w:val="en-GB" w:eastAsia="en-US"/>
                </w:rPr>
                <w:t xml:space="preserve">holesale </w:t>
              </w:r>
            </w:ins>
            <w:ins w:id="711" w:author="Sergio Rodrigues" w:date="2022-04-27T11:00:00Z">
              <w:r>
                <w:rPr>
                  <w:rFonts w:ascii="Calibri" w:hAnsi="Calibri"/>
                  <w:color w:val="000000"/>
                  <w:lang w:val="en-GB" w:eastAsia="en-US"/>
                </w:rPr>
                <w:t>S</w:t>
              </w:r>
            </w:ins>
            <w:ins w:id="712" w:author="Sergio Rodrigues" w:date="2022-04-27T10:59:00Z">
              <w:r>
                <w:rPr>
                  <w:rFonts w:ascii="Calibri" w:hAnsi="Calibri"/>
                  <w:color w:val="000000"/>
                  <w:lang w:val="en-GB" w:eastAsia="en-US"/>
                </w:rPr>
                <w:t xml:space="preserve">tock = </w:t>
              </w:r>
              <w:r w:rsidRPr="00E24143">
                <w:rPr>
                  <w:rFonts w:ascii="Calibri" w:hAnsi="Calibri"/>
                  <w:color w:val="000000"/>
                  <w:lang w:val="en-GB" w:eastAsia="en-US"/>
                </w:rPr>
                <w:t>Available Stock</w:t>
              </w:r>
              <w:r>
                <w:rPr>
                  <w:rFonts w:ascii="Calibri" w:hAnsi="Calibri"/>
                  <w:color w:val="000000"/>
                  <w:lang w:val="en-GB" w:eastAsia="en-US"/>
                </w:rPr>
                <w:t xml:space="preserve"> </w:t>
              </w:r>
            </w:ins>
            <w:ins w:id="713" w:author="Sergio Rodrigues" w:date="2022-04-27T11:00:00Z">
              <w:r>
                <w:rPr>
                  <w:rFonts w:ascii="Calibri" w:hAnsi="Calibri"/>
                  <w:color w:val="000000"/>
                  <w:lang w:val="en-GB" w:eastAsia="en-US"/>
                </w:rPr>
                <w:t>–</w:t>
              </w:r>
            </w:ins>
            <w:ins w:id="714" w:author="Sergio Rodrigues" w:date="2022-04-27T10:59:00Z">
              <w:r>
                <w:rPr>
                  <w:rFonts w:ascii="Calibri" w:hAnsi="Calibri"/>
                  <w:color w:val="000000"/>
                  <w:lang w:val="en-GB" w:eastAsia="en-US"/>
                </w:rPr>
                <w:t xml:space="preserve"> </w:t>
              </w:r>
            </w:ins>
          </w:p>
          <w:p w14:paraId="584F45D0" w14:textId="6CAE8F4C" w:rsidR="00910B4C" w:rsidRPr="006A1585" w:rsidRDefault="00910B4C">
            <w:pPr>
              <w:rPr>
                <w:rFonts w:ascii="Calibri" w:hAnsi="Calibri"/>
                <w:color w:val="000000"/>
                <w:lang w:val="en-GB" w:eastAsia="en-US"/>
              </w:rPr>
            </w:pPr>
            <w:ins w:id="715" w:author="Sergio Rodrigues" w:date="2022-04-27T11:02:00Z">
              <w:r>
                <w:rPr>
                  <w:rFonts w:ascii="Calibri" w:hAnsi="Calibri"/>
                  <w:color w:val="000000"/>
                  <w:lang w:val="en-GB" w:eastAsia="en-US"/>
                </w:rPr>
                <w:t xml:space="preserve">if </w:t>
              </w:r>
            </w:ins>
            <w:ins w:id="716" w:author="Sergio Rodrigues" w:date="2022-04-27T11:04:00Z">
              <w:r>
                <w:rPr>
                  <w:rFonts w:ascii="Calibri" w:hAnsi="Calibri"/>
                  <w:color w:val="000000"/>
                  <w:lang w:val="en-GB" w:eastAsia="en-US"/>
                </w:rPr>
                <w:t>(</w:t>
              </w:r>
            </w:ins>
            <w:ins w:id="717" w:author="Sergio Rodrigues" w:date="2022-04-27T11:02:00Z">
              <w:r>
                <w:rPr>
                  <w:rFonts w:ascii="Calibri" w:hAnsi="Calibri"/>
                  <w:color w:val="000000"/>
                  <w:lang w:val="en-GB" w:eastAsia="en-US"/>
                </w:rPr>
                <w:t>PO</w:t>
              </w:r>
            </w:ins>
            <w:ins w:id="718" w:author="Sergio Rodrigues" w:date="2022-04-27T11:03:00Z">
              <w:r>
                <w:rPr>
                  <w:rFonts w:ascii="Calibri" w:hAnsi="Calibri"/>
                  <w:color w:val="000000"/>
                  <w:lang w:val="en-GB" w:eastAsia="en-US"/>
                </w:rPr>
                <w:t xml:space="preserve"> </w:t>
              </w:r>
            </w:ins>
            <w:ins w:id="719" w:author="Sergio Rodrigues" w:date="2022-04-27T11:02:00Z">
              <w:r>
                <w:rPr>
                  <w:rFonts w:ascii="Calibri" w:hAnsi="Calibri"/>
                  <w:color w:val="000000"/>
                  <w:lang w:val="en-GB" w:eastAsia="en-US"/>
                </w:rPr>
                <w:t xml:space="preserve">rcv qty &lt; SO qty) </w:t>
              </w:r>
            </w:ins>
            <w:ins w:id="720" w:author="Sergio Rodrigues" w:date="2022-04-27T11:03:00Z">
              <w:r>
                <w:rPr>
                  <w:rFonts w:ascii="Calibri" w:hAnsi="Calibri"/>
                  <w:color w:val="000000"/>
                  <w:lang w:val="en-GB" w:eastAsia="en-US"/>
                </w:rPr>
                <w:t>then PO rcv qty</w:t>
              </w:r>
            </w:ins>
            <w:ins w:id="721" w:author="Sergio Rodrigues" w:date="2022-04-27T11:04:00Z">
              <w:r>
                <w:rPr>
                  <w:rFonts w:ascii="Calibri" w:hAnsi="Calibri"/>
                  <w:color w:val="000000"/>
                  <w:lang w:val="en-GB" w:eastAsia="en-US"/>
                </w:rPr>
                <w:t xml:space="preserve"> </w:t>
              </w:r>
            </w:ins>
            <w:ins w:id="722" w:author="Sergio Rodrigues" w:date="2022-04-27T11:02:00Z">
              <w:r>
                <w:rPr>
                  <w:rFonts w:ascii="Calibri" w:hAnsi="Calibri"/>
                  <w:color w:val="000000"/>
                  <w:lang w:val="en-GB" w:eastAsia="en-US"/>
                </w:rPr>
                <w:t>else PO rcv qty</w:t>
              </w:r>
            </w:ins>
          </w:p>
        </w:tc>
      </w:tr>
      <w:tr w:rsidR="000E4200" w:rsidRPr="006A73A0" w14:paraId="782D7880"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378A0FA" w14:textId="2AEAB0D4" w:rsidR="000E4200" w:rsidRPr="00881950" w:rsidRDefault="000E4200" w:rsidP="000E4200">
            <w:pPr>
              <w:rPr>
                <w:rFonts w:ascii="Calibri" w:hAnsi="Calibri"/>
                <w:color w:val="000000"/>
                <w:lang w:val="en-GB" w:eastAsia="en-US"/>
              </w:rPr>
            </w:pPr>
            <w:r>
              <w:rPr>
                <w:rFonts w:ascii="Calibri" w:hAnsi="Calibri"/>
                <w:color w:val="000000"/>
                <w:lang w:val="en-GB" w:eastAsia="en-US"/>
              </w:rPr>
              <w:t>Total Units</w:t>
            </w:r>
          </w:p>
        </w:tc>
        <w:tc>
          <w:tcPr>
            <w:tcW w:w="1721" w:type="pct"/>
            <w:tcBorders>
              <w:top w:val="nil"/>
              <w:left w:val="nil"/>
              <w:bottom w:val="single" w:sz="8" w:space="0" w:color="000000"/>
              <w:right w:val="single" w:sz="8" w:space="0" w:color="000000"/>
            </w:tcBorders>
            <w:shd w:val="clear" w:color="auto" w:fill="auto"/>
            <w:vAlign w:val="center"/>
          </w:tcPr>
          <w:p w14:paraId="25C48EDB" w14:textId="4B29F52D" w:rsidR="000E4200" w:rsidRPr="006A1585" w:rsidRDefault="000E4200" w:rsidP="000E4200">
            <w:pPr>
              <w:rPr>
                <w:rFonts w:ascii="Calibri" w:hAnsi="Calibri"/>
                <w:color w:val="000000"/>
                <w:lang w:val="en-GB" w:eastAsia="en-US"/>
              </w:rPr>
            </w:pPr>
            <w:r w:rsidRPr="00485A95">
              <w:rPr>
                <w:rFonts w:ascii="Calibri" w:hAnsi="Calibri"/>
                <w:color w:val="000000"/>
                <w:lang w:val="en-GB" w:eastAsia="en-US"/>
              </w:rPr>
              <w:t xml:space="preserve">This field in Header will sum all the </w:t>
            </w:r>
            <w:r>
              <w:rPr>
                <w:rFonts w:ascii="Calibri" w:hAnsi="Calibri"/>
                <w:color w:val="000000"/>
                <w:lang w:val="en-GB" w:eastAsia="en-US"/>
              </w:rPr>
              <w:t>unproductive units shown on the dashboard.</w:t>
            </w:r>
          </w:p>
        </w:tc>
        <w:tc>
          <w:tcPr>
            <w:tcW w:w="1790" w:type="pct"/>
            <w:tcBorders>
              <w:top w:val="nil"/>
              <w:left w:val="nil"/>
              <w:bottom w:val="single" w:sz="8" w:space="0" w:color="000000"/>
              <w:right w:val="single" w:sz="8" w:space="0" w:color="000000"/>
            </w:tcBorders>
            <w:shd w:val="clear" w:color="auto" w:fill="auto"/>
            <w:vAlign w:val="center"/>
          </w:tcPr>
          <w:p w14:paraId="00A940F4" w14:textId="77777777" w:rsidR="000E4200" w:rsidRPr="006C6123" w:rsidRDefault="000E4200" w:rsidP="000E4200">
            <w:pPr>
              <w:rPr>
                <w:rFonts w:ascii="Calibri" w:hAnsi="Calibri"/>
                <w:color w:val="000000"/>
                <w:lang w:val="en-GB" w:eastAsia="en-US"/>
              </w:rPr>
            </w:pPr>
          </w:p>
        </w:tc>
      </w:tr>
      <w:tr w:rsidR="000E4200" w:rsidRPr="006A73A0" w14:paraId="3BBBA8D2" w14:textId="77777777" w:rsidTr="00C62345">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4518509" w14:textId="15445970" w:rsidR="000E4200" w:rsidRPr="00881950" w:rsidRDefault="000E4200" w:rsidP="000E4200">
            <w:pPr>
              <w:rPr>
                <w:rFonts w:ascii="Calibri" w:hAnsi="Calibri"/>
                <w:color w:val="000000"/>
                <w:lang w:val="en-GB" w:eastAsia="en-US"/>
              </w:rPr>
            </w:pPr>
            <w:r>
              <w:rPr>
                <w:rFonts w:ascii="Calibri" w:hAnsi="Calibri"/>
                <w:color w:val="000000"/>
                <w:lang w:val="en-GB" w:eastAsia="en-US"/>
              </w:rPr>
              <w:t>Total RRP</w:t>
            </w:r>
          </w:p>
        </w:tc>
        <w:tc>
          <w:tcPr>
            <w:tcW w:w="1721" w:type="pct"/>
            <w:tcBorders>
              <w:top w:val="nil"/>
              <w:left w:val="nil"/>
              <w:bottom w:val="single" w:sz="8" w:space="0" w:color="000000"/>
              <w:right w:val="single" w:sz="8" w:space="0" w:color="000000"/>
            </w:tcBorders>
            <w:shd w:val="clear" w:color="auto" w:fill="auto"/>
            <w:vAlign w:val="center"/>
          </w:tcPr>
          <w:p w14:paraId="7669A0E1" w14:textId="429CB921" w:rsidR="000E4200" w:rsidRPr="006A1585" w:rsidRDefault="000E4200" w:rsidP="000E4200">
            <w:pPr>
              <w:rPr>
                <w:rFonts w:ascii="Calibri" w:hAnsi="Calibri"/>
                <w:color w:val="000000"/>
                <w:lang w:val="en-GB" w:eastAsia="en-US"/>
              </w:rPr>
            </w:pPr>
            <w:r w:rsidRPr="006A1585">
              <w:rPr>
                <w:rFonts w:ascii="Calibri" w:hAnsi="Calibri"/>
                <w:color w:val="000000"/>
                <w:lang w:val="en-GB" w:eastAsia="en-US"/>
              </w:rPr>
              <w:t>This field in Header will sum all the RRP value that user has searched on the dashboard.</w:t>
            </w:r>
          </w:p>
        </w:tc>
        <w:tc>
          <w:tcPr>
            <w:tcW w:w="1790" w:type="pct"/>
            <w:tcBorders>
              <w:top w:val="nil"/>
              <w:left w:val="nil"/>
              <w:bottom w:val="single" w:sz="8" w:space="0" w:color="000000"/>
              <w:right w:val="single" w:sz="8" w:space="0" w:color="000000"/>
            </w:tcBorders>
            <w:shd w:val="clear" w:color="auto" w:fill="auto"/>
            <w:vAlign w:val="center"/>
          </w:tcPr>
          <w:p w14:paraId="4D4DC642" w14:textId="1176F571" w:rsidR="000E4200" w:rsidRPr="006C6123" w:rsidRDefault="000E4200" w:rsidP="000E4200">
            <w:pPr>
              <w:rPr>
                <w:rFonts w:ascii="Calibri" w:hAnsi="Calibri"/>
                <w:color w:val="000000"/>
                <w:lang w:val="en-GB" w:eastAsia="en-US"/>
              </w:rPr>
            </w:pPr>
            <w:r w:rsidRPr="006A1585">
              <w:rPr>
                <w:rFonts w:ascii="Calibri" w:hAnsi="Calibri"/>
                <w:color w:val="000000"/>
                <w:lang w:val="en-GB" w:eastAsia="en-US"/>
              </w:rPr>
              <w:t>The value will be in GBP.</w:t>
            </w:r>
          </w:p>
        </w:tc>
      </w:tr>
    </w:tbl>
    <w:p w14:paraId="2935EB9D" w14:textId="239847BD" w:rsidR="0038691E" w:rsidRPr="007052A5" w:rsidRDefault="0038691E" w:rsidP="0038691E">
      <w:pPr>
        <w:pStyle w:val="Caption"/>
        <w:ind w:left="2127"/>
        <w:jc w:val="center"/>
        <w:rPr>
          <w:ins w:id="723" w:author="Sergio Rodrigues" w:date="2022-05-27T17:16:00Z"/>
          <w:color w:val="auto"/>
          <w:lang w:val="en-GB"/>
        </w:rPr>
      </w:pPr>
      <w:ins w:id="724" w:author="Sergio Rodrigues" w:date="2022-05-27T17:16: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16</w:t>
      </w:r>
      <w:ins w:id="725" w:author="Sergio Rodrigues" w:date="2022-05-27T17:16:00Z">
        <w:r w:rsidRPr="000F4E5F">
          <w:rPr>
            <w:color w:val="auto"/>
            <w:lang w:val="en-GB"/>
          </w:rPr>
          <w:fldChar w:fldCharType="end"/>
        </w:r>
        <w:r w:rsidRPr="000F4E5F">
          <w:rPr>
            <w:color w:val="auto"/>
            <w:lang w:val="en-GB"/>
          </w:rPr>
          <w:t xml:space="preserve"> - </w:t>
        </w:r>
      </w:ins>
      <w:ins w:id="726" w:author="Sergio Rodrigues" w:date="2022-05-27T15:28:00Z">
        <w:r w:rsidRPr="00A31B70">
          <w:rPr>
            <w:color w:val="auto"/>
            <w:lang w:val="en-GB"/>
          </w:rPr>
          <w:t>Unproductive Stock Dashboard</w:t>
        </w:r>
        <w:r>
          <w:rPr>
            <w:color w:val="auto"/>
            <w:lang w:val="en-GB"/>
          </w:rPr>
          <w:t xml:space="preserve"> </w:t>
        </w:r>
      </w:ins>
      <w:ins w:id="727" w:author="Sergio Rodrigues" w:date="2022-05-27T17:16:00Z">
        <w:r>
          <w:rPr>
            <w:color w:val="auto"/>
            <w:lang w:val="en-GB"/>
          </w:rPr>
          <w:t xml:space="preserve">(Detail </w:t>
        </w:r>
      </w:ins>
      <w:ins w:id="728" w:author="Sergio Rodrigues" w:date="2022-05-27T17:17:00Z">
        <w:r>
          <w:rPr>
            <w:color w:val="auto"/>
            <w:lang w:val="en-GB"/>
          </w:rPr>
          <w:t>Table)</w:t>
        </w:r>
      </w:ins>
    </w:p>
    <w:p w14:paraId="5BEECBD1" w14:textId="41D7E4C7" w:rsidR="00A31B70" w:rsidRDefault="00A31B70" w:rsidP="00A31B70">
      <w:pPr>
        <w:pStyle w:val="BodyText"/>
        <w:spacing w:before="240"/>
        <w:contextualSpacing/>
        <w:jc w:val="both"/>
        <w:rPr>
          <w:lang w:val="en-GB"/>
        </w:rPr>
      </w:pPr>
    </w:p>
    <w:p w14:paraId="12708CF3" w14:textId="77777777" w:rsidR="00A31B70" w:rsidRDefault="00A31B70">
      <w:pPr>
        <w:rPr>
          <w:lang w:val="en-GB"/>
        </w:rPr>
      </w:pPr>
      <w:r>
        <w:rPr>
          <w:lang w:val="en-GB"/>
        </w:rPr>
        <w:br w:type="page"/>
      </w:r>
    </w:p>
    <w:p w14:paraId="2F1F518A" w14:textId="7F68360F" w:rsidR="009D365F" w:rsidRPr="006A73A0" w:rsidRDefault="009D365F" w:rsidP="00545D2B">
      <w:pPr>
        <w:pStyle w:val="Heading3"/>
        <w:tabs>
          <w:tab w:val="clear" w:pos="1440"/>
          <w:tab w:val="num" w:pos="1418"/>
        </w:tabs>
        <w:jc w:val="both"/>
        <w:rPr>
          <w:lang w:val="en-GB"/>
        </w:rPr>
      </w:pPr>
      <w:bookmarkStart w:id="729" w:name="_Toc104565085"/>
      <w:r>
        <w:rPr>
          <w:lang w:val="en-GB"/>
        </w:rPr>
        <w:lastRenderedPageBreak/>
        <w:t>Edit/View Sales order screen</w:t>
      </w:r>
      <w:bookmarkEnd w:id="729"/>
    </w:p>
    <w:p w14:paraId="5F87EBD4" w14:textId="77777777" w:rsidR="009D365F" w:rsidRPr="006A73A0" w:rsidRDefault="009D365F" w:rsidP="00545D2B">
      <w:pPr>
        <w:pStyle w:val="BodyText"/>
        <w:ind w:left="1418"/>
        <w:jc w:val="both"/>
        <w:rPr>
          <w:lang w:val="en-GB"/>
        </w:rPr>
      </w:pPr>
    </w:p>
    <w:p w14:paraId="7C6F15E7" w14:textId="0ECA77AD" w:rsidR="009D365F" w:rsidRDefault="009D365F" w:rsidP="00545D2B">
      <w:pPr>
        <w:pStyle w:val="BodyText"/>
        <w:ind w:left="1418"/>
        <w:jc w:val="both"/>
        <w:rPr>
          <w:lang w:val="en-GB"/>
        </w:rPr>
      </w:pPr>
      <w:r w:rsidRPr="003828AC">
        <w:rPr>
          <w:lang w:val="en-GB"/>
        </w:rPr>
        <w:t>This screen wil</w:t>
      </w:r>
      <w:r>
        <w:rPr>
          <w:lang w:val="en-GB"/>
        </w:rPr>
        <w:t>l allow user to view/edit an individual Sales Order. For Release 1 most of the amendments on a Sales Order will flow from WTSO but user will be able to edit/maintain certain attributes of Sales Order in the Wholesale Portal.</w:t>
      </w:r>
      <w:r w:rsidR="000B3BDC">
        <w:rPr>
          <w:lang w:val="en-GB"/>
        </w:rPr>
        <w:t xml:space="preserve"> In below screenshot they are highlighted in red.</w:t>
      </w:r>
      <w:r>
        <w:rPr>
          <w:lang w:val="en-GB"/>
        </w:rPr>
        <w:t xml:space="preserve"> This screen will be accessible from the Sales Order link described in different dashboard sections. From dashboards this screen will open in Edit mode but if the Sales Order is already opened by another user in edit </w:t>
      </w:r>
      <w:r w:rsidR="005C0807">
        <w:rPr>
          <w:lang w:val="en-GB"/>
        </w:rPr>
        <w:t>mode,</w:t>
      </w:r>
      <w:r>
        <w:rPr>
          <w:lang w:val="en-GB"/>
        </w:rPr>
        <w:t xml:space="preserve"> then </w:t>
      </w:r>
      <w:r w:rsidR="00274119">
        <w:rPr>
          <w:lang w:val="en-GB"/>
        </w:rPr>
        <w:t xml:space="preserve">for the current user </w:t>
      </w:r>
      <w:r>
        <w:rPr>
          <w:lang w:val="en-GB"/>
        </w:rPr>
        <w:t xml:space="preserve">the screen will open in view mode. </w:t>
      </w:r>
      <w:r w:rsidR="009C1E78">
        <w:rPr>
          <w:lang w:val="en-GB"/>
        </w:rPr>
        <w:t xml:space="preserve">If the sales order was cancelled or </w:t>
      </w:r>
      <w:r w:rsidR="000B3BDC">
        <w:rPr>
          <w:lang w:val="en-GB"/>
        </w:rPr>
        <w:t>released,</w:t>
      </w:r>
      <w:r w:rsidR="009C1E78">
        <w:rPr>
          <w:lang w:val="en-GB"/>
        </w:rPr>
        <w:t xml:space="preserve"> then also it will open in view </w:t>
      </w:r>
      <w:r w:rsidR="002E2EC5">
        <w:rPr>
          <w:lang w:val="en-GB"/>
        </w:rPr>
        <w:t>mode. This</w:t>
      </w:r>
      <w:r>
        <w:rPr>
          <w:lang w:val="en-GB"/>
        </w:rPr>
        <w:t xml:space="preserve"> screen will be accessible from Manage Order screen (described in section 4.1.10) as well in view or edit mode.</w:t>
      </w:r>
      <w:r w:rsidR="00D91859">
        <w:rPr>
          <w:lang w:val="en-GB"/>
        </w:rPr>
        <w:t xml:space="preserve"> For a cancelled Sales Order this screen will open only in view mode.</w:t>
      </w:r>
    </w:p>
    <w:p w14:paraId="7D2D5D1B" w14:textId="40B60272" w:rsidR="008A7408" w:rsidRDefault="008A7408" w:rsidP="009D365F">
      <w:pPr>
        <w:pStyle w:val="BodyText"/>
        <w:jc w:val="both"/>
        <w:rPr>
          <w:lang w:val="en-GB"/>
        </w:rPr>
      </w:pPr>
    </w:p>
    <w:p w14:paraId="6E1453CC" w14:textId="18612D57" w:rsidR="009D365F" w:rsidRDefault="00D04A18" w:rsidP="009B7AC9">
      <w:pPr>
        <w:pStyle w:val="BodyText"/>
        <w:ind w:left="1418"/>
        <w:jc w:val="center"/>
        <w:rPr>
          <w:lang w:val="en-GB"/>
        </w:rPr>
      </w:pPr>
      <w:ins w:id="730" w:author="Reetu Muneem" w:date="2022-02-09T11:20:00Z">
        <w:r>
          <w:rPr>
            <w:noProof/>
          </w:rPr>
          <w:drawing>
            <wp:inline distT="0" distB="0" distL="0" distR="0" wp14:anchorId="55911B03" wp14:editId="6C52534E">
              <wp:extent cx="5862995" cy="320611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863805" cy="3206558"/>
                      </a:xfrm>
                      <a:prstGeom prst="rect">
                        <a:avLst/>
                      </a:prstGeom>
                      <a:noFill/>
                      <a:ln>
                        <a:noFill/>
                      </a:ln>
                    </pic:spPr>
                  </pic:pic>
                </a:graphicData>
              </a:graphic>
            </wp:inline>
          </w:drawing>
        </w:r>
      </w:ins>
    </w:p>
    <w:p w14:paraId="35C3313D" w14:textId="13ECEC96" w:rsidR="005C0807" w:rsidRPr="007837A3" w:rsidRDefault="005C0807" w:rsidP="005C0807">
      <w:pPr>
        <w:pStyle w:val="Caption"/>
        <w:ind w:left="1418"/>
        <w:jc w:val="center"/>
        <w:rPr>
          <w:ins w:id="731" w:author="Sergio Rodrigues" w:date="2022-05-27T15:50:00Z"/>
          <w:lang w:val="en-GB"/>
        </w:rPr>
      </w:pPr>
      <w:ins w:id="732" w:author="Sergio Rodrigues" w:date="2022-05-27T15:50:00Z">
        <w:r w:rsidRPr="007837A3">
          <w:rPr>
            <w:lang w:val="en-GB"/>
          </w:rPr>
          <w:t xml:space="preserve">Figure </w:t>
        </w:r>
        <w:r w:rsidRPr="007837A3">
          <w:rPr>
            <w:lang w:val="en-GB"/>
          </w:rPr>
          <w:fldChar w:fldCharType="begin"/>
        </w:r>
        <w:r w:rsidRPr="007837A3">
          <w:rPr>
            <w:lang w:val="en-GB"/>
          </w:rPr>
          <w:instrText xml:space="preserve"> SEQ Figure \* ARABIC </w:instrText>
        </w:r>
        <w:r w:rsidRPr="007837A3">
          <w:rPr>
            <w:lang w:val="en-GB"/>
          </w:rPr>
          <w:fldChar w:fldCharType="separate"/>
        </w:r>
      </w:ins>
      <w:r w:rsidR="00320EA2">
        <w:rPr>
          <w:noProof/>
          <w:lang w:val="en-GB"/>
        </w:rPr>
        <w:t>49</w:t>
      </w:r>
      <w:ins w:id="733" w:author="Sergio Rodrigues" w:date="2022-05-27T15:50:00Z">
        <w:r w:rsidRPr="007837A3">
          <w:rPr>
            <w:lang w:val="en-GB"/>
          </w:rPr>
          <w:fldChar w:fldCharType="end"/>
        </w:r>
        <w:r w:rsidRPr="007837A3">
          <w:rPr>
            <w:lang w:val="en-GB"/>
          </w:rPr>
          <w:t xml:space="preserve"> – </w:t>
        </w:r>
      </w:ins>
      <w:ins w:id="734" w:author="Sergio Rodrigues" w:date="2022-05-27T15:56:00Z">
        <w:r w:rsidR="00F93838">
          <w:rPr>
            <w:lang w:val="en-GB"/>
          </w:rPr>
          <w:t>Edit/</w:t>
        </w:r>
      </w:ins>
      <w:ins w:id="735" w:author="Sergio Rodrigues" w:date="2022-05-27T15:50:00Z">
        <w:r>
          <w:rPr>
            <w:color w:val="auto"/>
            <w:lang w:val="en-GB"/>
          </w:rPr>
          <w:t>View Sales Order screen</w:t>
        </w:r>
      </w:ins>
    </w:p>
    <w:p w14:paraId="298A7DC7" w14:textId="77777777" w:rsidR="002E3E32" w:rsidRDefault="002E3E32" w:rsidP="00545D2B">
      <w:pPr>
        <w:pStyle w:val="BodyText"/>
        <w:ind w:left="1418"/>
        <w:jc w:val="both"/>
        <w:rPr>
          <w:lang w:val="en-GB"/>
        </w:rPr>
      </w:pPr>
    </w:p>
    <w:p w14:paraId="56859BB1" w14:textId="6AE77BC0" w:rsidR="009D365F" w:rsidRPr="006A73A0" w:rsidRDefault="009D365F" w:rsidP="00545D2B">
      <w:pPr>
        <w:pStyle w:val="BodyText"/>
        <w:ind w:left="1418"/>
        <w:jc w:val="both"/>
        <w:rPr>
          <w:lang w:val="en-GB"/>
        </w:rPr>
      </w:pPr>
      <w:r>
        <w:rPr>
          <w:lang w:val="en-GB"/>
        </w:rPr>
        <w:t>Details of</w:t>
      </w:r>
      <w:r w:rsidR="00274119">
        <w:rPr>
          <w:lang w:val="en-GB"/>
        </w:rPr>
        <w:t xml:space="preserve"> </w:t>
      </w:r>
      <w:r>
        <w:rPr>
          <w:lang w:val="en-GB"/>
        </w:rPr>
        <w:t>a</w:t>
      </w:r>
      <w:r w:rsidRPr="006A73A0">
        <w:rPr>
          <w:lang w:val="en-GB"/>
        </w:rPr>
        <w:t>vailable fields in th</w:t>
      </w:r>
      <w:r w:rsidR="00274119">
        <w:rPr>
          <w:lang w:val="en-GB"/>
        </w:rPr>
        <w:t>is screen are mentioned in below</w:t>
      </w:r>
      <w:r>
        <w:rPr>
          <w:lang w:val="en-GB"/>
        </w:rPr>
        <w:t xml:space="preserve"> </w:t>
      </w:r>
      <w:r w:rsidR="00274119">
        <w:rPr>
          <w:lang w:val="en-GB"/>
        </w:rPr>
        <w:t>table</w:t>
      </w:r>
      <w:r w:rsidR="007606F8">
        <w:rPr>
          <w:lang w:val="en-GB"/>
        </w:rPr>
        <w:t>. The details also define which fields are editable and non-editable</w:t>
      </w:r>
      <w:r w:rsidRPr="00A01A35">
        <w:rPr>
          <w:lang w:val="en-GB"/>
        </w:rPr>
        <w:t>:</w:t>
      </w:r>
      <w:r w:rsidRPr="00EC4B34">
        <w:rPr>
          <w:lang w:val="en-GB"/>
        </w:rPr>
        <w:t xml:space="preserve"> </w:t>
      </w:r>
    </w:p>
    <w:tbl>
      <w:tblPr>
        <w:tblW w:w="3906" w:type="pct"/>
        <w:jc w:val="right"/>
        <w:tblLook w:val="04A0" w:firstRow="1" w:lastRow="0" w:firstColumn="1" w:lastColumn="0" w:noHBand="0" w:noVBand="1"/>
      </w:tblPr>
      <w:tblGrid>
        <w:gridCol w:w="2424"/>
        <w:gridCol w:w="2802"/>
        <w:gridCol w:w="2914"/>
      </w:tblGrid>
      <w:tr w:rsidR="009D365F" w:rsidRPr="006A73A0" w14:paraId="4BC6B653" w14:textId="77777777" w:rsidTr="008D2563">
        <w:trPr>
          <w:trHeight w:val="315"/>
          <w:tblHeader/>
          <w:jc w:val="right"/>
        </w:trPr>
        <w:tc>
          <w:tcPr>
            <w:tcW w:w="1489" w:type="pct"/>
            <w:tcBorders>
              <w:top w:val="nil"/>
              <w:left w:val="single" w:sz="8" w:space="0" w:color="000000"/>
              <w:bottom w:val="single" w:sz="8" w:space="0" w:color="000000"/>
              <w:right w:val="single" w:sz="8" w:space="0" w:color="000000"/>
            </w:tcBorders>
            <w:shd w:val="clear" w:color="auto" w:fill="A6A6A6"/>
            <w:vAlign w:val="center"/>
            <w:hideMark/>
          </w:tcPr>
          <w:p w14:paraId="5EB2BA9A" w14:textId="77777777" w:rsidR="009D365F" w:rsidRPr="006A73A0" w:rsidRDefault="009D365F" w:rsidP="00274119">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21" w:type="pct"/>
            <w:tcBorders>
              <w:top w:val="nil"/>
              <w:left w:val="nil"/>
              <w:bottom w:val="single" w:sz="8" w:space="0" w:color="000000"/>
              <w:right w:val="single" w:sz="8" w:space="0" w:color="000000"/>
            </w:tcBorders>
            <w:shd w:val="clear" w:color="auto" w:fill="A6A6A6"/>
            <w:vAlign w:val="center"/>
            <w:hideMark/>
          </w:tcPr>
          <w:p w14:paraId="09AD95F7" w14:textId="294FFA16" w:rsidR="009D365F" w:rsidRPr="006A73A0" w:rsidRDefault="009D365F" w:rsidP="00274119">
            <w:pPr>
              <w:rPr>
                <w:rFonts w:ascii="Calibri" w:hAnsi="Calibri"/>
                <w:b/>
                <w:bCs/>
                <w:sz w:val="16"/>
                <w:szCs w:val="16"/>
                <w:lang w:val="en-GB" w:eastAsia="en-US"/>
              </w:rPr>
            </w:pPr>
            <w:r w:rsidRPr="006A73A0">
              <w:rPr>
                <w:rFonts w:ascii="Calibri" w:hAnsi="Calibri"/>
                <w:b/>
                <w:bCs/>
                <w:sz w:val="16"/>
                <w:szCs w:val="16"/>
                <w:lang w:val="en-GB" w:eastAsia="en-US"/>
              </w:rPr>
              <w:t>Description</w:t>
            </w:r>
            <w:r w:rsidR="00274119">
              <w:rPr>
                <w:rFonts w:ascii="Calibri" w:hAnsi="Calibri"/>
                <w:b/>
                <w:bCs/>
                <w:sz w:val="16"/>
                <w:szCs w:val="16"/>
                <w:lang w:val="en-GB" w:eastAsia="en-US"/>
              </w:rPr>
              <w:t xml:space="preserve"> and Editable/Non-Editable</w:t>
            </w:r>
          </w:p>
        </w:tc>
        <w:tc>
          <w:tcPr>
            <w:tcW w:w="1790" w:type="pct"/>
            <w:tcBorders>
              <w:top w:val="nil"/>
              <w:left w:val="nil"/>
              <w:bottom w:val="single" w:sz="8" w:space="0" w:color="000000"/>
              <w:right w:val="single" w:sz="8" w:space="0" w:color="000000"/>
            </w:tcBorders>
            <w:shd w:val="clear" w:color="auto" w:fill="A6A6A6"/>
            <w:vAlign w:val="center"/>
            <w:hideMark/>
          </w:tcPr>
          <w:p w14:paraId="635EED69" w14:textId="77777777" w:rsidR="009D365F" w:rsidRPr="006A73A0" w:rsidRDefault="009D365F" w:rsidP="00274119">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274119" w:rsidRPr="006A73A0" w14:paraId="66CF6918"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F3AA123" w14:textId="5767BDB5" w:rsidR="00274119" w:rsidRPr="006C6123" w:rsidRDefault="00274119" w:rsidP="00274119">
            <w:pPr>
              <w:rPr>
                <w:rFonts w:ascii="Calibri" w:hAnsi="Calibri"/>
                <w:color w:val="000000"/>
                <w:lang w:val="en-GB" w:eastAsia="en-US"/>
              </w:rPr>
            </w:pPr>
            <w:r w:rsidRPr="006C6123">
              <w:rPr>
                <w:rFonts w:ascii="Calibri" w:hAnsi="Calibri"/>
                <w:color w:val="000000"/>
                <w:lang w:val="en-GB" w:eastAsia="en-US"/>
              </w:rPr>
              <w:t>Sales Order No.</w:t>
            </w:r>
          </w:p>
        </w:tc>
        <w:tc>
          <w:tcPr>
            <w:tcW w:w="1721" w:type="pct"/>
            <w:tcBorders>
              <w:top w:val="nil"/>
              <w:left w:val="nil"/>
              <w:bottom w:val="single" w:sz="8" w:space="0" w:color="000000"/>
              <w:right w:val="single" w:sz="8" w:space="0" w:color="000000"/>
            </w:tcBorders>
            <w:shd w:val="clear" w:color="auto" w:fill="auto"/>
            <w:vAlign w:val="center"/>
          </w:tcPr>
          <w:p w14:paraId="41E59A47" w14:textId="77777777" w:rsidR="00274119" w:rsidRDefault="00274119" w:rsidP="00274119">
            <w:pPr>
              <w:spacing w:after="240"/>
              <w:rPr>
                <w:rFonts w:ascii="Calibri" w:hAnsi="Calibri"/>
                <w:color w:val="000000"/>
                <w:lang w:val="en-GB" w:eastAsia="en-US"/>
              </w:rPr>
            </w:pPr>
            <w:r w:rsidRPr="006C6123">
              <w:rPr>
                <w:rFonts w:ascii="Calibri" w:hAnsi="Calibri"/>
                <w:color w:val="000000"/>
                <w:lang w:val="en-GB" w:eastAsia="en-US"/>
              </w:rPr>
              <w:t xml:space="preserve">Unique reference in Wholesale Portal assigned to each Sales Orders. </w:t>
            </w:r>
          </w:p>
          <w:p w14:paraId="57446DFE" w14:textId="205C613F" w:rsidR="00274119" w:rsidRPr="006C6123" w:rsidRDefault="00274119" w:rsidP="00274119">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773C7E8A" w14:textId="77777777" w:rsidR="00274119" w:rsidRPr="006C6123" w:rsidRDefault="00274119" w:rsidP="00274119">
            <w:pPr>
              <w:rPr>
                <w:rFonts w:ascii="Calibri" w:hAnsi="Calibri"/>
                <w:color w:val="000000"/>
                <w:lang w:val="en-GB" w:eastAsia="en-US"/>
              </w:rPr>
            </w:pPr>
          </w:p>
        </w:tc>
      </w:tr>
      <w:tr w:rsidR="00935094" w:rsidRPr="006A73A0" w14:paraId="24CE8B93"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EACD4C6" w14:textId="00224BBB" w:rsidR="00935094" w:rsidRPr="006C6123" w:rsidRDefault="00935094" w:rsidP="00274119">
            <w:pPr>
              <w:rPr>
                <w:rFonts w:ascii="Calibri" w:hAnsi="Calibri"/>
                <w:color w:val="000000"/>
                <w:lang w:val="en-GB" w:eastAsia="en-US"/>
              </w:rPr>
            </w:pPr>
            <w:r>
              <w:rPr>
                <w:rFonts w:ascii="Calibri" w:hAnsi="Calibri"/>
                <w:color w:val="000000"/>
                <w:lang w:val="en-GB" w:eastAsia="en-US"/>
              </w:rPr>
              <w:t>Sales Order Type</w:t>
            </w:r>
          </w:p>
        </w:tc>
        <w:tc>
          <w:tcPr>
            <w:tcW w:w="1721" w:type="pct"/>
            <w:tcBorders>
              <w:top w:val="nil"/>
              <w:left w:val="nil"/>
              <w:bottom w:val="single" w:sz="8" w:space="0" w:color="000000"/>
              <w:right w:val="single" w:sz="8" w:space="0" w:color="000000"/>
            </w:tcBorders>
            <w:shd w:val="clear" w:color="auto" w:fill="auto"/>
            <w:vAlign w:val="center"/>
          </w:tcPr>
          <w:p w14:paraId="02FE2DF9" w14:textId="3607EFEF" w:rsidR="00935094" w:rsidRDefault="007A65F6" w:rsidP="00274119">
            <w:pPr>
              <w:spacing w:after="240"/>
              <w:rPr>
                <w:rFonts w:ascii="Calibri" w:hAnsi="Calibri"/>
                <w:color w:val="000000"/>
                <w:lang w:val="en-GB" w:eastAsia="en-US"/>
              </w:rPr>
            </w:pPr>
            <w:r>
              <w:rPr>
                <w:rFonts w:ascii="Calibri" w:hAnsi="Calibri"/>
                <w:color w:val="000000"/>
                <w:lang w:val="en-GB" w:eastAsia="en-US"/>
              </w:rPr>
              <w:t>Type of Sales Order if it is created based on Supplier PO or unproductive wholesale stock.</w:t>
            </w:r>
          </w:p>
          <w:p w14:paraId="476BBF1E" w14:textId="564AAFF5" w:rsidR="007A65F6" w:rsidRPr="006C6123" w:rsidRDefault="007A65F6" w:rsidP="00274119">
            <w:pPr>
              <w:spacing w:after="240"/>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0B8FC03D" w14:textId="1D380547" w:rsidR="00935094" w:rsidRPr="006C6123" w:rsidRDefault="00935094" w:rsidP="00274119">
            <w:pPr>
              <w:rPr>
                <w:rFonts w:ascii="Calibri" w:hAnsi="Calibri"/>
                <w:color w:val="000000"/>
                <w:lang w:val="en-GB" w:eastAsia="en-US"/>
              </w:rPr>
            </w:pPr>
            <w:r>
              <w:rPr>
                <w:rFonts w:ascii="Calibri" w:hAnsi="Calibri"/>
                <w:color w:val="000000"/>
                <w:lang w:val="en-GB" w:eastAsia="en-US"/>
              </w:rPr>
              <w:t>Each sales order will either be classed as</w:t>
            </w:r>
            <w:r w:rsidR="00DD595E">
              <w:rPr>
                <w:rFonts w:ascii="Calibri" w:hAnsi="Calibri"/>
                <w:color w:val="000000"/>
                <w:lang w:val="en-GB" w:eastAsia="en-US"/>
              </w:rPr>
              <w:t xml:space="preserve"> </w:t>
            </w:r>
            <w:ins w:id="736" w:author="Reetu Muneem" w:date="2022-01-11T15:26:00Z">
              <w:r w:rsidR="004D7B8B">
                <w:rPr>
                  <w:rFonts w:ascii="Calibri" w:hAnsi="Calibri"/>
                  <w:color w:val="000000"/>
                  <w:lang w:val="en-GB" w:eastAsia="en-US"/>
                </w:rPr>
                <w:t>‘Pre-Order‘</w:t>
              </w:r>
            </w:ins>
            <w:del w:id="737" w:author="Reetu Muneem" w:date="2022-01-11T15:26:00Z">
              <w:r w:rsidDel="004D7B8B">
                <w:rPr>
                  <w:rFonts w:ascii="Calibri" w:hAnsi="Calibri"/>
                  <w:color w:val="000000"/>
                  <w:lang w:val="en-GB" w:eastAsia="en-US"/>
                </w:rPr>
                <w:delText xml:space="preserve"> ‘Newness’</w:delText>
              </w:r>
            </w:del>
            <w:r w:rsidR="007A65F6">
              <w:rPr>
                <w:rFonts w:ascii="Calibri" w:hAnsi="Calibri"/>
                <w:color w:val="000000"/>
                <w:lang w:val="en-GB" w:eastAsia="en-US"/>
              </w:rPr>
              <w:t xml:space="preserve"> (linked to Supplier PO)</w:t>
            </w:r>
            <w:r>
              <w:rPr>
                <w:rFonts w:ascii="Calibri" w:hAnsi="Calibri"/>
                <w:color w:val="000000"/>
                <w:lang w:val="en-GB" w:eastAsia="en-US"/>
              </w:rPr>
              <w:t xml:space="preserve"> or ‘Trade’</w:t>
            </w:r>
            <w:r w:rsidR="007A65F6">
              <w:rPr>
                <w:rFonts w:ascii="Calibri" w:hAnsi="Calibri"/>
                <w:color w:val="000000"/>
                <w:lang w:val="en-GB" w:eastAsia="en-US"/>
              </w:rPr>
              <w:t xml:space="preserve"> (linked to unproductive wholesale stock)</w:t>
            </w:r>
            <w:r>
              <w:rPr>
                <w:rFonts w:ascii="Calibri" w:hAnsi="Calibri"/>
                <w:color w:val="000000"/>
                <w:lang w:val="en-GB" w:eastAsia="en-US"/>
              </w:rPr>
              <w:t>.</w:t>
            </w:r>
          </w:p>
        </w:tc>
      </w:tr>
      <w:tr w:rsidR="00274119" w:rsidRPr="006A73A0" w14:paraId="2303E558"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D198C72" w14:textId="3B4C1D45" w:rsidR="00274119" w:rsidRPr="006C6123" w:rsidRDefault="00274119" w:rsidP="00274119">
            <w:pPr>
              <w:rPr>
                <w:rFonts w:ascii="Calibri" w:hAnsi="Calibri"/>
                <w:color w:val="000000"/>
                <w:lang w:val="en-GB" w:eastAsia="en-US"/>
              </w:rPr>
            </w:pPr>
            <w:r w:rsidRPr="006C6123">
              <w:rPr>
                <w:rFonts w:ascii="Calibri" w:hAnsi="Calibri"/>
                <w:color w:val="000000"/>
                <w:lang w:val="en-GB" w:eastAsia="en-US"/>
              </w:rPr>
              <w:lastRenderedPageBreak/>
              <w:t>Partner</w:t>
            </w:r>
          </w:p>
        </w:tc>
        <w:tc>
          <w:tcPr>
            <w:tcW w:w="1721" w:type="pct"/>
            <w:tcBorders>
              <w:top w:val="nil"/>
              <w:left w:val="nil"/>
              <w:bottom w:val="single" w:sz="8" w:space="0" w:color="000000"/>
              <w:right w:val="single" w:sz="8" w:space="0" w:color="000000"/>
            </w:tcBorders>
            <w:shd w:val="clear" w:color="auto" w:fill="auto"/>
            <w:vAlign w:val="center"/>
          </w:tcPr>
          <w:p w14:paraId="0C93F7E3" w14:textId="0D292C2B" w:rsidR="00274119" w:rsidRDefault="00274119" w:rsidP="00274119">
            <w:pPr>
              <w:rPr>
                <w:rFonts w:ascii="Calibri" w:hAnsi="Calibri"/>
                <w:color w:val="000000"/>
                <w:lang w:val="en-GB" w:eastAsia="en-US"/>
              </w:rPr>
            </w:pPr>
            <w:r w:rsidRPr="006C6123">
              <w:rPr>
                <w:rFonts w:ascii="Calibri" w:hAnsi="Calibri"/>
                <w:color w:val="000000"/>
                <w:lang w:val="en-GB" w:eastAsia="en-US"/>
              </w:rPr>
              <w:t>Wholesale Partner</w:t>
            </w:r>
            <w:r w:rsidR="00DD595E">
              <w:rPr>
                <w:rFonts w:ascii="Calibri" w:hAnsi="Calibri"/>
                <w:color w:val="000000"/>
                <w:lang w:val="en-GB" w:eastAsia="en-US"/>
              </w:rPr>
              <w:t xml:space="preserve"> </w:t>
            </w:r>
          </w:p>
          <w:p w14:paraId="582DF1D7" w14:textId="5E96AA5D" w:rsidR="00274119" w:rsidRPr="006C6123" w:rsidRDefault="00274119" w:rsidP="00274119">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75A3ABD4" w14:textId="77777777" w:rsidR="00274119" w:rsidRPr="006C6123" w:rsidRDefault="00274119" w:rsidP="00274119">
            <w:pPr>
              <w:rPr>
                <w:rFonts w:ascii="Calibri" w:hAnsi="Calibri"/>
                <w:color w:val="000000"/>
                <w:lang w:val="en-GB" w:eastAsia="en-US"/>
              </w:rPr>
            </w:pPr>
          </w:p>
        </w:tc>
      </w:tr>
      <w:tr w:rsidR="00274119" w:rsidRPr="006A73A0" w14:paraId="7A0BF630"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3C41E3C" w14:textId="7E97FB5A" w:rsidR="00274119" w:rsidRPr="006C6123" w:rsidRDefault="00274119" w:rsidP="00274119">
            <w:pPr>
              <w:rPr>
                <w:rFonts w:ascii="Calibri" w:hAnsi="Calibri"/>
                <w:color w:val="000000"/>
                <w:lang w:val="en-GB" w:eastAsia="en-US"/>
              </w:rPr>
            </w:pPr>
            <w:r w:rsidRPr="006C6123">
              <w:rPr>
                <w:rFonts w:ascii="Calibri" w:hAnsi="Calibri"/>
                <w:color w:val="000000"/>
                <w:lang w:val="en-GB" w:eastAsia="en-US"/>
              </w:rPr>
              <w:t>Partner Location</w:t>
            </w:r>
          </w:p>
        </w:tc>
        <w:tc>
          <w:tcPr>
            <w:tcW w:w="1721" w:type="pct"/>
            <w:tcBorders>
              <w:top w:val="nil"/>
              <w:left w:val="nil"/>
              <w:bottom w:val="single" w:sz="8" w:space="0" w:color="000000"/>
              <w:right w:val="single" w:sz="8" w:space="0" w:color="000000"/>
            </w:tcBorders>
            <w:shd w:val="clear" w:color="auto" w:fill="auto"/>
            <w:vAlign w:val="center"/>
          </w:tcPr>
          <w:p w14:paraId="5F8ADB05" w14:textId="77777777" w:rsidR="00274119" w:rsidRDefault="00274119" w:rsidP="00274119">
            <w:pPr>
              <w:rPr>
                <w:rFonts w:ascii="Calibri" w:hAnsi="Calibri"/>
                <w:color w:val="000000"/>
                <w:lang w:val="en-GB" w:eastAsia="en-US"/>
              </w:rPr>
            </w:pPr>
            <w:r w:rsidRPr="006C6123">
              <w:rPr>
                <w:rFonts w:ascii="Calibri" w:hAnsi="Calibri"/>
                <w:color w:val="000000"/>
                <w:lang w:val="en-GB" w:eastAsia="en-US"/>
              </w:rPr>
              <w:t xml:space="preserve">Wholesale Partner location </w:t>
            </w:r>
          </w:p>
          <w:p w14:paraId="55C8CBCC" w14:textId="15837D15" w:rsidR="00274119" w:rsidRPr="006C6123" w:rsidRDefault="00274119" w:rsidP="00274119">
            <w:pPr>
              <w:rPr>
                <w:rFonts w:ascii="Calibri" w:hAnsi="Calibri"/>
                <w:color w:val="000000"/>
                <w:lang w:val="en-GB" w:eastAsia="en-US"/>
              </w:rPr>
            </w:pPr>
            <w:r w:rsidRPr="00274119">
              <w:rPr>
                <w:rFonts w:ascii="Calibri" w:hAnsi="Calibri"/>
                <w:b/>
                <w:bCs/>
                <w:color w:val="000000"/>
                <w:lang w:val="en-GB" w:eastAsia="en-US"/>
              </w:rPr>
              <w:t>Non-Editable</w:t>
            </w:r>
            <w:r w:rsidRPr="006C6123">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133F2F72" w14:textId="77777777" w:rsidR="00274119" w:rsidRPr="006C6123" w:rsidRDefault="00274119" w:rsidP="00274119">
            <w:pPr>
              <w:rPr>
                <w:rFonts w:ascii="Calibri" w:hAnsi="Calibri"/>
                <w:color w:val="000000"/>
                <w:lang w:val="en-GB" w:eastAsia="en-US"/>
              </w:rPr>
            </w:pPr>
          </w:p>
        </w:tc>
      </w:tr>
      <w:tr w:rsidR="00274119" w:rsidRPr="006A73A0" w14:paraId="2B05B617"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CC41FFA" w14:textId="555AC1AC" w:rsidR="00274119" w:rsidRPr="006C6123" w:rsidRDefault="00274119" w:rsidP="00274119">
            <w:pPr>
              <w:rPr>
                <w:rFonts w:ascii="Calibri" w:hAnsi="Calibri"/>
                <w:color w:val="000000"/>
                <w:lang w:val="en-GB" w:eastAsia="en-US"/>
              </w:rPr>
            </w:pPr>
            <w:r w:rsidRPr="006C6123">
              <w:rPr>
                <w:rFonts w:ascii="Calibri" w:hAnsi="Calibri"/>
                <w:color w:val="000000"/>
                <w:lang w:val="en-GB" w:eastAsia="en-US"/>
              </w:rPr>
              <w:t>Order Row Code</w:t>
            </w:r>
          </w:p>
        </w:tc>
        <w:tc>
          <w:tcPr>
            <w:tcW w:w="1721" w:type="pct"/>
            <w:tcBorders>
              <w:top w:val="nil"/>
              <w:left w:val="nil"/>
              <w:bottom w:val="single" w:sz="8" w:space="0" w:color="000000"/>
              <w:right w:val="single" w:sz="8" w:space="0" w:color="000000"/>
            </w:tcBorders>
            <w:shd w:val="clear" w:color="auto" w:fill="auto"/>
            <w:vAlign w:val="center"/>
          </w:tcPr>
          <w:p w14:paraId="5C22C263" w14:textId="77777777" w:rsidR="00274119" w:rsidRDefault="00274119" w:rsidP="00274119">
            <w:pPr>
              <w:rPr>
                <w:rFonts w:ascii="Calibri" w:hAnsi="Calibri"/>
                <w:color w:val="000000"/>
                <w:lang w:val="en-GB" w:eastAsia="en-US"/>
              </w:rPr>
            </w:pPr>
            <w:r w:rsidRPr="006C6123">
              <w:rPr>
                <w:rFonts w:ascii="Calibri" w:hAnsi="Calibri"/>
                <w:color w:val="000000"/>
                <w:lang w:val="en-GB" w:eastAsia="en-US"/>
              </w:rPr>
              <w:t>A unique identifier associated with the Supplier PO and the corresponding Sales Orders.</w:t>
            </w:r>
          </w:p>
          <w:p w14:paraId="6B0B90A9" w14:textId="2FC474B6" w:rsidR="00274119" w:rsidRPr="006C6123" w:rsidRDefault="00274119" w:rsidP="00274119">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35B9913E" w14:textId="3A1B2E3E" w:rsidR="00274119" w:rsidRPr="006C6123" w:rsidRDefault="00274119" w:rsidP="00274119">
            <w:pPr>
              <w:rPr>
                <w:rFonts w:ascii="Calibri" w:hAnsi="Calibri"/>
                <w:color w:val="000000"/>
                <w:lang w:val="en-GB" w:eastAsia="en-US"/>
              </w:rPr>
            </w:pPr>
            <w:r w:rsidRPr="006C6123">
              <w:rPr>
                <w:rFonts w:ascii="Calibri" w:hAnsi="Calibri"/>
                <w:color w:val="000000"/>
                <w:lang w:val="en-GB" w:eastAsia="en-US"/>
              </w:rPr>
              <w:t>Order row code in Wholesale Portal will be the key identifier to establish the relationship between Supplier POs and respective Sales Orders.</w:t>
            </w:r>
          </w:p>
        </w:tc>
      </w:tr>
      <w:tr w:rsidR="00274119" w:rsidRPr="006A73A0" w14:paraId="0763ABA8"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A833BE8" w14:textId="227F8AC9" w:rsidR="00274119" w:rsidRPr="006C6123" w:rsidRDefault="00274119" w:rsidP="00274119">
            <w:pPr>
              <w:rPr>
                <w:rFonts w:ascii="Calibri" w:hAnsi="Calibri"/>
                <w:color w:val="000000"/>
                <w:lang w:val="en-GB" w:eastAsia="en-US"/>
              </w:rPr>
            </w:pPr>
            <w:r>
              <w:rPr>
                <w:rFonts w:ascii="Calibri" w:hAnsi="Calibri"/>
                <w:color w:val="000000"/>
                <w:lang w:val="en-GB" w:eastAsia="en-US"/>
              </w:rPr>
              <w:t>Comments</w:t>
            </w:r>
          </w:p>
        </w:tc>
        <w:tc>
          <w:tcPr>
            <w:tcW w:w="1721" w:type="pct"/>
            <w:tcBorders>
              <w:top w:val="nil"/>
              <w:left w:val="nil"/>
              <w:bottom w:val="single" w:sz="8" w:space="0" w:color="000000"/>
              <w:right w:val="single" w:sz="8" w:space="0" w:color="000000"/>
            </w:tcBorders>
            <w:shd w:val="clear" w:color="auto" w:fill="auto"/>
            <w:vAlign w:val="center"/>
          </w:tcPr>
          <w:p w14:paraId="7BB757F9" w14:textId="5FA24432" w:rsidR="00451009" w:rsidRDefault="00451009" w:rsidP="00274119">
            <w:pPr>
              <w:spacing w:after="240"/>
              <w:rPr>
                <w:rFonts w:ascii="Calibri" w:hAnsi="Calibri"/>
                <w:b/>
                <w:bCs/>
                <w:color w:val="000000"/>
                <w:lang w:val="en-GB" w:eastAsia="en-US"/>
              </w:rPr>
            </w:pPr>
            <w:r>
              <w:rPr>
                <w:rFonts w:ascii="Calibri" w:hAnsi="Calibri"/>
                <w:color w:val="000000"/>
                <w:lang w:val="en-GB" w:eastAsia="en-US"/>
              </w:rPr>
              <w:t>Any comments interfaced from WTSO on Sales Orders.</w:t>
            </w:r>
          </w:p>
          <w:p w14:paraId="479E2DB7" w14:textId="7068B367" w:rsidR="00274119" w:rsidRPr="006C6123" w:rsidRDefault="00274119" w:rsidP="00274119">
            <w:pPr>
              <w:spacing w:after="240"/>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1A4C97AE" w14:textId="2188A210" w:rsidR="00274119" w:rsidRPr="006C6123" w:rsidRDefault="00274119" w:rsidP="00274119">
            <w:pPr>
              <w:rPr>
                <w:rFonts w:ascii="Calibri" w:hAnsi="Calibri"/>
                <w:color w:val="000000"/>
                <w:lang w:val="en-GB" w:eastAsia="en-US"/>
              </w:rPr>
            </w:pPr>
          </w:p>
        </w:tc>
      </w:tr>
      <w:tr w:rsidR="00274119" w:rsidRPr="006A73A0" w14:paraId="36A61179"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961BBB6" w14:textId="01EAEA5D" w:rsidR="00274119" w:rsidRDefault="00274119" w:rsidP="00274119">
            <w:pPr>
              <w:rPr>
                <w:rFonts w:ascii="Calibri" w:hAnsi="Calibri"/>
                <w:color w:val="000000"/>
                <w:lang w:val="en-GB" w:eastAsia="en-US"/>
              </w:rPr>
            </w:pPr>
            <w:r>
              <w:rPr>
                <w:rFonts w:ascii="Calibri" w:hAnsi="Calibri"/>
                <w:color w:val="000000"/>
                <w:lang w:val="en-GB" w:eastAsia="en-US"/>
              </w:rPr>
              <w:t>Source</w:t>
            </w:r>
          </w:p>
        </w:tc>
        <w:tc>
          <w:tcPr>
            <w:tcW w:w="1721" w:type="pct"/>
            <w:tcBorders>
              <w:top w:val="nil"/>
              <w:left w:val="nil"/>
              <w:bottom w:val="single" w:sz="8" w:space="0" w:color="000000"/>
              <w:right w:val="single" w:sz="8" w:space="0" w:color="000000"/>
            </w:tcBorders>
            <w:shd w:val="clear" w:color="auto" w:fill="auto"/>
            <w:vAlign w:val="center"/>
          </w:tcPr>
          <w:p w14:paraId="58ADA3D9" w14:textId="40FE0791" w:rsidR="00523EB2" w:rsidRDefault="00274119" w:rsidP="00274119">
            <w:pPr>
              <w:spacing w:after="240"/>
              <w:rPr>
                <w:rFonts w:ascii="Calibri" w:hAnsi="Calibri"/>
                <w:color w:val="000000"/>
                <w:lang w:val="en-GB" w:eastAsia="en-US"/>
              </w:rPr>
            </w:pPr>
            <w:r>
              <w:rPr>
                <w:rFonts w:ascii="Calibri" w:hAnsi="Calibri"/>
                <w:color w:val="000000"/>
                <w:lang w:val="en-GB" w:eastAsia="en-US"/>
              </w:rPr>
              <w:t xml:space="preserve">This field will show </w:t>
            </w:r>
            <w:r w:rsidR="00523EB2">
              <w:rPr>
                <w:rFonts w:ascii="Calibri" w:hAnsi="Calibri"/>
                <w:color w:val="000000"/>
                <w:lang w:val="en-GB" w:eastAsia="en-US"/>
              </w:rPr>
              <w:t>what is the source of Sales Order.</w:t>
            </w:r>
          </w:p>
          <w:p w14:paraId="256B0F7C" w14:textId="30F934C1" w:rsidR="00523EB2" w:rsidRPr="00274119" w:rsidRDefault="00523EB2" w:rsidP="00274119">
            <w:pPr>
              <w:spacing w:after="240"/>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62C27258" w14:textId="77777777" w:rsidR="00274119" w:rsidRDefault="00523EB2" w:rsidP="00274119">
            <w:pPr>
              <w:rPr>
                <w:rFonts w:ascii="Calibri" w:hAnsi="Calibri"/>
                <w:color w:val="000000"/>
                <w:lang w:val="en-GB" w:eastAsia="en-US"/>
              </w:rPr>
            </w:pPr>
            <w:r>
              <w:rPr>
                <w:rFonts w:ascii="Calibri" w:hAnsi="Calibri"/>
                <w:color w:val="000000"/>
                <w:lang w:val="en-GB" w:eastAsia="en-US"/>
              </w:rPr>
              <w:t>Valid values for Source will be-</w:t>
            </w:r>
          </w:p>
          <w:p w14:paraId="014848A3" w14:textId="1E955551" w:rsidR="00523EB2" w:rsidRDefault="00523EB2" w:rsidP="00572530">
            <w:pPr>
              <w:pStyle w:val="ListParagraph"/>
              <w:numPr>
                <w:ilvl w:val="0"/>
                <w:numId w:val="35"/>
              </w:numPr>
              <w:rPr>
                <w:rFonts w:ascii="Calibri" w:hAnsi="Calibri"/>
                <w:color w:val="000000"/>
                <w:lang w:val="en-GB" w:eastAsia="en-US"/>
              </w:rPr>
            </w:pPr>
            <w:r>
              <w:rPr>
                <w:rFonts w:ascii="Calibri" w:hAnsi="Calibri"/>
                <w:color w:val="000000"/>
                <w:lang w:val="en-GB" w:eastAsia="en-US"/>
              </w:rPr>
              <w:t>Supplier PO (for sales order linked with direct supplier PO).</w:t>
            </w:r>
          </w:p>
          <w:p w14:paraId="50D5ABCD" w14:textId="30D56363" w:rsidR="00523EB2" w:rsidRDefault="00523EB2" w:rsidP="00572530">
            <w:pPr>
              <w:pStyle w:val="ListParagraph"/>
              <w:numPr>
                <w:ilvl w:val="0"/>
                <w:numId w:val="35"/>
              </w:numPr>
              <w:rPr>
                <w:rFonts w:ascii="Calibri" w:hAnsi="Calibri"/>
                <w:color w:val="000000"/>
                <w:lang w:val="en-GB" w:eastAsia="en-US"/>
              </w:rPr>
            </w:pPr>
            <w:r>
              <w:rPr>
                <w:rFonts w:ascii="Calibri" w:hAnsi="Calibri"/>
                <w:color w:val="000000"/>
                <w:lang w:val="en-GB" w:eastAsia="en-US"/>
              </w:rPr>
              <w:t>Supplier Allocation (for sales order linked with split supplier PO).</w:t>
            </w:r>
          </w:p>
          <w:p w14:paraId="173DBDC6" w14:textId="1619FF18" w:rsidR="00523EB2" w:rsidRPr="00523EB2" w:rsidRDefault="00523EB2" w:rsidP="00572530">
            <w:pPr>
              <w:pStyle w:val="ListParagraph"/>
              <w:numPr>
                <w:ilvl w:val="0"/>
                <w:numId w:val="35"/>
              </w:numPr>
              <w:rPr>
                <w:rFonts w:ascii="Calibri" w:hAnsi="Calibri"/>
                <w:color w:val="000000"/>
                <w:lang w:val="en-GB" w:eastAsia="en-US"/>
              </w:rPr>
            </w:pPr>
            <w:r>
              <w:rPr>
                <w:rFonts w:ascii="Calibri" w:hAnsi="Calibri"/>
                <w:color w:val="000000"/>
                <w:lang w:val="en-GB" w:eastAsia="en-US"/>
              </w:rPr>
              <w:t>Wholesale Stock (for Sales order that are source from un-productive wholesale stock).</w:t>
            </w:r>
          </w:p>
        </w:tc>
      </w:tr>
      <w:tr w:rsidR="00523EB2" w:rsidRPr="006A73A0" w14:paraId="3EFC9F64"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7890CE6" w14:textId="6132C196" w:rsidR="00523EB2" w:rsidRPr="006C6123" w:rsidRDefault="00523EB2" w:rsidP="00274119">
            <w:pPr>
              <w:rPr>
                <w:rFonts w:ascii="Calibri" w:hAnsi="Calibri"/>
                <w:color w:val="000000"/>
                <w:lang w:val="en-GB" w:eastAsia="en-US"/>
              </w:rPr>
            </w:pPr>
            <w:r>
              <w:rPr>
                <w:rFonts w:ascii="Calibri" w:hAnsi="Calibri"/>
                <w:color w:val="000000"/>
                <w:lang w:val="en-GB" w:eastAsia="en-US"/>
              </w:rPr>
              <w:t>Supplier PO</w:t>
            </w:r>
          </w:p>
        </w:tc>
        <w:tc>
          <w:tcPr>
            <w:tcW w:w="1721" w:type="pct"/>
            <w:tcBorders>
              <w:top w:val="nil"/>
              <w:left w:val="nil"/>
              <w:bottom w:val="single" w:sz="8" w:space="0" w:color="000000"/>
              <w:right w:val="single" w:sz="8" w:space="0" w:color="000000"/>
            </w:tcBorders>
            <w:shd w:val="clear" w:color="auto" w:fill="auto"/>
            <w:vAlign w:val="center"/>
          </w:tcPr>
          <w:p w14:paraId="60503A1C" w14:textId="77777777" w:rsidR="00451009" w:rsidRPr="00FD07F6" w:rsidRDefault="00451009" w:rsidP="00274119">
            <w:pPr>
              <w:rPr>
                <w:rFonts w:ascii="Calibri" w:hAnsi="Calibri"/>
                <w:color w:val="000000"/>
                <w:lang w:val="en-GB" w:eastAsia="en-US"/>
              </w:rPr>
            </w:pPr>
            <w:r w:rsidRPr="00FD07F6">
              <w:rPr>
                <w:rFonts w:ascii="Calibri" w:hAnsi="Calibri"/>
                <w:color w:val="000000"/>
                <w:lang w:val="en-GB" w:eastAsia="en-US"/>
              </w:rPr>
              <w:t>Supplier PO no.</w:t>
            </w:r>
          </w:p>
          <w:p w14:paraId="6FC0B4E2" w14:textId="7B6EAF83" w:rsidR="00523EB2" w:rsidRPr="006C6123" w:rsidRDefault="00523EB2" w:rsidP="00274119">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4EE8406E" w14:textId="5D3B9387" w:rsidR="00523EB2" w:rsidRPr="006C6123" w:rsidRDefault="00523EB2" w:rsidP="00274119">
            <w:pPr>
              <w:rPr>
                <w:rFonts w:ascii="Calibri" w:hAnsi="Calibri"/>
                <w:color w:val="000000"/>
                <w:lang w:val="en-GB" w:eastAsia="en-US"/>
              </w:rPr>
            </w:pPr>
            <w:r>
              <w:rPr>
                <w:rFonts w:ascii="Calibri" w:hAnsi="Calibri"/>
                <w:color w:val="000000"/>
                <w:lang w:val="en-GB" w:eastAsia="en-US"/>
              </w:rPr>
              <w:t>This field will be populated only when Source field is either – Supplier PO OR Supplier Allocation</w:t>
            </w:r>
          </w:p>
        </w:tc>
      </w:tr>
      <w:tr w:rsidR="00523EB2" w:rsidRPr="006A73A0" w14:paraId="6F78EFA6"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8037406" w14:textId="777AD147" w:rsidR="00523EB2" w:rsidRPr="006C6123" w:rsidRDefault="00523EB2" w:rsidP="00523EB2">
            <w:pPr>
              <w:rPr>
                <w:rFonts w:ascii="Calibri" w:hAnsi="Calibri"/>
                <w:color w:val="000000"/>
                <w:lang w:val="en-GB" w:eastAsia="en-US"/>
              </w:rPr>
            </w:pPr>
            <w:r w:rsidRPr="006C6123">
              <w:rPr>
                <w:rFonts w:ascii="Calibri" w:hAnsi="Calibri"/>
                <w:color w:val="000000"/>
                <w:lang w:val="en-GB" w:eastAsia="en-US"/>
              </w:rPr>
              <w:t>First Destination</w:t>
            </w:r>
          </w:p>
        </w:tc>
        <w:tc>
          <w:tcPr>
            <w:tcW w:w="1721" w:type="pct"/>
            <w:tcBorders>
              <w:top w:val="nil"/>
              <w:left w:val="nil"/>
              <w:bottom w:val="single" w:sz="8" w:space="0" w:color="000000"/>
              <w:right w:val="single" w:sz="8" w:space="0" w:color="000000"/>
            </w:tcBorders>
            <w:shd w:val="clear" w:color="auto" w:fill="auto"/>
            <w:vAlign w:val="center"/>
          </w:tcPr>
          <w:p w14:paraId="6B5BFDEC" w14:textId="00967744" w:rsidR="00523EB2" w:rsidRDefault="00523EB2" w:rsidP="00523EB2">
            <w:pPr>
              <w:rPr>
                <w:rFonts w:ascii="Calibri" w:hAnsi="Calibri"/>
                <w:color w:val="000000"/>
                <w:lang w:val="en-GB" w:eastAsia="en-US"/>
              </w:rPr>
            </w:pPr>
            <w:r w:rsidRPr="006C6123">
              <w:rPr>
                <w:rFonts w:ascii="Calibri" w:hAnsi="Calibri"/>
                <w:color w:val="000000"/>
                <w:lang w:val="en-GB" w:eastAsia="en-US"/>
              </w:rPr>
              <w:t>An ASOS virtual warehouse</w:t>
            </w:r>
            <w:r w:rsidR="00DD595E">
              <w:rPr>
                <w:rFonts w:ascii="Calibri" w:hAnsi="Calibri"/>
                <w:color w:val="000000"/>
                <w:lang w:val="en-GB" w:eastAsia="en-US"/>
              </w:rPr>
              <w:t xml:space="preserve"> </w:t>
            </w:r>
          </w:p>
          <w:p w14:paraId="6786F074" w14:textId="62DA54BE" w:rsidR="00523EB2" w:rsidRPr="006C6123" w:rsidRDefault="00523EB2" w:rsidP="00523EB2">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3EC39005" w14:textId="60295335" w:rsidR="00523EB2" w:rsidRPr="006C6123" w:rsidRDefault="00523EB2" w:rsidP="00523EB2">
            <w:pPr>
              <w:rPr>
                <w:rFonts w:ascii="Calibri" w:hAnsi="Calibri"/>
                <w:color w:val="000000"/>
                <w:lang w:val="en-GB" w:eastAsia="en-US"/>
              </w:rPr>
            </w:pPr>
            <w:r w:rsidRPr="006C6123">
              <w:rPr>
                <w:rFonts w:ascii="Calibri" w:hAnsi="Calibri"/>
                <w:color w:val="000000"/>
                <w:lang w:val="en-GB" w:eastAsia="en-US"/>
              </w:rPr>
              <w:t>This field will show the ASOS warehouse where Supplier PO will be receipted.</w:t>
            </w:r>
          </w:p>
        </w:tc>
      </w:tr>
      <w:tr w:rsidR="00523EB2" w:rsidRPr="006A73A0" w14:paraId="17E39379"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1D2E80D" w14:textId="7C7E3A94" w:rsidR="00523EB2" w:rsidRDefault="00523EB2" w:rsidP="00523EB2">
            <w:pPr>
              <w:rPr>
                <w:rFonts w:ascii="Calibri" w:hAnsi="Calibri"/>
                <w:color w:val="000000"/>
                <w:lang w:val="en-GB" w:eastAsia="en-US"/>
              </w:rPr>
            </w:pPr>
            <w:r w:rsidRPr="006C6123">
              <w:rPr>
                <w:rFonts w:ascii="Calibri" w:hAnsi="Calibri"/>
                <w:color w:val="000000"/>
                <w:lang w:val="en-GB" w:eastAsia="en-US"/>
              </w:rPr>
              <w:t>Final Destination</w:t>
            </w:r>
          </w:p>
        </w:tc>
        <w:tc>
          <w:tcPr>
            <w:tcW w:w="1721" w:type="pct"/>
            <w:tcBorders>
              <w:top w:val="nil"/>
              <w:left w:val="nil"/>
              <w:bottom w:val="single" w:sz="8" w:space="0" w:color="000000"/>
              <w:right w:val="single" w:sz="8" w:space="0" w:color="000000"/>
            </w:tcBorders>
            <w:shd w:val="clear" w:color="auto" w:fill="auto"/>
            <w:vAlign w:val="center"/>
          </w:tcPr>
          <w:p w14:paraId="763C773D" w14:textId="52FF6BD5" w:rsidR="00523EB2" w:rsidRDefault="00523EB2" w:rsidP="00523EB2">
            <w:pPr>
              <w:rPr>
                <w:rFonts w:ascii="Calibri" w:hAnsi="Calibri"/>
                <w:color w:val="000000"/>
                <w:lang w:val="en-GB" w:eastAsia="en-US"/>
              </w:rPr>
            </w:pPr>
            <w:r w:rsidRPr="006C6123">
              <w:rPr>
                <w:rFonts w:ascii="Calibri" w:hAnsi="Calibri"/>
                <w:color w:val="000000"/>
                <w:lang w:val="en-GB" w:eastAsia="en-US"/>
              </w:rPr>
              <w:t>An ASOS virtual warehouse</w:t>
            </w:r>
            <w:r w:rsidR="00DD595E">
              <w:rPr>
                <w:rFonts w:ascii="Calibri" w:hAnsi="Calibri"/>
                <w:color w:val="000000"/>
                <w:lang w:val="en-GB" w:eastAsia="en-US"/>
              </w:rPr>
              <w:t xml:space="preserve"> </w:t>
            </w:r>
          </w:p>
          <w:p w14:paraId="331CFC36" w14:textId="19C99130" w:rsidR="00523EB2" w:rsidRPr="006C6123" w:rsidRDefault="00523EB2" w:rsidP="00523EB2">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6569C0B4" w14:textId="77777777" w:rsidR="00523EB2" w:rsidRPr="006C6123" w:rsidRDefault="00523EB2" w:rsidP="00523EB2">
            <w:pPr>
              <w:rPr>
                <w:rFonts w:ascii="Calibri" w:hAnsi="Calibri"/>
                <w:color w:val="000000"/>
                <w:lang w:val="en-GB" w:eastAsia="en-US"/>
              </w:rPr>
            </w:pPr>
            <w:r w:rsidRPr="006C6123">
              <w:rPr>
                <w:rFonts w:ascii="Calibri" w:hAnsi="Calibri"/>
                <w:color w:val="000000"/>
                <w:lang w:val="en-GB" w:eastAsia="en-US"/>
              </w:rPr>
              <w:t>This field will show the ASOS warehouse from where Sales Orders will be sourced.</w:t>
            </w:r>
          </w:p>
          <w:p w14:paraId="2512AA3C" w14:textId="77777777" w:rsidR="00523EB2" w:rsidRPr="006C6123" w:rsidRDefault="00523EB2" w:rsidP="00523EB2">
            <w:pPr>
              <w:rPr>
                <w:rFonts w:ascii="Calibri" w:hAnsi="Calibri"/>
                <w:color w:val="000000"/>
                <w:lang w:val="en-GB" w:eastAsia="en-US"/>
              </w:rPr>
            </w:pPr>
          </w:p>
          <w:p w14:paraId="58198867" w14:textId="7EB0217D" w:rsidR="00523EB2" w:rsidRPr="006C6123" w:rsidRDefault="00523EB2" w:rsidP="00572530">
            <w:pPr>
              <w:pStyle w:val="ListParagraph"/>
              <w:numPr>
                <w:ilvl w:val="0"/>
                <w:numId w:val="26"/>
              </w:numPr>
              <w:rPr>
                <w:rFonts w:ascii="Calibri" w:hAnsi="Calibri"/>
                <w:color w:val="000000"/>
                <w:lang w:val="en-GB" w:eastAsia="en-US"/>
              </w:rPr>
            </w:pPr>
            <w:r w:rsidRPr="006C6123">
              <w:rPr>
                <w:rFonts w:ascii="Calibri" w:hAnsi="Calibri"/>
                <w:color w:val="000000"/>
                <w:lang w:val="en-GB" w:eastAsia="en-US"/>
              </w:rPr>
              <w:t xml:space="preserve">If the supplier PO will be </w:t>
            </w:r>
            <w:r w:rsidR="00D86433" w:rsidRPr="006C6123">
              <w:rPr>
                <w:rFonts w:ascii="Calibri" w:hAnsi="Calibri"/>
                <w:color w:val="000000"/>
                <w:lang w:val="en-GB" w:eastAsia="en-US"/>
              </w:rPr>
              <w:t>direct,</w:t>
            </w:r>
            <w:r w:rsidRPr="006C6123">
              <w:rPr>
                <w:rFonts w:ascii="Calibri" w:hAnsi="Calibri"/>
                <w:color w:val="000000"/>
                <w:lang w:val="en-GB" w:eastAsia="en-US"/>
              </w:rPr>
              <w:t xml:space="preserve"> then first and final warehouse will be same.</w:t>
            </w:r>
          </w:p>
          <w:p w14:paraId="6692B1A1" w14:textId="0231794A" w:rsidR="00523EB2" w:rsidRDefault="00523EB2" w:rsidP="00572530">
            <w:pPr>
              <w:pStyle w:val="ListParagraph"/>
              <w:numPr>
                <w:ilvl w:val="0"/>
                <w:numId w:val="26"/>
              </w:numPr>
              <w:rPr>
                <w:rFonts w:ascii="Calibri" w:hAnsi="Calibri"/>
                <w:color w:val="000000"/>
                <w:lang w:val="en-GB" w:eastAsia="en-US"/>
              </w:rPr>
            </w:pPr>
            <w:r w:rsidRPr="006C6123">
              <w:rPr>
                <w:rFonts w:ascii="Calibri" w:hAnsi="Calibri"/>
                <w:color w:val="000000"/>
                <w:lang w:val="en-GB" w:eastAsia="en-US"/>
              </w:rPr>
              <w:t xml:space="preserve">If the supplier PO will be </w:t>
            </w:r>
            <w:r w:rsidR="00D86433" w:rsidRPr="006C6123">
              <w:rPr>
                <w:rFonts w:ascii="Calibri" w:hAnsi="Calibri"/>
                <w:color w:val="000000"/>
                <w:lang w:val="en-GB" w:eastAsia="en-US"/>
              </w:rPr>
              <w:t>split,</w:t>
            </w:r>
            <w:r w:rsidRPr="006C6123">
              <w:rPr>
                <w:rFonts w:ascii="Calibri" w:hAnsi="Calibri"/>
                <w:color w:val="000000"/>
                <w:lang w:val="en-GB" w:eastAsia="en-US"/>
              </w:rPr>
              <w:t xml:space="preserve"> then first and final destination warehouse will be different. Once the Supplier PO will be receipted on First destination it will be send to final destination as allocations.</w:t>
            </w:r>
          </w:p>
          <w:p w14:paraId="4758D080" w14:textId="6E91822C" w:rsidR="00523EB2" w:rsidRPr="006C6123" w:rsidRDefault="00523EB2" w:rsidP="00572530">
            <w:pPr>
              <w:pStyle w:val="ListParagraph"/>
              <w:numPr>
                <w:ilvl w:val="0"/>
                <w:numId w:val="26"/>
              </w:numPr>
              <w:rPr>
                <w:rFonts w:ascii="Calibri" w:hAnsi="Calibri"/>
                <w:color w:val="000000"/>
                <w:lang w:val="en-GB" w:eastAsia="en-US"/>
              </w:rPr>
            </w:pPr>
            <w:r>
              <w:rPr>
                <w:rFonts w:ascii="Calibri" w:hAnsi="Calibri"/>
                <w:color w:val="000000"/>
                <w:lang w:val="en-GB" w:eastAsia="en-US"/>
              </w:rPr>
              <w:lastRenderedPageBreak/>
              <w:t xml:space="preserve">For Sales order with Source as -Wholesale Stock, will also show same first and final destination. </w:t>
            </w:r>
          </w:p>
          <w:p w14:paraId="7A047403" w14:textId="77777777" w:rsidR="00523EB2" w:rsidRPr="006C6123" w:rsidRDefault="00523EB2" w:rsidP="00523EB2">
            <w:pPr>
              <w:rPr>
                <w:rFonts w:ascii="Calibri" w:hAnsi="Calibri"/>
                <w:color w:val="000000"/>
                <w:lang w:val="en-GB" w:eastAsia="en-US"/>
              </w:rPr>
            </w:pPr>
          </w:p>
        </w:tc>
      </w:tr>
      <w:tr w:rsidR="001A5A74" w:rsidRPr="006A73A0" w14:paraId="44C1706B"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2091A8E" w14:textId="3E1F99C2" w:rsidR="001A5A74" w:rsidRPr="006C6123" w:rsidRDefault="001A5A74" w:rsidP="00523EB2">
            <w:pPr>
              <w:rPr>
                <w:rFonts w:ascii="Calibri" w:hAnsi="Calibri"/>
                <w:color w:val="000000"/>
                <w:lang w:val="en-GB" w:eastAsia="en-US"/>
              </w:rPr>
            </w:pPr>
            <w:r>
              <w:rPr>
                <w:rFonts w:ascii="Calibri" w:hAnsi="Calibri"/>
                <w:color w:val="000000"/>
                <w:lang w:val="en-GB" w:eastAsia="en-US"/>
              </w:rPr>
              <w:lastRenderedPageBreak/>
              <w:t>ASN</w:t>
            </w:r>
          </w:p>
        </w:tc>
        <w:tc>
          <w:tcPr>
            <w:tcW w:w="1721" w:type="pct"/>
            <w:tcBorders>
              <w:top w:val="nil"/>
              <w:left w:val="nil"/>
              <w:bottom w:val="single" w:sz="8" w:space="0" w:color="000000"/>
              <w:right w:val="single" w:sz="8" w:space="0" w:color="000000"/>
            </w:tcBorders>
            <w:shd w:val="clear" w:color="auto" w:fill="auto"/>
            <w:vAlign w:val="center"/>
          </w:tcPr>
          <w:p w14:paraId="023BEB1D" w14:textId="77777777" w:rsidR="001A5A74" w:rsidRDefault="00451009" w:rsidP="00523EB2">
            <w:pPr>
              <w:rPr>
                <w:rFonts w:ascii="Calibri" w:hAnsi="Calibri"/>
                <w:color w:val="000000"/>
                <w:lang w:val="en-GB" w:eastAsia="en-US"/>
              </w:rPr>
            </w:pPr>
            <w:r>
              <w:rPr>
                <w:rFonts w:ascii="Calibri" w:hAnsi="Calibri"/>
                <w:color w:val="000000"/>
                <w:lang w:val="en-GB" w:eastAsia="en-US"/>
              </w:rPr>
              <w:t>ASN No.</w:t>
            </w:r>
          </w:p>
          <w:p w14:paraId="024C7EE6" w14:textId="52A07A65" w:rsidR="00451009" w:rsidRPr="006C6123" w:rsidRDefault="00451009" w:rsidP="00523EB2">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4BACF1B4" w14:textId="21607D84" w:rsidR="001A5A74" w:rsidRPr="006C6123" w:rsidRDefault="001A5A74" w:rsidP="00523EB2">
            <w:pPr>
              <w:rPr>
                <w:rFonts w:ascii="Calibri" w:hAnsi="Calibri"/>
                <w:color w:val="000000"/>
                <w:lang w:val="en-GB" w:eastAsia="en-US"/>
              </w:rPr>
            </w:pPr>
            <w:r>
              <w:rPr>
                <w:rFonts w:ascii="Calibri" w:hAnsi="Calibri"/>
                <w:color w:val="000000"/>
                <w:lang w:val="en-GB" w:eastAsia="en-US"/>
              </w:rPr>
              <w:t>This field will show the ASNs raised for the Supplier PO.</w:t>
            </w:r>
          </w:p>
        </w:tc>
      </w:tr>
      <w:tr w:rsidR="00274119" w:rsidRPr="006A73A0" w14:paraId="7FDDCA27"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D8E995C" w14:textId="3231D44E" w:rsidR="00274119" w:rsidRPr="006C6123" w:rsidRDefault="00523EB2" w:rsidP="00274119">
            <w:pPr>
              <w:rPr>
                <w:rFonts w:ascii="Calibri" w:hAnsi="Calibri"/>
                <w:color w:val="000000"/>
                <w:lang w:val="en-GB" w:eastAsia="en-US"/>
              </w:rPr>
            </w:pPr>
            <w:r>
              <w:rPr>
                <w:rFonts w:ascii="Calibri" w:hAnsi="Calibri"/>
                <w:color w:val="000000"/>
                <w:lang w:val="en-GB" w:eastAsia="en-US"/>
              </w:rPr>
              <w:t>First Destination Delivery Date</w:t>
            </w:r>
          </w:p>
        </w:tc>
        <w:tc>
          <w:tcPr>
            <w:tcW w:w="1721" w:type="pct"/>
            <w:tcBorders>
              <w:top w:val="nil"/>
              <w:left w:val="nil"/>
              <w:bottom w:val="single" w:sz="8" w:space="0" w:color="000000"/>
              <w:right w:val="single" w:sz="8" w:space="0" w:color="000000"/>
            </w:tcBorders>
            <w:shd w:val="clear" w:color="auto" w:fill="auto"/>
            <w:vAlign w:val="center"/>
          </w:tcPr>
          <w:p w14:paraId="1F2E0D40" w14:textId="77777777" w:rsidR="00274119" w:rsidRDefault="00523EB2" w:rsidP="00274119">
            <w:pPr>
              <w:rPr>
                <w:rFonts w:ascii="Calibri" w:hAnsi="Calibri"/>
                <w:color w:val="000000"/>
                <w:lang w:val="en-GB" w:eastAsia="en-US"/>
              </w:rPr>
            </w:pPr>
            <w:r>
              <w:rPr>
                <w:rFonts w:ascii="Calibri" w:hAnsi="Calibri"/>
                <w:color w:val="000000"/>
                <w:lang w:val="en-GB" w:eastAsia="en-US"/>
              </w:rPr>
              <w:t>Supplier PO delivery date on first destination.</w:t>
            </w:r>
          </w:p>
          <w:p w14:paraId="329E212F" w14:textId="091517A6" w:rsidR="00523EB2" w:rsidRPr="006C6123" w:rsidRDefault="00523EB2" w:rsidP="00274119">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776BDBD7" w14:textId="5BD3F8C1" w:rsidR="00274119" w:rsidRPr="006C6123" w:rsidRDefault="003B24F8" w:rsidP="00274119">
            <w:pPr>
              <w:rPr>
                <w:rFonts w:ascii="Calibri" w:hAnsi="Calibri"/>
                <w:color w:val="000000"/>
                <w:lang w:val="en-GB" w:eastAsia="en-US"/>
              </w:rPr>
            </w:pPr>
            <w:r>
              <w:rPr>
                <w:rFonts w:ascii="Calibri" w:hAnsi="Calibri"/>
                <w:color w:val="000000"/>
                <w:lang w:val="en-GB" w:eastAsia="en-US"/>
              </w:rPr>
              <w:t>This field will be empty for s</w:t>
            </w:r>
            <w:r w:rsidR="00523EB2">
              <w:rPr>
                <w:rFonts w:ascii="Calibri" w:hAnsi="Calibri"/>
                <w:color w:val="000000"/>
                <w:lang w:val="en-GB" w:eastAsia="en-US"/>
              </w:rPr>
              <w:t>ales order with Source as -Wholesale Stock</w:t>
            </w:r>
            <w:r>
              <w:rPr>
                <w:rFonts w:ascii="Calibri" w:hAnsi="Calibri"/>
                <w:color w:val="000000"/>
                <w:lang w:val="en-GB" w:eastAsia="en-US"/>
              </w:rPr>
              <w:t>.</w:t>
            </w:r>
          </w:p>
        </w:tc>
      </w:tr>
      <w:tr w:rsidR="003B24F8" w:rsidRPr="006A73A0" w14:paraId="65059BBD"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6315F2C" w14:textId="14A15786" w:rsidR="003B24F8" w:rsidRDefault="003B24F8" w:rsidP="003B24F8">
            <w:pPr>
              <w:rPr>
                <w:rFonts w:ascii="Calibri" w:hAnsi="Calibri"/>
                <w:color w:val="000000"/>
                <w:lang w:val="en-GB" w:eastAsia="en-US"/>
              </w:rPr>
            </w:pPr>
            <w:r>
              <w:rPr>
                <w:rFonts w:ascii="Calibri" w:hAnsi="Calibri"/>
                <w:color w:val="000000"/>
                <w:lang w:val="en-GB" w:eastAsia="en-US"/>
              </w:rPr>
              <w:t>Final Destination Delivery Date</w:t>
            </w:r>
          </w:p>
        </w:tc>
        <w:tc>
          <w:tcPr>
            <w:tcW w:w="1721" w:type="pct"/>
            <w:tcBorders>
              <w:top w:val="nil"/>
              <w:left w:val="nil"/>
              <w:bottom w:val="single" w:sz="8" w:space="0" w:color="000000"/>
              <w:right w:val="single" w:sz="8" w:space="0" w:color="000000"/>
            </w:tcBorders>
            <w:shd w:val="clear" w:color="auto" w:fill="auto"/>
            <w:vAlign w:val="center"/>
          </w:tcPr>
          <w:p w14:paraId="12E9A083" w14:textId="683DF748" w:rsidR="003B24F8" w:rsidRDefault="003B24F8" w:rsidP="003B24F8">
            <w:pPr>
              <w:rPr>
                <w:rFonts w:ascii="Calibri" w:hAnsi="Calibri"/>
                <w:color w:val="000000"/>
                <w:lang w:val="en-GB" w:eastAsia="en-US"/>
              </w:rPr>
            </w:pPr>
            <w:r>
              <w:rPr>
                <w:rFonts w:ascii="Calibri" w:hAnsi="Calibri"/>
                <w:color w:val="000000"/>
                <w:lang w:val="en-GB" w:eastAsia="en-US"/>
              </w:rPr>
              <w:t>Supplier PO delivery date on source destination.</w:t>
            </w:r>
          </w:p>
          <w:p w14:paraId="7F1CDABF" w14:textId="27BF7B70" w:rsidR="003B24F8" w:rsidRDefault="003B24F8" w:rsidP="003B24F8">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3FDB9F16" w14:textId="77777777" w:rsidR="003B24F8" w:rsidRPr="003B24F8" w:rsidRDefault="003B24F8" w:rsidP="00572530">
            <w:pPr>
              <w:pStyle w:val="ListParagraph"/>
              <w:numPr>
                <w:ilvl w:val="0"/>
                <w:numId w:val="36"/>
              </w:numPr>
              <w:rPr>
                <w:rFonts w:ascii="Calibri" w:hAnsi="Calibri"/>
                <w:color w:val="000000"/>
                <w:lang w:val="en-GB" w:eastAsia="en-US"/>
              </w:rPr>
            </w:pPr>
            <w:r w:rsidRPr="003B24F8">
              <w:rPr>
                <w:rFonts w:ascii="Calibri" w:hAnsi="Calibri"/>
                <w:color w:val="000000"/>
                <w:lang w:val="en-GB" w:eastAsia="en-US"/>
              </w:rPr>
              <w:t>This field will be empty for sales order with Source as -Wholesale Stock.</w:t>
            </w:r>
          </w:p>
          <w:p w14:paraId="7BB30AE6" w14:textId="77777777" w:rsidR="003B24F8" w:rsidRPr="003B24F8" w:rsidRDefault="003B24F8" w:rsidP="00572530">
            <w:pPr>
              <w:pStyle w:val="ListParagraph"/>
              <w:numPr>
                <w:ilvl w:val="0"/>
                <w:numId w:val="36"/>
              </w:numPr>
              <w:rPr>
                <w:rFonts w:ascii="Calibri" w:hAnsi="Calibri"/>
                <w:color w:val="000000"/>
                <w:lang w:val="en-GB" w:eastAsia="en-US"/>
              </w:rPr>
            </w:pPr>
            <w:r w:rsidRPr="003B24F8">
              <w:rPr>
                <w:rFonts w:ascii="Calibri" w:hAnsi="Calibri"/>
                <w:color w:val="000000"/>
                <w:lang w:val="en-GB" w:eastAsia="en-US"/>
              </w:rPr>
              <w:t>For Sales Order with Source as – Supplier PO, first and final destination date will be same.</w:t>
            </w:r>
          </w:p>
          <w:p w14:paraId="4E79C5A7" w14:textId="15A907A5" w:rsidR="003B24F8" w:rsidRPr="003B24F8" w:rsidRDefault="003B24F8" w:rsidP="00572530">
            <w:pPr>
              <w:pStyle w:val="ListParagraph"/>
              <w:numPr>
                <w:ilvl w:val="0"/>
                <w:numId w:val="36"/>
              </w:numPr>
              <w:rPr>
                <w:rFonts w:ascii="Calibri" w:hAnsi="Calibri"/>
                <w:color w:val="000000"/>
                <w:lang w:val="en-GB" w:eastAsia="en-US"/>
              </w:rPr>
            </w:pPr>
            <w:r w:rsidRPr="003B24F8">
              <w:rPr>
                <w:rFonts w:ascii="Calibri" w:hAnsi="Calibri"/>
                <w:color w:val="000000"/>
                <w:lang w:val="en-GB" w:eastAsia="en-US"/>
              </w:rPr>
              <w:t>For Sales Order with Source as – Supplier Allocation, first and final destination date will be same.</w:t>
            </w:r>
          </w:p>
          <w:p w14:paraId="1100C155" w14:textId="0F6A4A5A" w:rsidR="003B24F8" w:rsidRDefault="003B24F8" w:rsidP="003B24F8">
            <w:pPr>
              <w:rPr>
                <w:rFonts w:ascii="Calibri" w:hAnsi="Calibri"/>
                <w:color w:val="000000"/>
                <w:lang w:val="en-GB" w:eastAsia="en-US"/>
              </w:rPr>
            </w:pPr>
          </w:p>
        </w:tc>
      </w:tr>
      <w:tr w:rsidR="00631231" w:rsidRPr="006A73A0" w14:paraId="1F39417D"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F04694D" w14:textId="45ACB0B4" w:rsidR="00631231" w:rsidRDefault="00631231" w:rsidP="00631231">
            <w:pPr>
              <w:rPr>
                <w:rFonts w:ascii="Calibri" w:hAnsi="Calibri"/>
                <w:color w:val="000000"/>
                <w:lang w:val="en-GB" w:eastAsia="en-US"/>
              </w:rPr>
            </w:pPr>
            <w:r>
              <w:rPr>
                <w:rFonts w:ascii="Calibri" w:hAnsi="Calibri"/>
                <w:color w:val="000000"/>
                <w:lang w:val="en-GB" w:eastAsia="en-US"/>
              </w:rPr>
              <w:t>Latest ASN Delivery Date</w:t>
            </w:r>
          </w:p>
        </w:tc>
        <w:tc>
          <w:tcPr>
            <w:tcW w:w="1721" w:type="pct"/>
            <w:tcBorders>
              <w:top w:val="nil"/>
              <w:left w:val="nil"/>
              <w:bottom w:val="single" w:sz="8" w:space="0" w:color="000000"/>
              <w:right w:val="single" w:sz="8" w:space="0" w:color="000000"/>
            </w:tcBorders>
            <w:shd w:val="clear" w:color="auto" w:fill="auto"/>
            <w:vAlign w:val="center"/>
          </w:tcPr>
          <w:p w14:paraId="52AA2495" w14:textId="77777777" w:rsidR="00631231" w:rsidRDefault="00631231" w:rsidP="00631231">
            <w:pPr>
              <w:rPr>
                <w:rFonts w:ascii="Calibri" w:hAnsi="Calibri"/>
                <w:color w:val="000000"/>
                <w:lang w:val="en-GB" w:eastAsia="en-US"/>
              </w:rPr>
            </w:pPr>
            <w:r w:rsidRPr="006C6123">
              <w:rPr>
                <w:rFonts w:ascii="Calibri" w:hAnsi="Calibri"/>
                <w:color w:val="000000"/>
                <w:lang w:val="en-GB" w:eastAsia="en-US"/>
              </w:rPr>
              <w:t>Delivery week of the ASN raised for Supplier PO, into ASOS warehouse.</w:t>
            </w:r>
          </w:p>
          <w:p w14:paraId="6FEFBC32" w14:textId="6CE02F35" w:rsidR="00631231" w:rsidRDefault="00631231" w:rsidP="00631231">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6595CE75" w14:textId="2E829AA6" w:rsidR="00631231" w:rsidRPr="006C6123" w:rsidRDefault="00631231" w:rsidP="00572530">
            <w:pPr>
              <w:pStyle w:val="ListParagraph"/>
              <w:numPr>
                <w:ilvl w:val="0"/>
                <w:numId w:val="36"/>
              </w:numPr>
              <w:rPr>
                <w:rFonts w:ascii="Calibri" w:hAnsi="Calibri"/>
                <w:color w:val="000000"/>
                <w:lang w:val="en-GB" w:eastAsia="en-US"/>
              </w:rPr>
            </w:pPr>
            <w:r w:rsidRPr="006C6123">
              <w:rPr>
                <w:rFonts w:ascii="Calibri" w:hAnsi="Calibri"/>
                <w:color w:val="000000"/>
                <w:lang w:val="en-GB" w:eastAsia="en-US"/>
              </w:rPr>
              <w:t xml:space="preserve">If multiple ASNs exists for Supplier </w:t>
            </w:r>
            <w:r w:rsidR="00D86433" w:rsidRPr="006C6123">
              <w:rPr>
                <w:rFonts w:ascii="Calibri" w:hAnsi="Calibri"/>
                <w:color w:val="000000"/>
                <w:lang w:val="en-GB" w:eastAsia="en-US"/>
              </w:rPr>
              <w:t>PO,</w:t>
            </w:r>
            <w:r w:rsidRPr="006C6123">
              <w:rPr>
                <w:rFonts w:ascii="Calibri" w:hAnsi="Calibri"/>
                <w:color w:val="000000"/>
                <w:lang w:val="en-GB" w:eastAsia="en-US"/>
              </w:rPr>
              <w:t xml:space="preserve"> then field</w:t>
            </w:r>
            <w:r w:rsidR="00DD595E">
              <w:rPr>
                <w:rFonts w:ascii="Calibri" w:hAnsi="Calibri"/>
                <w:color w:val="000000"/>
                <w:lang w:val="en-GB" w:eastAsia="en-US"/>
              </w:rPr>
              <w:t xml:space="preserve"> </w:t>
            </w:r>
            <w:r w:rsidRPr="006C6123">
              <w:rPr>
                <w:rFonts w:ascii="Calibri" w:hAnsi="Calibri"/>
                <w:color w:val="000000"/>
                <w:lang w:val="en-GB" w:eastAsia="en-US"/>
              </w:rPr>
              <w:t xml:space="preserve">will show the ASN whose </w:t>
            </w:r>
            <w:r>
              <w:rPr>
                <w:rFonts w:ascii="Calibri" w:hAnsi="Calibri"/>
                <w:color w:val="000000"/>
                <w:lang w:val="en-GB" w:eastAsia="en-US"/>
              </w:rPr>
              <w:t>delivery</w:t>
            </w:r>
            <w:r w:rsidRPr="006C6123">
              <w:rPr>
                <w:rFonts w:ascii="Calibri" w:hAnsi="Calibri"/>
                <w:color w:val="000000"/>
                <w:lang w:val="en-GB" w:eastAsia="en-US"/>
              </w:rPr>
              <w:t xml:space="preserve"> </w:t>
            </w:r>
            <w:r>
              <w:rPr>
                <w:rFonts w:ascii="Calibri" w:hAnsi="Calibri"/>
                <w:color w:val="000000"/>
                <w:lang w:val="en-GB" w:eastAsia="en-US"/>
              </w:rPr>
              <w:t>date</w:t>
            </w:r>
            <w:r w:rsidRPr="006C6123">
              <w:rPr>
                <w:rFonts w:ascii="Calibri" w:hAnsi="Calibri"/>
                <w:color w:val="000000"/>
                <w:lang w:val="en-GB" w:eastAsia="en-US"/>
              </w:rPr>
              <w:t xml:space="preserve"> will be most distant in future.</w:t>
            </w:r>
          </w:p>
          <w:p w14:paraId="50A60FDD" w14:textId="61A13AF4" w:rsidR="00631231" w:rsidRDefault="00631231" w:rsidP="00572530">
            <w:pPr>
              <w:pStyle w:val="ListParagraph"/>
              <w:numPr>
                <w:ilvl w:val="0"/>
                <w:numId w:val="36"/>
              </w:numPr>
              <w:rPr>
                <w:rFonts w:ascii="Calibri" w:hAnsi="Calibri"/>
                <w:color w:val="000000"/>
                <w:lang w:val="en-GB" w:eastAsia="en-US"/>
              </w:rPr>
            </w:pPr>
            <w:r w:rsidRPr="006C6123">
              <w:rPr>
                <w:rFonts w:ascii="Calibri" w:hAnsi="Calibri"/>
                <w:color w:val="000000"/>
                <w:lang w:val="en-GB" w:eastAsia="en-US"/>
              </w:rPr>
              <w:t xml:space="preserve">If the supplier PO is </w:t>
            </w:r>
            <w:r w:rsidR="00D86433" w:rsidRPr="006C6123">
              <w:rPr>
                <w:rFonts w:ascii="Calibri" w:hAnsi="Calibri"/>
                <w:color w:val="000000"/>
                <w:lang w:val="en-GB" w:eastAsia="en-US"/>
              </w:rPr>
              <w:t>split,</w:t>
            </w:r>
            <w:r w:rsidRPr="006C6123">
              <w:rPr>
                <w:rFonts w:ascii="Calibri" w:hAnsi="Calibri"/>
                <w:color w:val="000000"/>
                <w:lang w:val="en-GB" w:eastAsia="en-US"/>
              </w:rPr>
              <w:t xml:space="preserve"> then in that case the transit transportation matrix from merch management will be used to calculate the delivery </w:t>
            </w:r>
            <w:r>
              <w:rPr>
                <w:rFonts w:ascii="Calibri" w:hAnsi="Calibri"/>
                <w:color w:val="000000"/>
                <w:lang w:val="en-GB" w:eastAsia="en-US"/>
              </w:rPr>
              <w:t>date</w:t>
            </w:r>
            <w:r w:rsidRPr="006C6123">
              <w:rPr>
                <w:rFonts w:ascii="Calibri" w:hAnsi="Calibri"/>
                <w:color w:val="000000"/>
                <w:lang w:val="en-GB" w:eastAsia="en-US"/>
              </w:rPr>
              <w:t xml:space="preserve"> for the source warehouse. This matrix holds the no. of days setup to ship between different ASOS warehouses.</w:t>
            </w:r>
          </w:p>
          <w:p w14:paraId="2A8EF0FE" w14:textId="77777777" w:rsidR="00631231" w:rsidRPr="003B24F8" w:rsidRDefault="00631231" w:rsidP="00572530">
            <w:pPr>
              <w:pStyle w:val="ListParagraph"/>
              <w:numPr>
                <w:ilvl w:val="0"/>
                <w:numId w:val="36"/>
              </w:numPr>
              <w:rPr>
                <w:rFonts w:ascii="Calibri" w:hAnsi="Calibri"/>
                <w:color w:val="000000"/>
                <w:lang w:val="en-GB" w:eastAsia="en-US"/>
              </w:rPr>
            </w:pPr>
            <w:r w:rsidRPr="003B24F8">
              <w:rPr>
                <w:rFonts w:ascii="Calibri" w:hAnsi="Calibri"/>
                <w:color w:val="000000"/>
                <w:lang w:val="en-GB" w:eastAsia="en-US"/>
              </w:rPr>
              <w:t>This field will be empty for sales order with Source as -Wholesale Stock.</w:t>
            </w:r>
          </w:p>
          <w:p w14:paraId="5B13BCA7" w14:textId="266375AC" w:rsidR="00631231" w:rsidRPr="003B24F8" w:rsidRDefault="00631231" w:rsidP="00631231">
            <w:pPr>
              <w:pStyle w:val="ListParagraph"/>
              <w:rPr>
                <w:rFonts w:ascii="Calibri" w:hAnsi="Calibri"/>
                <w:color w:val="000000"/>
                <w:lang w:val="en-GB" w:eastAsia="en-US"/>
              </w:rPr>
            </w:pPr>
          </w:p>
        </w:tc>
      </w:tr>
      <w:tr w:rsidR="00631231" w:rsidRPr="006A73A0" w14:paraId="266A612F"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AA12E87" w14:textId="36B8EADE" w:rsidR="00631231" w:rsidRPr="006C6123" w:rsidRDefault="00631231" w:rsidP="00631231">
            <w:pPr>
              <w:rPr>
                <w:rFonts w:ascii="Calibri" w:hAnsi="Calibri"/>
                <w:color w:val="000000"/>
                <w:lang w:val="en-GB" w:eastAsia="en-US"/>
              </w:rPr>
            </w:pPr>
            <w:r>
              <w:rPr>
                <w:rFonts w:ascii="Calibri" w:hAnsi="Calibri"/>
                <w:color w:val="000000"/>
                <w:lang w:val="en-GB" w:eastAsia="en-US"/>
              </w:rPr>
              <w:lastRenderedPageBreak/>
              <w:t>Latest ASN Receipt Date</w:t>
            </w:r>
          </w:p>
        </w:tc>
        <w:tc>
          <w:tcPr>
            <w:tcW w:w="1721" w:type="pct"/>
            <w:tcBorders>
              <w:top w:val="nil"/>
              <w:left w:val="nil"/>
              <w:bottom w:val="single" w:sz="8" w:space="0" w:color="000000"/>
              <w:right w:val="single" w:sz="8" w:space="0" w:color="000000"/>
            </w:tcBorders>
            <w:shd w:val="clear" w:color="auto" w:fill="auto"/>
            <w:vAlign w:val="center"/>
          </w:tcPr>
          <w:p w14:paraId="5C021D4A" w14:textId="4F4CEE1A" w:rsidR="00631231" w:rsidRDefault="00631231" w:rsidP="00631231">
            <w:pPr>
              <w:rPr>
                <w:rFonts w:ascii="Calibri" w:hAnsi="Calibri"/>
                <w:color w:val="000000"/>
                <w:lang w:val="en-GB" w:eastAsia="en-US"/>
              </w:rPr>
            </w:pPr>
            <w:r w:rsidRPr="006C6123">
              <w:rPr>
                <w:rFonts w:ascii="Calibri" w:hAnsi="Calibri"/>
                <w:color w:val="000000"/>
                <w:lang w:val="en-GB" w:eastAsia="en-US"/>
              </w:rPr>
              <w:t xml:space="preserve">Receipt </w:t>
            </w:r>
            <w:r>
              <w:rPr>
                <w:rFonts w:ascii="Calibri" w:hAnsi="Calibri"/>
                <w:color w:val="000000"/>
                <w:lang w:val="en-GB" w:eastAsia="en-US"/>
              </w:rPr>
              <w:t>date</w:t>
            </w:r>
            <w:r w:rsidRPr="006C6123">
              <w:rPr>
                <w:rFonts w:ascii="Calibri" w:hAnsi="Calibri"/>
                <w:color w:val="000000"/>
                <w:lang w:val="en-GB" w:eastAsia="en-US"/>
              </w:rPr>
              <w:t xml:space="preserve"> of the ASN raised for Supplier PO, into ASOS warehouse.</w:t>
            </w:r>
          </w:p>
          <w:p w14:paraId="1482F4B2" w14:textId="78039A95" w:rsidR="00631231" w:rsidRPr="006C6123" w:rsidRDefault="00631231" w:rsidP="00631231">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413BD212" w14:textId="77777777" w:rsidR="00606344" w:rsidRPr="003B24F8" w:rsidRDefault="00606344" w:rsidP="00930D32">
            <w:pPr>
              <w:pStyle w:val="ListParagraph"/>
              <w:rPr>
                <w:rFonts w:ascii="Calibri" w:hAnsi="Calibri"/>
                <w:color w:val="000000"/>
                <w:lang w:val="en-GB" w:eastAsia="en-US"/>
              </w:rPr>
            </w:pPr>
            <w:r w:rsidRPr="003B24F8">
              <w:rPr>
                <w:rFonts w:ascii="Calibri" w:hAnsi="Calibri"/>
                <w:color w:val="000000"/>
                <w:lang w:val="en-GB" w:eastAsia="en-US"/>
              </w:rPr>
              <w:t>This field will be empty for sales order with Source as -Wholesale Stock.</w:t>
            </w:r>
          </w:p>
          <w:p w14:paraId="7EF209AE" w14:textId="093F3353" w:rsidR="00606344" w:rsidRPr="006C6123" w:rsidRDefault="00606344" w:rsidP="00631231">
            <w:pPr>
              <w:rPr>
                <w:rFonts w:ascii="Calibri" w:hAnsi="Calibri"/>
                <w:color w:val="000000"/>
                <w:lang w:val="en-GB" w:eastAsia="en-US"/>
              </w:rPr>
            </w:pPr>
          </w:p>
        </w:tc>
      </w:tr>
      <w:tr w:rsidR="00E855DC" w:rsidRPr="006A73A0" w14:paraId="007B917D"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A1EFD0C" w14:textId="11BE00B4" w:rsidR="00E855DC" w:rsidRPr="006C6123" w:rsidRDefault="00E855DC" w:rsidP="00FD07F6">
            <w:pPr>
              <w:jc w:val="both"/>
              <w:rPr>
                <w:rFonts w:ascii="Calibri" w:hAnsi="Calibri"/>
                <w:color w:val="000000"/>
                <w:lang w:val="en-GB" w:eastAsia="en-US"/>
              </w:rPr>
            </w:pPr>
            <w:r>
              <w:rPr>
                <w:rFonts w:ascii="Calibri" w:hAnsi="Calibri"/>
                <w:color w:val="000000"/>
                <w:lang w:val="en-GB" w:eastAsia="en-US"/>
              </w:rPr>
              <w:t xml:space="preserve">Final Destination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Pr>
                <w:rFonts w:ascii="Calibri" w:hAnsi="Calibri"/>
                <w:color w:val="000000"/>
                <w:lang w:val="en-GB" w:eastAsia="en-US"/>
              </w:rPr>
              <w:t>Month</w:t>
            </w:r>
          </w:p>
        </w:tc>
        <w:tc>
          <w:tcPr>
            <w:tcW w:w="1721" w:type="pct"/>
            <w:tcBorders>
              <w:top w:val="nil"/>
              <w:left w:val="nil"/>
              <w:bottom w:val="single" w:sz="8" w:space="0" w:color="000000"/>
              <w:right w:val="single" w:sz="8" w:space="0" w:color="000000"/>
            </w:tcBorders>
            <w:shd w:val="clear" w:color="auto" w:fill="auto"/>
            <w:vAlign w:val="center"/>
          </w:tcPr>
          <w:p w14:paraId="7E170CAE" w14:textId="12083E68" w:rsidR="00E855DC" w:rsidRDefault="00E855DC" w:rsidP="00FD07F6">
            <w:pPr>
              <w:jc w:val="both"/>
              <w:rPr>
                <w:rFonts w:ascii="Calibri" w:hAnsi="Calibri"/>
                <w:color w:val="000000"/>
                <w:lang w:val="en-GB" w:eastAsia="en-US"/>
              </w:rPr>
            </w:pPr>
            <w:r w:rsidRPr="006C6123">
              <w:rPr>
                <w:rFonts w:ascii="Calibri" w:hAnsi="Calibri"/>
                <w:color w:val="000000"/>
                <w:lang w:val="en-GB" w:eastAsia="en-US"/>
              </w:rPr>
              <w:t xml:space="preserve">This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 xml:space="preserve">month will show the latest view of a calculated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 based on the recent view of Supplier PO ASNs or receipts.</w:t>
            </w:r>
          </w:p>
          <w:p w14:paraId="71DE9F4E" w14:textId="3749DD93" w:rsidR="00E855DC" w:rsidRPr="00FD07F6" w:rsidRDefault="00E855DC" w:rsidP="00FD07F6">
            <w:pPr>
              <w:jc w:val="both"/>
              <w:rPr>
                <w:rFonts w:ascii="Calibri" w:hAnsi="Calibri"/>
                <w:b/>
                <w:bCs/>
                <w:color w:val="000000"/>
                <w:lang w:val="en-GB" w:eastAsia="en-US"/>
              </w:rPr>
            </w:pPr>
            <w:r w:rsidRPr="00DF3031">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7547D92C" w14:textId="77777777" w:rsidR="00E855DC" w:rsidRPr="006C6123" w:rsidRDefault="00E855DC">
            <w:pPr>
              <w:jc w:val="both"/>
              <w:rPr>
                <w:rFonts w:ascii="Calibri" w:hAnsi="Calibri"/>
                <w:color w:val="000000"/>
                <w:lang w:val="en-GB" w:eastAsia="en-US"/>
              </w:rPr>
            </w:pPr>
            <w:r w:rsidRPr="006C6123">
              <w:rPr>
                <w:rFonts w:ascii="Calibri" w:hAnsi="Calibri"/>
                <w:color w:val="000000"/>
                <w:lang w:val="en-GB" w:eastAsia="en-US"/>
              </w:rPr>
              <w:t>This field will be updated on following rules-</w:t>
            </w:r>
          </w:p>
          <w:p w14:paraId="606366E4" w14:textId="2A014B2A" w:rsidR="00E855DC" w:rsidRPr="006C6123" w:rsidRDefault="00E855DC" w:rsidP="00FD07F6">
            <w:pPr>
              <w:pStyle w:val="ListParagraph"/>
              <w:numPr>
                <w:ilvl w:val="0"/>
                <w:numId w:val="37"/>
              </w:numPr>
              <w:jc w:val="both"/>
              <w:rPr>
                <w:rFonts w:ascii="Calibri" w:hAnsi="Calibri"/>
                <w:color w:val="000000"/>
                <w:lang w:val="en-GB" w:eastAsia="en-US"/>
              </w:rPr>
            </w:pPr>
            <w:r w:rsidRPr="006C6123">
              <w:rPr>
                <w:rFonts w:ascii="Calibri" w:hAnsi="Calibri"/>
                <w:color w:val="000000"/>
                <w:lang w:val="en-GB" w:eastAsia="en-US"/>
              </w:rPr>
              <w:t xml:space="preserve">When Supplier PO exists without ASNs it will show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 xml:space="preserve">month based on delivery week of the PO in source warehouse plus default no. of days setup in wholesale portal to calculate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w:t>
            </w:r>
          </w:p>
          <w:p w14:paraId="606F270C" w14:textId="2A00461F" w:rsidR="00E855DC" w:rsidRPr="006C6123" w:rsidRDefault="00E855DC" w:rsidP="00FD07F6">
            <w:pPr>
              <w:pStyle w:val="ListParagraph"/>
              <w:numPr>
                <w:ilvl w:val="0"/>
                <w:numId w:val="37"/>
              </w:numPr>
              <w:jc w:val="both"/>
              <w:rPr>
                <w:rFonts w:ascii="Calibri" w:hAnsi="Calibri"/>
                <w:color w:val="000000"/>
                <w:lang w:val="en-GB" w:eastAsia="en-US"/>
              </w:rPr>
            </w:pPr>
            <w:r w:rsidRPr="006C6123">
              <w:rPr>
                <w:rFonts w:ascii="Calibri" w:hAnsi="Calibri"/>
                <w:color w:val="000000"/>
                <w:lang w:val="en-GB" w:eastAsia="en-US"/>
              </w:rPr>
              <w:t xml:space="preserve">When ASN exists on Supplier PO without receipts it will show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 xml:space="preserve">month based on delivery week of the ASN in source warehouse plus default no. of days setup in wholesale portal to calculate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6C6123">
              <w:rPr>
                <w:rFonts w:ascii="Calibri" w:hAnsi="Calibri"/>
                <w:color w:val="000000"/>
                <w:lang w:val="en-GB" w:eastAsia="en-US"/>
              </w:rPr>
              <w:t>month.</w:t>
            </w:r>
          </w:p>
          <w:p w14:paraId="15E00AD9" w14:textId="6F75E3C6" w:rsidR="00E855DC" w:rsidRDefault="00E855DC" w:rsidP="00FD07F6">
            <w:pPr>
              <w:pStyle w:val="ListParagraph"/>
              <w:numPr>
                <w:ilvl w:val="0"/>
                <w:numId w:val="37"/>
              </w:numPr>
              <w:jc w:val="both"/>
              <w:rPr>
                <w:rFonts w:ascii="Calibri" w:hAnsi="Calibri"/>
                <w:color w:val="000000"/>
                <w:lang w:val="en-GB" w:eastAsia="en-US"/>
              </w:rPr>
            </w:pPr>
            <w:r w:rsidRPr="00E855DC">
              <w:rPr>
                <w:rFonts w:ascii="Calibri" w:hAnsi="Calibri"/>
                <w:color w:val="000000"/>
                <w:lang w:val="en-GB" w:eastAsia="en-US"/>
              </w:rPr>
              <w:t xml:space="preserve">When receipt exists on Supplier PO’s ASNs it will show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E855DC">
              <w:rPr>
                <w:rFonts w:ascii="Calibri" w:hAnsi="Calibri"/>
                <w:color w:val="000000"/>
                <w:lang w:val="en-GB" w:eastAsia="en-US"/>
              </w:rPr>
              <w:t xml:space="preserve">month based on receipt week of the ASN in source warehouse plus default no. of days setup in wholesale portal to calculate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E855DC">
              <w:rPr>
                <w:rFonts w:ascii="Calibri" w:hAnsi="Calibri"/>
                <w:color w:val="000000"/>
                <w:lang w:val="en-GB" w:eastAsia="en-US"/>
              </w:rPr>
              <w:t>month.</w:t>
            </w:r>
          </w:p>
          <w:p w14:paraId="26E6CE71" w14:textId="18B008E9" w:rsidR="00E855DC" w:rsidRPr="00CE4908" w:rsidRDefault="00E855DC" w:rsidP="00FD07F6">
            <w:pPr>
              <w:pStyle w:val="ListParagraph"/>
              <w:numPr>
                <w:ilvl w:val="0"/>
                <w:numId w:val="37"/>
              </w:numPr>
              <w:jc w:val="both"/>
              <w:rPr>
                <w:rFonts w:ascii="Calibri" w:hAnsi="Calibri"/>
                <w:color w:val="000000"/>
                <w:lang w:val="en-GB" w:eastAsia="en-US"/>
              </w:rPr>
            </w:pPr>
            <w:r w:rsidRPr="00CE4908">
              <w:rPr>
                <w:rFonts w:ascii="Calibri" w:hAnsi="Calibri"/>
                <w:color w:val="000000"/>
                <w:lang w:val="en-GB" w:eastAsia="en-US"/>
              </w:rPr>
              <w:t xml:space="preserve">For sales order with Source as -Wholesale Stock, this field will show the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sidRPr="00CE4908">
              <w:rPr>
                <w:rFonts w:ascii="Calibri" w:hAnsi="Calibri"/>
                <w:color w:val="000000"/>
                <w:lang w:val="en-GB" w:eastAsia="en-US"/>
              </w:rPr>
              <w:t>month as sent from WTSO.</w:t>
            </w:r>
          </w:p>
          <w:p w14:paraId="04926D66" w14:textId="77A1D11C" w:rsidR="00E855DC" w:rsidRPr="00E855DC" w:rsidRDefault="00E855DC" w:rsidP="00FD07F6">
            <w:pPr>
              <w:pStyle w:val="ListParagraph"/>
              <w:jc w:val="both"/>
              <w:rPr>
                <w:rFonts w:ascii="Calibri" w:hAnsi="Calibri"/>
                <w:color w:val="000000"/>
                <w:lang w:val="en-GB" w:eastAsia="en-US"/>
              </w:rPr>
            </w:pPr>
          </w:p>
        </w:tc>
      </w:tr>
      <w:tr w:rsidR="00E855DC" w:rsidRPr="006A73A0" w14:paraId="34985D4F"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3BF4ACB" w14:textId="34528E5D" w:rsidR="00E855DC" w:rsidRPr="006C6123" w:rsidRDefault="00E855DC" w:rsidP="00E855DC">
            <w:pPr>
              <w:rPr>
                <w:rFonts w:ascii="Calibri" w:hAnsi="Calibri"/>
                <w:color w:val="000000"/>
                <w:lang w:val="en-GB" w:eastAsia="en-US"/>
              </w:rPr>
            </w:pPr>
            <w:r>
              <w:rPr>
                <w:rFonts w:ascii="Calibri" w:hAnsi="Calibri"/>
                <w:color w:val="000000"/>
                <w:lang w:val="en-GB" w:eastAsia="en-US"/>
              </w:rPr>
              <w:t xml:space="preserve">Sales Order </w:t>
            </w:r>
            <w:r w:rsidR="00195229" w:rsidRPr="00FD07F6">
              <w:rPr>
                <w:rFonts w:ascii="Calibri" w:hAnsi="Calibri"/>
                <w:color w:val="000000"/>
                <w:lang w:val="en-GB" w:eastAsia="en-US"/>
              </w:rPr>
              <w:t>despatch</w:t>
            </w:r>
            <w:r w:rsidR="00195229">
              <w:rPr>
                <w:rFonts w:ascii="Calibri" w:hAnsi="Calibri"/>
                <w:color w:val="000000"/>
                <w:lang w:val="en-GB" w:eastAsia="en-US"/>
              </w:rPr>
              <w:t xml:space="preserve"> </w:t>
            </w:r>
            <w:r>
              <w:rPr>
                <w:rFonts w:ascii="Calibri" w:hAnsi="Calibri"/>
                <w:color w:val="000000"/>
                <w:lang w:val="en-GB" w:eastAsia="en-US"/>
              </w:rPr>
              <w:t>Month (Original)</w:t>
            </w:r>
          </w:p>
        </w:tc>
        <w:tc>
          <w:tcPr>
            <w:tcW w:w="1721" w:type="pct"/>
            <w:tcBorders>
              <w:top w:val="nil"/>
              <w:left w:val="nil"/>
              <w:bottom w:val="single" w:sz="8" w:space="0" w:color="000000"/>
              <w:right w:val="single" w:sz="8" w:space="0" w:color="000000"/>
            </w:tcBorders>
            <w:shd w:val="clear" w:color="auto" w:fill="auto"/>
            <w:vAlign w:val="center"/>
          </w:tcPr>
          <w:p w14:paraId="083C57E8" w14:textId="5E2C56B5" w:rsidR="00E855DC" w:rsidRDefault="00B05431" w:rsidP="00E855DC">
            <w:pPr>
              <w:rPr>
                <w:rFonts w:ascii="Calibri" w:hAnsi="Calibri"/>
                <w:color w:val="000000"/>
                <w:lang w:val="en-GB" w:eastAsia="en-US"/>
              </w:rPr>
            </w:pPr>
            <w:r w:rsidRPr="00BE2398">
              <w:rPr>
                <w:rFonts w:ascii="Calibri" w:hAnsi="Calibri"/>
                <w:color w:val="000000"/>
                <w:lang w:val="en-GB" w:eastAsia="en-US"/>
              </w:rPr>
              <w:t>despatch</w:t>
            </w:r>
            <w:r>
              <w:rPr>
                <w:rFonts w:ascii="Calibri" w:hAnsi="Calibri"/>
                <w:color w:val="000000"/>
                <w:lang w:val="en-GB" w:eastAsia="en-US"/>
              </w:rPr>
              <w:t xml:space="preserve"> </w:t>
            </w:r>
            <w:r w:rsidR="001B2D3E" w:rsidRPr="006C6123">
              <w:rPr>
                <w:rFonts w:ascii="Calibri" w:hAnsi="Calibri"/>
                <w:color w:val="000000"/>
                <w:lang w:val="en-GB" w:eastAsia="en-US"/>
              </w:rPr>
              <w:t>month captured in Wholesale Portal when the Sales Order was sent from WTSO first time.</w:t>
            </w:r>
          </w:p>
          <w:p w14:paraId="1CA52BEF" w14:textId="651071BD" w:rsidR="001B2D3E" w:rsidRPr="006C6123" w:rsidRDefault="001B2D3E" w:rsidP="00E855DC">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07932FAB" w14:textId="77777777" w:rsidR="00E855DC" w:rsidRPr="006C6123" w:rsidRDefault="00E855DC" w:rsidP="00E855DC">
            <w:pPr>
              <w:rPr>
                <w:rFonts w:ascii="Calibri" w:hAnsi="Calibri"/>
                <w:color w:val="000000"/>
                <w:lang w:val="en-GB" w:eastAsia="en-US"/>
              </w:rPr>
            </w:pPr>
          </w:p>
        </w:tc>
      </w:tr>
      <w:tr w:rsidR="00B97D27" w:rsidRPr="006A73A0" w14:paraId="20342B06"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0FC8E8E" w14:textId="66073E2F" w:rsidR="00B97D27" w:rsidRDefault="00B97D27" w:rsidP="00E855DC">
            <w:pPr>
              <w:rPr>
                <w:rFonts w:ascii="Calibri" w:hAnsi="Calibri"/>
                <w:color w:val="000000"/>
                <w:lang w:val="en-GB" w:eastAsia="en-US"/>
              </w:rPr>
            </w:pPr>
            <w:r>
              <w:rPr>
                <w:rFonts w:ascii="Calibri" w:hAnsi="Calibri"/>
                <w:color w:val="000000"/>
                <w:lang w:val="en-GB" w:eastAsia="en-US"/>
              </w:rPr>
              <w:t xml:space="preserve">Sales Order </w:t>
            </w:r>
            <w:r w:rsidR="00B05431" w:rsidRPr="00BE2398">
              <w:rPr>
                <w:rFonts w:ascii="Calibri" w:hAnsi="Calibri"/>
                <w:color w:val="000000"/>
                <w:lang w:val="en-GB" w:eastAsia="en-US"/>
              </w:rPr>
              <w:t>despatch</w:t>
            </w:r>
            <w:r w:rsidR="00B05431">
              <w:rPr>
                <w:rFonts w:ascii="Calibri" w:hAnsi="Calibri"/>
                <w:color w:val="000000"/>
                <w:lang w:val="en-GB" w:eastAsia="en-US"/>
              </w:rPr>
              <w:t xml:space="preserve"> </w:t>
            </w:r>
            <w:r>
              <w:rPr>
                <w:rFonts w:ascii="Calibri" w:hAnsi="Calibri"/>
                <w:color w:val="000000"/>
                <w:lang w:val="en-GB" w:eastAsia="en-US"/>
              </w:rPr>
              <w:t>Month (Current)</w:t>
            </w:r>
          </w:p>
        </w:tc>
        <w:tc>
          <w:tcPr>
            <w:tcW w:w="1721" w:type="pct"/>
            <w:tcBorders>
              <w:top w:val="nil"/>
              <w:left w:val="nil"/>
              <w:bottom w:val="single" w:sz="8" w:space="0" w:color="000000"/>
              <w:right w:val="single" w:sz="8" w:space="0" w:color="000000"/>
            </w:tcBorders>
            <w:shd w:val="clear" w:color="auto" w:fill="auto"/>
            <w:vAlign w:val="center"/>
          </w:tcPr>
          <w:p w14:paraId="779E1105" w14:textId="3EE98883" w:rsidR="00B97D27" w:rsidRDefault="00B97D27" w:rsidP="00E855DC">
            <w:pPr>
              <w:rPr>
                <w:rFonts w:ascii="Calibri" w:hAnsi="Calibri"/>
                <w:color w:val="000000"/>
                <w:lang w:val="en-GB" w:eastAsia="en-US"/>
              </w:rPr>
            </w:pPr>
            <w:r w:rsidRPr="006C6123">
              <w:rPr>
                <w:rFonts w:ascii="Calibri" w:hAnsi="Calibri"/>
                <w:color w:val="000000"/>
                <w:lang w:val="en-GB" w:eastAsia="en-US"/>
              </w:rPr>
              <w:t xml:space="preserve">The existing </w:t>
            </w:r>
            <w:r w:rsidR="00B05431" w:rsidRPr="00BE2398">
              <w:rPr>
                <w:rFonts w:ascii="Calibri" w:hAnsi="Calibri"/>
                <w:color w:val="000000"/>
                <w:lang w:val="en-GB" w:eastAsia="en-US"/>
              </w:rPr>
              <w:t>despatch</w:t>
            </w:r>
            <w:r w:rsidR="00B05431">
              <w:rPr>
                <w:rFonts w:ascii="Calibri" w:hAnsi="Calibri"/>
                <w:color w:val="000000"/>
                <w:lang w:val="en-GB" w:eastAsia="en-US"/>
              </w:rPr>
              <w:t xml:space="preserve"> </w:t>
            </w:r>
            <w:r w:rsidRPr="006C6123">
              <w:rPr>
                <w:rFonts w:ascii="Calibri" w:hAnsi="Calibri"/>
                <w:color w:val="000000"/>
                <w:lang w:val="en-GB" w:eastAsia="en-US"/>
              </w:rPr>
              <w:t>month of the Sales Order.</w:t>
            </w:r>
          </w:p>
          <w:p w14:paraId="03F5BC86" w14:textId="3E58A959" w:rsidR="00B97D27" w:rsidRPr="006C6123" w:rsidRDefault="00B97D27" w:rsidP="00E855DC">
            <w:pPr>
              <w:rPr>
                <w:rFonts w:ascii="Calibri" w:hAnsi="Calibri"/>
                <w:color w:val="000000"/>
                <w:lang w:val="en-GB" w:eastAsia="en-US"/>
              </w:rPr>
            </w:pPr>
            <w:r w:rsidRPr="00274119">
              <w:rPr>
                <w:rFonts w:ascii="Calibri" w:hAnsi="Calibri"/>
                <w:b/>
                <w:bCs/>
                <w:color w:val="000000"/>
                <w:lang w:val="en-GB" w:eastAsia="en-US"/>
              </w:rPr>
              <w:lastRenderedPageBreak/>
              <w:t>Non-Editable</w:t>
            </w:r>
          </w:p>
        </w:tc>
        <w:tc>
          <w:tcPr>
            <w:tcW w:w="1790" w:type="pct"/>
            <w:tcBorders>
              <w:top w:val="nil"/>
              <w:left w:val="nil"/>
              <w:bottom w:val="single" w:sz="8" w:space="0" w:color="000000"/>
              <w:right w:val="single" w:sz="8" w:space="0" w:color="000000"/>
            </w:tcBorders>
            <w:shd w:val="clear" w:color="auto" w:fill="auto"/>
            <w:vAlign w:val="center"/>
          </w:tcPr>
          <w:p w14:paraId="054E197B" w14:textId="77777777" w:rsidR="00B97D27" w:rsidRPr="006C6123" w:rsidRDefault="00B97D27" w:rsidP="00E855DC">
            <w:pPr>
              <w:rPr>
                <w:rFonts w:ascii="Calibri" w:hAnsi="Calibri"/>
                <w:color w:val="000000"/>
                <w:lang w:val="en-GB" w:eastAsia="en-US"/>
              </w:rPr>
            </w:pPr>
          </w:p>
        </w:tc>
      </w:tr>
      <w:tr w:rsidR="00DF3031" w:rsidRPr="006A73A0" w14:paraId="61220A4B"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4EBDFAB" w14:textId="550466E1" w:rsidR="00DF3031" w:rsidRDefault="00DF3031" w:rsidP="00E855DC">
            <w:pPr>
              <w:rPr>
                <w:rFonts w:ascii="Calibri" w:hAnsi="Calibri"/>
                <w:color w:val="000000"/>
                <w:lang w:val="en-GB" w:eastAsia="en-US"/>
              </w:rPr>
            </w:pPr>
            <w:r>
              <w:rPr>
                <w:rFonts w:ascii="Calibri" w:hAnsi="Calibri"/>
                <w:color w:val="000000"/>
                <w:lang w:val="en-GB" w:eastAsia="en-US"/>
              </w:rPr>
              <w:t>Release Date</w:t>
            </w:r>
          </w:p>
        </w:tc>
        <w:tc>
          <w:tcPr>
            <w:tcW w:w="1721" w:type="pct"/>
            <w:tcBorders>
              <w:top w:val="nil"/>
              <w:left w:val="nil"/>
              <w:bottom w:val="single" w:sz="8" w:space="0" w:color="000000"/>
              <w:right w:val="single" w:sz="8" w:space="0" w:color="000000"/>
            </w:tcBorders>
            <w:shd w:val="clear" w:color="auto" w:fill="auto"/>
            <w:vAlign w:val="center"/>
          </w:tcPr>
          <w:p w14:paraId="196A9E8C" w14:textId="69474D9E" w:rsidR="00DF3031" w:rsidRDefault="00DF3031" w:rsidP="00DF3031">
            <w:pPr>
              <w:rPr>
                <w:rFonts w:ascii="Calibri" w:hAnsi="Calibri"/>
                <w:color w:val="000000"/>
                <w:lang w:val="en-GB" w:eastAsia="en-US"/>
              </w:rPr>
            </w:pPr>
            <w:r>
              <w:rPr>
                <w:rFonts w:ascii="Calibri" w:hAnsi="Calibri"/>
                <w:color w:val="000000"/>
                <w:lang w:val="en-GB" w:eastAsia="en-US"/>
              </w:rPr>
              <w:t>Date when Sales Order was Released from the Wholesale Portal.</w:t>
            </w:r>
          </w:p>
          <w:p w14:paraId="47F08D38" w14:textId="2A51269F" w:rsidR="00DF3031" w:rsidRPr="006C6123" w:rsidRDefault="00DF3031" w:rsidP="00DF3031">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72667EF9" w14:textId="77777777" w:rsidR="00DF3031" w:rsidRPr="006C6123" w:rsidRDefault="00DF3031" w:rsidP="00E855DC">
            <w:pPr>
              <w:rPr>
                <w:rFonts w:ascii="Calibri" w:hAnsi="Calibri"/>
                <w:color w:val="000000"/>
                <w:lang w:val="en-GB" w:eastAsia="en-US"/>
              </w:rPr>
            </w:pPr>
          </w:p>
        </w:tc>
      </w:tr>
      <w:tr w:rsidR="00E855DC" w:rsidRPr="006A73A0" w14:paraId="7E82B39D"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0E063CE" w14:textId="60F82FD6" w:rsidR="00E855DC" w:rsidRPr="006C6123" w:rsidRDefault="00B97D27" w:rsidP="00E855DC">
            <w:pPr>
              <w:rPr>
                <w:rFonts w:ascii="Calibri" w:hAnsi="Calibri"/>
                <w:color w:val="000000"/>
                <w:lang w:val="en-GB" w:eastAsia="en-US"/>
              </w:rPr>
            </w:pPr>
            <w:r>
              <w:rPr>
                <w:rFonts w:ascii="Calibri" w:hAnsi="Calibri"/>
                <w:color w:val="000000"/>
                <w:lang w:val="en-GB" w:eastAsia="en-US"/>
              </w:rPr>
              <w:t>Sales Order Status</w:t>
            </w:r>
          </w:p>
        </w:tc>
        <w:tc>
          <w:tcPr>
            <w:tcW w:w="1721" w:type="pct"/>
            <w:tcBorders>
              <w:top w:val="nil"/>
              <w:left w:val="nil"/>
              <w:bottom w:val="single" w:sz="8" w:space="0" w:color="000000"/>
              <w:right w:val="single" w:sz="8" w:space="0" w:color="000000"/>
            </w:tcBorders>
            <w:shd w:val="clear" w:color="auto" w:fill="auto"/>
            <w:vAlign w:val="center"/>
          </w:tcPr>
          <w:p w14:paraId="66E70DE4" w14:textId="77777777" w:rsidR="00E855DC" w:rsidRDefault="00B97D27" w:rsidP="00E855DC">
            <w:pPr>
              <w:rPr>
                <w:rFonts w:ascii="Calibri" w:hAnsi="Calibri"/>
                <w:color w:val="000000"/>
                <w:lang w:val="en-GB" w:eastAsia="en-US"/>
              </w:rPr>
            </w:pPr>
            <w:r>
              <w:rPr>
                <w:rFonts w:ascii="Calibri" w:hAnsi="Calibri"/>
                <w:color w:val="000000"/>
                <w:lang w:val="en-GB" w:eastAsia="en-US"/>
              </w:rPr>
              <w:t>The latest status of Sales Order</w:t>
            </w:r>
          </w:p>
          <w:p w14:paraId="5B61991F" w14:textId="4BE620C0" w:rsidR="00B97D27" w:rsidRPr="006C6123" w:rsidRDefault="00B97D27" w:rsidP="00E855DC">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5312C515" w14:textId="77777777" w:rsidR="00F94DAE" w:rsidRDefault="00F94DAE" w:rsidP="00F94DAE">
            <w:pPr>
              <w:pStyle w:val="BodyText"/>
              <w:ind w:left="0"/>
              <w:jc w:val="both"/>
              <w:rPr>
                <w:rFonts w:cs="Arial"/>
                <w:lang w:val="en-GB"/>
              </w:rPr>
            </w:pPr>
            <w:r>
              <w:rPr>
                <w:rFonts w:cs="Arial"/>
                <w:lang w:val="en-GB"/>
              </w:rPr>
              <w:t>Valid values are-</w:t>
            </w:r>
          </w:p>
          <w:p w14:paraId="121F9C89" w14:textId="12228289" w:rsidR="00F94DAE" w:rsidRDefault="00F94DAE" w:rsidP="00572530">
            <w:pPr>
              <w:pStyle w:val="BodyText"/>
              <w:numPr>
                <w:ilvl w:val="0"/>
                <w:numId w:val="45"/>
              </w:numPr>
              <w:jc w:val="both"/>
              <w:rPr>
                <w:rFonts w:cs="Arial"/>
                <w:lang w:val="en-GB"/>
              </w:rPr>
            </w:pPr>
            <w:r>
              <w:rPr>
                <w:rFonts w:cs="Arial"/>
                <w:lang w:val="en-GB"/>
              </w:rPr>
              <w:t xml:space="preserve">Worksheet – this status will not be applicable for Release </w:t>
            </w:r>
            <w:r w:rsidR="00E56F04">
              <w:rPr>
                <w:rFonts w:cs="Arial"/>
                <w:lang w:val="en-GB"/>
              </w:rPr>
              <w:t>1,</w:t>
            </w:r>
            <w:r>
              <w:rPr>
                <w:rFonts w:cs="Arial"/>
                <w:lang w:val="en-GB"/>
              </w:rPr>
              <w:t xml:space="preserve"> as WTSO will only send approved Sales Orders to portal.</w:t>
            </w:r>
          </w:p>
          <w:p w14:paraId="61C4E871" w14:textId="77777777" w:rsidR="00F94DAE" w:rsidRDefault="00F94DAE" w:rsidP="00572530">
            <w:pPr>
              <w:pStyle w:val="BodyText"/>
              <w:numPr>
                <w:ilvl w:val="0"/>
                <w:numId w:val="45"/>
              </w:numPr>
              <w:jc w:val="both"/>
              <w:rPr>
                <w:rFonts w:cs="Arial"/>
                <w:lang w:val="en-GB"/>
              </w:rPr>
            </w:pPr>
            <w:r>
              <w:rPr>
                <w:rFonts w:cs="Arial"/>
                <w:lang w:val="en-GB"/>
              </w:rPr>
              <w:t>Approved</w:t>
            </w:r>
          </w:p>
          <w:p w14:paraId="5A162B7D" w14:textId="77777777" w:rsidR="00F94DAE" w:rsidRDefault="00F94DAE" w:rsidP="00572530">
            <w:pPr>
              <w:pStyle w:val="BodyText"/>
              <w:numPr>
                <w:ilvl w:val="0"/>
                <w:numId w:val="45"/>
              </w:numPr>
              <w:jc w:val="both"/>
              <w:rPr>
                <w:rFonts w:cs="Arial"/>
                <w:lang w:val="en-GB"/>
              </w:rPr>
            </w:pPr>
            <w:r>
              <w:rPr>
                <w:rFonts w:cs="Arial"/>
                <w:lang w:val="en-GB"/>
              </w:rPr>
              <w:t>Cancelled</w:t>
            </w:r>
          </w:p>
          <w:p w14:paraId="1F8F3E97" w14:textId="77777777" w:rsidR="00F94DAE" w:rsidRDefault="00F94DAE" w:rsidP="00572530">
            <w:pPr>
              <w:pStyle w:val="BodyText"/>
              <w:numPr>
                <w:ilvl w:val="0"/>
                <w:numId w:val="45"/>
              </w:numPr>
              <w:jc w:val="both"/>
              <w:rPr>
                <w:rFonts w:cs="Arial"/>
                <w:lang w:val="en-GB"/>
              </w:rPr>
            </w:pPr>
            <w:r>
              <w:rPr>
                <w:rFonts w:cs="Arial"/>
                <w:lang w:val="en-GB"/>
              </w:rPr>
              <w:t>On Hold</w:t>
            </w:r>
          </w:p>
          <w:p w14:paraId="5560FB13" w14:textId="77777777" w:rsidR="00F94DAE" w:rsidRDefault="00F94DAE" w:rsidP="00572530">
            <w:pPr>
              <w:pStyle w:val="BodyText"/>
              <w:numPr>
                <w:ilvl w:val="0"/>
                <w:numId w:val="45"/>
              </w:numPr>
              <w:jc w:val="both"/>
              <w:rPr>
                <w:rFonts w:cs="Arial"/>
                <w:lang w:val="en-GB"/>
              </w:rPr>
            </w:pPr>
            <w:r>
              <w:rPr>
                <w:rFonts w:cs="Arial"/>
                <w:lang w:val="en-GB"/>
              </w:rPr>
              <w:t>Released</w:t>
            </w:r>
          </w:p>
          <w:p w14:paraId="048CE80A" w14:textId="2026D199" w:rsidR="00F94DAE" w:rsidRDefault="00F94DAE" w:rsidP="00572530">
            <w:pPr>
              <w:pStyle w:val="BodyText"/>
              <w:numPr>
                <w:ilvl w:val="0"/>
                <w:numId w:val="45"/>
              </w:numPr>
              <w:jc w:val="both"/>
              <w:rPr>
                <w:rFonts w:cs="Arial"/>
                <w:lang w:val="en-GB"/>
              </w:rPr>
            </w:pPr>
            <w:r>
              <w:rPr>
                <w:rFonts w:cs="Arial"/>
                <w:lang w:val="en-GB"/>
              </w:rPr>
              <w:t>D</w:t>
            </w:r>
            <w:r w:rsidR="005979A4">
              <w:rPr>
                <w:rFonts w:cs="Arial"/>
                <w:lang w:val="en-GB"/>
              </w:rPr>
              <w:t>e</w:t>
            </w:r>
            <w:r>
              <w:rPr>
                <w:rFonts w:cs="Arial"/>
                <w:lang w:val="en-GB"/>
              </w:rPr>
              <w:t>spatched</w:t>
            </w:r>
          </w:p>
          <w:p w14:paraId="2CAE7CD5" w14:textId="77777777" w:rsidR="00F94DAE" w:rsidRDefault="00F94DAE" w:rsidP="00572530">
            <w:pPr>
              <w:pStyle w:val="BodyText"/>
              <w:numPr>
                <w:ilvl w:val="0"/>
                <w:numId w:val="45"/>
              </w:numPr>
              <w:jc w:val="both"/>
              <w:rPr>
                <w:rFonts w:cs="Arial"/>
                <w:lang w:val="en-GB"/>
              </w:rPr>
            </w:pPr>
            <w:r>
              <w:rPr>
                <w:rFonts w:cs="Arial"/>
                <w:lang w:val="en-GB"/>
              </w:rPr>
              <w:t>Posted</w:t>
            </w:r>
          </w:p>
          <w:p w14:paraId="4A3C1872" w14:textId="1479C6CC" w:rsidR="00E855DC" w:rsidRPr="006C6123" w:rsidRDefault="00E855DC" w:rsidP="00E855DC">
            <w:pPr>
              <w:rPr>
                <w:rFonts w:ascii="Calibri" w:hAnsi="Calibri"/>
                <w:color w:val="000000"/>
                <w:lang w:val="en-GB" w:eastAsia="en-US"/>
              </w:rPr>
            </w:pPr>
          </w:p>
        </w:tc>
      </w:tr>
      <w:tr w:rsidR="00B97D27" w:rsidRPr="006A73A0" w14:paraId="7F40281A"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CCEC0DB" w14:textId="1FB40B6B" w:rsidR="00B97D27" w:rsidRDefault="00B97D27" w:rsidP="00E855DC">
            <w:pPr>
              <w:rPr>
                <w:rFonts w:ascii="Calibri" w:hAnsi="Calibri"/>
                <w:color w:val="000000"/>
                <w:lang w:val="en-GB" w:eastAsia="en-US"/>
              </w:rPr>
            </w:pPr>
            <w:r>
              <w:rPr>
                <w:rFonts w:ascii="Calibri" w:hAnsi="Calibri"/>
                <w:color w:val="000000"/>
                <w:lang w:val="en-GB" w:eastAsia="en-US"/>
              </w:rPr>
              <w:t>Sales Order Currency</w:t>
            </w:r>
          </w:p>
        </w:tc>
        <w:tc>
          <w:tcPr>
            <w:tcW w:w="1721" w:type="pct"/>
            <w:tcBorders>
              <w:top w:val="nil"/>
              <w:left w:val="nil"/>
              <w:bottom w:val="single" w:sz="8" w:space="0" w:color="000000"/>
              <w:right w:val="single" w:sz="8" w:space="0" w:color="000000"/>
            </w:tcBorders>
            <w:shd w:val="clear" w:color="auto" w:fill="auto"/>
            <w:vAlign w:val="center"/>
          </w:tcPr>
          <w:p w14:paraId="2C728EFB" w14:textId="77777777" w:rsidR="00B97D27" w:rsidRDefault="00B97D27" w:rsidP="00E855DC">
            <w:pPr>
              <w:rPr>
                <w:rFonts w:ascii="Calibri" w:hAnsi="Calibri"/>
                <w:color w:val="000000"/>
                <w:lang w:val="en-GB" w:eastAsia="en-US"/>
              </w:rPr>
            </w:pPr>
            <w:r>
              <w:rPr>
                <w:rFonts w:ascii="Calibri" w:hAnsi="Calibri"/>
                <w:color w:val="000000"/>
                <w:lang w:val="en-GB" w:eastAsia="en-US"/>
              </w:rPr>
              <w:t>This currency will be received from WTSO and will be the partner currency maintained in WTSO.</w:t>
            </w:r>
          </w:p>
          <w:p w14:paraId="32C97643" w14:textId="7BCB892C" w:rsidR="00B97D27" w:rsidRDefault="00B97D27" w:rsidP="00E855DC">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75CAC6F9" w14:textId="77777777" w:rsidR="00B97D27" w:rsidRPr="006C6123" w:rsidRDefault="00B97D27" w:rsidP="00E855DC">
            <w:pPr>
              <w:rPr>
                <w:rFonts w:ascii="Calibri" w:hAnsi="Calibri"/>
                <w:color w:val="000000"/>
                <w:lang w:val="en-GB" w:eastAsia="en-US"/>
              </w:rPr>
            </w:pPr>
          </w:p>
        </w:tc>
      </w:tr>
      <w:tr w:rsidR="002533CA" w:rsidRPr="006A73A0" w14:paraId="3B651004"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96DAFFD" w14:textId="6C22AF82" w:rsidR="002533CA" w:rsidRDefault="002533CA" w:rsidP="002533CA">
            <w:pPr>
              <w:rPr>
                <w:rFonts w:ascii="Calibri" w:hAnsi="Calibri"/>
                <w:color w:val="000000"/>
                <w:lang w:val="en-GB" w:eastAsia="en-US"/>
              </w:rPr>
            </w:pPr>
            <w:r>
              <w:rPr>
                <w:rFonts w:ascii="Calibri" w:hAnsi="Calibri"/>
                <w:color w:val="000000"/>
                <w:lang w:val="en-GB" w:eastAsia="en-US"/>
              </w:rPr>
              <w:t>Freight</w:t>
            </w:r>
          </w:p>
        </w:tc>
        <w:tc>
          <w:tcPr>
            <w:tcW w:w="1721" w:type="pct"/>
            <w:tcBorders>
              <w:top w:val="nil"/>
              <w:left w:val="nil"/>
              <w:bottom w:val="single" w:sz="8" w:space="0" w:color="000000"/>
              <w:right w:val="single" w:sz="8" w:space="0" w:color="000000"/>
            </w:tcBorders>
            <w:shd w:val="clear" w:color="auto" w:fill="auto"/>
            <w:vAlign w:val="center"/>
          </w:tcPr>
          <w:p w14:paraId="0DACC46B" w14:textId="77777777" w:rsidR="002533CA" w:rsidRDefault="002533CA" w:rsidP="002533CA">
            <w:pPr>
              <w:rPr>
                <w:rFonts w:ascii="Calibri" w:hAnsi="Calibri"/>
                <w:color w:val="000000"/>
                <w:lang w:val="en-GB" w:eastAsia="en-US"/>
              </w:rPr>
            </w:pPr>
            <w:r w:rsidRPr="00BF59D0">
              <w:rPr>
                <w:rFonts w:ascii="Calibri" w:hAnsi="Calibri"/>
                <w:color w:val="000000"/>
                <w:lang w:val="en-GB" w:eastAsia="en-US"/>
              </w:rPr>
              <w:t>Freight method used for Sales Order.</w:t>
            </w:r>
          </w:p>
          <w:p w14:paraId="40055939" w14:textId="3561C2FF" w:rsidR="002533CA" w:rsidRDefault="002533CA" w:rsidP="002533CA">
            <w:pPr>
              <w:rPr>
                <w:rFonts w:ascii="Calibri" w:hAnsi="Calibri"/>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283CB128" w14:textId="79B0B63C" w:rsidR="002533CA" w:rsidRPr="006C6123" w:rsidRDefault="002533CA" w:rsidP="002533CA">
            <w:pPr>
              <w:rPr>
                <w:rFonts w:ascii="Calibri" w:hAnsi="Calibri"/>
                <w:color w:val="000000"/>
                <w:lang w:val="en-GB" w:eastAsia="en-US"/>
              </w:rPr>
            </w:pPr>
            <w:r>
              <w:rPr>
                <w:rFonts w:ascii="Calibri" w:hAnsi="Calibri"/>
                <w:color w:val="000000"/>
                <w:lang w:val="en-GB" w:eastAsia="en-US"/>
              </w:rPr>
              <w:t>This field will show the freight method selected by the user while releasing the Sales Order. This field will be blank and will only be populated once the Sales Order has already been released.</w:t>
            </w:r>
          </w:p>
        </w:tc>
      </w:tr>
      <w:tr w:rsidR="002533CA" w:rsidRPr="006A73A0" w14:paraId="358A07E9"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B652EFA" w14:textId="52B53082" w:rsidR="002533CA" w:rsidRPr="00CE4908" w:rsidRDefault="002533CA" w:rsidP="002533CA">
            <w:pPr>
              <w:rPr>
                <w:rFonts w:ascii="Calibri" w:hAnsi="Calibri"/>
                <w:color w:val="000000"/>
                <w:lang w:val="en-GB" w:eastAsia="en-US"/>
              </w:rPr>
            </w:pPr>
            <w:r w:rsidRPr="00CE4908">
              <w:rPr>
                <w:rFonts w:ascii="Calibri" w:hAnsi="Calibri"/>
                <w:color w:val="000000"/>
                <w:lang w:val="en-GB" w:eastAsia="en-US"/>
              </w:rPr>
              <w:t>Sales Order Hold Flag</w:t>
            </w:r>
          </w:p>
        </w:tc>
        <w:tc>
          <w:tcPr>
            <w:tcW w:w="1721" w:type="pct"/>
            <w:tcBorders>
              <w:top w:val="nil"/>
              <w:left w:val="nil"/>
              <w:bottom w:val="single" w:sz="8" w:space="0" w:color="000000"/>
              <w:right w:val="single" w:sz="8" w:space="0" w:color="000000"/>
            </w:tcBorders>
            <w:shd w:val="clear" w:color="auto" w:fill="auto"/>
            <w:vAlign w:val="center"/>
          </w:tcPr>
          <w:p w14:paraId="4AEA36AD" w14:textId="5F928224" w:rsidR="00DD595E" w:rsidRDefault="002533CA" w:rsidP="002533CA">
            <w:pPr>
              <w:rPr>
                <w:rFonts w:ascii="Calibri" w:hAnsi="Calibri"/>
                <w:b/>
                <w:bCs/>
                <w:color w:val="000000"/>
                <w:lang w:val="en-GB" w:eastAsia="en-US"/>
              </w:rPr>
            </w:pPr>
            <w:r w:rsidRPr="00FD07F6">
              <w:rPr>
                <w:rFonts w:ascii="Calibri" w:hAnsi="Calibri"/>
                <w:color w:val="000000"/>
                <w:lang w:val="en-GB" w:eastAsia="en-US"/>
              </w:rPr>
              <w:t>Flag to specify individual Sales Order hold</w:t>
            </w:r>
          </w:p>
          <w:p w14:paraId="63C8071B" w14:textId="4016EF61" w:rsidR="002533CA" w:rsidRPr="00CE4908" w:rsidRDefault="002533CA" w:rsidP="002533CA">
            <w:pPr>
              <w:rPr>
                <w:rFonts w:ascii="Calibri" w:hAnsi="Calibri"/>
                <w:color w:val="000000"/>
                <w:lang w:val="en-GB" w:eastAsia="en-US"/>
              </w:rPr>
            </w:pPr>
            <w:r w:rsidRPr="00CE4908">
              <w:rPr>
                <w:rFonts w:ascii="Calibri" w:hAnsi="Calibri"/>
                <w:b/>
                <w:bCs/>
                <w:color w:val="000000"/>
                <w:lang w:val="en-GB" w:eastAsia="en-US"/>
              </w:rPr>
              <w:t xml:space="preserve">Editable </w:t>
            </w:r>
          </w:p>
        </w:tc>
        <w:tc>
          <w:tcPr>
            <w:tcW w:w="1790" w:type="pct"/>
            <w:tcBorders>
              <w:top w:val="nil"/>
              <w:left w:val="nil"/>
              <w:bottom w:val="single" w:sz="8" w:space="0" w:color="000000"/>
              <w:right w:val="single" w:sz="8" w:space="0" w:color="000000"/>
            </w:tcBorders>
            <w:shd w:val="clear" w:color="auto" w:fill="auto"/>
            <w:vAlign w:val="center"/>
          </w:tcPr>
          <w:p w14:paraId="467A8C49" w14:textId="77777777" w:rsidR="002533CA" w:rsidRPr="00CE4908" w:rsidRDefault="002533CA" w:rsidP="002533CA">
            <w:pPr>
              <w:rPr>
                <w:rFonts w:ascii="Calibri" w:hAnsi="Calibri"/>
                <w:color w:val="000000"/>
                <w:lang w:val="en-GB" w:eastAsia="en-US"/>
              </w:rPr>
            </w:pPr>
            <w:r w:rsidRPr="00CE4908">
              <w:rPr>
                <w:rFonts w:ascii="Calibri" w:hAnsi="Calibri"/>
                <w:color w:val="000000"/>
                <w:lang w:val="en-GB" w:eastAsia="en-US"/>
              </w:rPr>
              <w:t xml:space="preserve">User would be able to edit this flag. If this flag is selected that mean user has kept the specific Sales Order on hold. </w:t>
            </w:r>
          </w:p>
          <w:p w14:paraId="0BC5924B" w14:textId="6651C851" w:rsidR="002533CA" w:rsidRPr="00CE4908" w:rsidRDefault="002533CA" w:rsidP="002533CA">
            <w:pPr>
              <w:rPr>
                <w:rFonts w:ascii="Calibri" w:hAnsi="Calibri"/>
                <w:color w:val="000000"/>
                <w:lang w:val="en-GB" w:eastAsia="en-US"/>
              </w:rPr>
            </w:pPr>
            <w:r w:rsidRPr="00CE4908">
              <w:rPr>
                <w:rFonts w:ascii="Calibri" w:hAnsi="Calibri"/>
                <w:color w:val="000000"/>
                <w:lang w:val="en-GB" w:eastAsia="en-US"/>
              </w:rPr>
              <w:t>User would be able to select this flag till sales order is released.</w:t>
            </w:r>
          </w:p>
        </w:tc>
      </w:tr>
      <w:tr w:rsidR="002533CA" w:rsidRPr="006A73A0" w14:paraId="60594063"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D8F4740" w14:textId="1D05AC72" w:rsidR="002533CA" w:rsidRPr="00CE4908" w:rsidRDefault="002533CA" w:rsidP="002533CA">
            <w:pPr>
              <w:rPr>
                <w:rFonts w:ascii="Calibri" w:hAnsi="Calibri"/>
                <w:color w:val="000000"/>
                <w:lang w:val="en-GB" w:eastAsia="en-US"/>
              </w:rPr>
            </w:pPr>
            <w:r>
              <w:rPr>
                <w:rFonts w:ascii="Calibri" w:hAnsi="Calibri"/>
                <w:color w:val="000000"/>
                <w:lang w:val="en-GB" w:eastAsia="en-US"/>
              </w:rPr>
              <w:t>Hold Level</w:t>
            </w:r>
          </w:p>
        </w:tc>
        <w:tc>
          <w:tcPr>
            <w:tcW w:w="1721" w:type="pct"/>
            <w:tcBorders>
              <w:top w:val="nil"/>
              <w:left w:val="nil"/>
              <w:bottom w:val="single" w:sz="8" w:space="0" w:color="000000"/>
              <w:right w:val="single" w:sz="8" w:space="0" w:color="000000"/>
            </w:tcBorders>
            <w:shd w:val="clear" w:color="auto" w:fill="auto"/>
            <w:vAlign w:val="center"/>
          </w:tcPr>
          <w:p w14:paraId="7B2759BE" w14:textId="7DE13659" w:rsidR="00DD595E" w:rsidRDefault="002533CA" w:rsidP="00DD595E">
            <w:pPr>
              <w:rPr>
                <w:rFonts w:ascii="Calibri" w:hAnsi="Calibri"/>
                <w:b/>
                <w:bCs/>
                <w:color w:val="000000"/>
                <w:lang w:val="en-GB" w:eastAsia="en-US"/>
              </w:rPr>
            </w:pPr>
            <w:r w:rsidRPr="00FD07F6">
              <w:rPr>
                <w:rFonts w:ascii="Calibri" w:hAnsi="Calibri"/>
                <w:color w:val="000000"/>
                <w:lang w:val="en-GB" w:eastAsia="en-US"/>
              </w:rPr>
              <w:t>Type of hold level applied on the Sales Order.</w:t>
            </w:r>
          </w:p>
          <w:p w14:paraId="3CAD4142" w14:textId="61EDCEE7" w:rsidR="002533CA" w:rsidRPr="00CE4908" w:rsidRDefault="002533CA" w:rsidP="009B7AC9">
            <w:pPr>
              <w:rPr>
                <w:rFonts w:ascii="Calibri" w:hAnsi="Calibri"/>
                <w:b/>
                <w:bCs/>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788616DE" w14:textId="15B073D6" w:rsidR="002533CA" w:rsidRDefault="002533CA" w:rsidP="002533CA">
            <w:pPr>
              <w:rPr>
                <w:rFonts w:ascii="Calibri" w:hAnsi="Calibri"/>
                <w:color w:val="000000"/>
                <w:lang w:val="en-GB" w:eastAsia="en-US"/>
              </w:rPr>
            </w:pPr>
            <w:r>
              <w:rPr>
                <w:rFonts w:ascii="Calibri" w:hAnsi="Calibri"/>
                <w:color w:val="000000"/>
                <w:lang w:val="en-GB" w:eastAsia="en-US"/>
              </w:rPr>
              <w:t>Even though the valid values for Hold level are mentioned below but ‘Sales Order’ will always supersede the ‘Partner’ level hold.</w:t>
            </w:r>
          </w:p>
          <w:p w14:paraId="2EF566EE" w14:textId="7E4FBF65" w:rsidR="002533CA" w:rsidRPr="00D909B5" w:rsidRDefault="002533CA" w:rsidP="002533CA">
            <w:pPr>
              <w:rPr>
                <w:rFonts w:ascii="Calibri" w:hAnsi="Calibri"/>
                <w:color w:val="000000"/>
                <w:lang w:val="en-GB" w:eastAsia="en-US"/>
              </w:rPr>
            </w:pPr>
            <w:r>
              <w:rPr>
                <w:rFonts w:ascii="Calibri" w:hAnsi="Calibri"/>
                <w:color w:val="000000"/>
                <w:lang w:val="en-GB" w:eastAsia="en-US"/>
              </w:rPr>
              <w:t xml:space="preserve">If the user has manually selected the above mentioned ‘Sales Order Hold Flag’ then this field will be set to ‘Sales Order’ automatically. But if the flag is not selected and Partner level hold is applied then this field will </w:t>
            </w:r>
            <w:r>
              <w:rPr>
                <w:rFonts w:ascii="Calibri" w:hAnsi="Calibri"/>
                <w:color w:val="000000"/>
                <w:lang w:val="en-GB" w:eastAsia="en-US"/>
              </w:rPr>
              <w:lastRenderedPageBreak/>
              <w:t xml:space="preserve">show the value as ‘Partner’. If none of the hold are applied this field will be blank. </w:t>
            </w:r>
            <w:r w:rsidRPr="00D909B5">
              <w:rPr>
                <w:rFonts w:ascii="Calibri" w:hAnsi="Calibri"/>
                <w:color w:val="000000"/>
                <w:lang w:val="en-GB" w:eastAsia="en-US"/>
              </w:rPr>
              <w:t>Valid values for this field would be</w:t>
            </w:r>
            <w:r w:rsidR="00DD595E">
              <w:rPr>
                <w:rFonts w:ascii="Calibri" w:hAnsi="Calibri"/>
                <w:color w:val="000000"/>
                <w:lang w:val="en-GB" w:eastAsia="en-US"/>
              </w:rPr>
              <w:t xml:space="preserve"> –</w:t>
            </w:r>
            <w:r w:rsidRPr="00D909B5">
              <w:rPr>
                <w:rFonts w:ascii="Calibri" w:hAnsi="Calibri"/>
                <w:color w:val="000000"/>
                <w:lang w:val="en-GB" w:eastAsia="en-US"/>
              </w:rPr>
              <w:t xml:space="preserve"> </w:t>
            </w:r>
          </w:p>
          <w:p w14:paraId="779E06FE" w14:textId="77777777" w:rsidR="002533CA" w:rsidRDefault="002533CA" w:rsidP="002533CA">
            <w:pPr>
              <w:pStyle w:val="ListParagraph"/>
              <w:numPr>
                <w:ilvl w:val="0"/>
                <w:numId w:val="50"/>
              </w:numPr>
              <w:rPr>
                <w:rFonts w:ascii="Calibri" w:hAnsi="Calibri"/>
                <w:color w:val="000000"/>
                <w:lang w:val="en-GB" w:eastAsia="en-US"/>
              </w:rPr>
            </w:pPr>
            <w:r w:rsidRPr="00D909B5">
              <w:rPr>
                <w:rFonts w:ascii="Calibri" w:hAnsi="Calibri"/>
                <w:color w:val="000000"/>
                <w:lang w:val="en-GB" w:eastAsia="en-US"/>
              </w:rPr>
              <w:t>Partner</w:t>
            </w:r>
          </w:p>
          <w:p w14:paraId="5DAD671A" w14:textId="080D0C50" w:rsidR="002533CA" w:rsidRPr="00FD07F6" w:rsidRDefault="002533CA" w:rsidP="00FD07F6">
            <w:pPr>
              <w:pStyle w:val="ListParagraph"/>
              <w:numPr>
                <w:ilvl w:val="0"/>
                <w:numId w:val="50"/>
              </w:numPr>
              <w:rPr>
                <w:rFonts w:ascii="Calibri" w:hAnsi="Calibri"/>
                <w:color w:val="000000"/>
                <w:lang w:val="en-GB" w:eastAsia="en-US"/>
              </w:rPr>
            </w:pPr>
            <w:r w:rsidRPr="00FD07F6">
              <w:rPr>
                <w:rFonts w:ascii="Calibri" w:hAnsi="Calibri"/>
                <w:color w:val="000000"/>
                <w:lang w:val="en-GB" w:eastAsia="en-US"/>
              </w:rPr>
              <w:t>Sales Order</w:t>
            </w:r>
          </w:p>
        </w:tc>
      </w:tr>
      <w:tr w:rsidR="002533CA" w:rsidRPr="006A73A0" w14:paraId="5D1A97F7"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5B6E9E6" w14:textId="0C43A36A" w:rsidR="002533CA" w:rsidRPr="00B97D27" w:rsidRDefault="002533CA" w:rsidP="002533CA">
            <w:pPr>
              <w:rPr>
                <w:rFonts w:ascii="Calibri" w:hAnsi="Calibri"/>
                <w:color w:val="000000"/>
                <w:highlight w:val="red"/>
                <w:lang w:val="en-GB" w:eastAsia="en-US"/>
              </w:rPr>
            </w:pPr>
            <w:r w:rsidRPr="00B97D27">
              <w:rPr>
                <w:rFonts w:ascii="Calibri" w:hAnsi="Calibri"/>
                <w:color w:val="000000"/>
                <w:lang w:val="en-GB" w:eastAsia="en-US"/>
              </w:rPr>
              <w:lastRenderedPageBreak/>
              <w:t xml:space="preserve">Partner </w:t>
            </w:r>
            <w:r>
              <w:rPr>
                <w:rFonts w:ascii="Calibri" w:hAnsi="Calibri"/>
                <w:color w:val="000000"/>
                <w:lang w:val="en-GB" w:eastAsia="en-US"/>
              </w:rPr>
              <w:t>PO</w:t>
            </w:r>
          </w:p>
        </w:tc>
        <w:tc>
          <w:tcPr>
            <w:tcW w:w="1721" w:type="pct"/>
            <w:tcBorders>
              <w:top w:val="nil"/>
              <w:left w:val="nil"/>
              <w:bottom w:val="single" w:sz="8" w:space="0" w:color="000000"/>
              <w:right w:val="single" w:sz="8" w:space="0" w:color="000000"/>
            </w:tcBorders>
            <w:shd w:val="clear" w:color="auto" w:fill="auto"/>
            <w:vAlign w:val="center"/>
          </w:tcPr>
          <w:p w14:paraId="4C5966AF" w14:textId="77777777" w:rsidR="002533CA" w:rsidRPr="00FD07F6" w:rsidRDefault="002533CA" w:rsidP="002533CA">
            <w:pPr>
              <w:rPr>
                <w:rFonts w:ascii="Calibri" w:hAnsi="Calibri"/>
                <w:color w:val="000000"/>
                <w:lang w:val="en-GB" w:eastAsia="en-US"/>
              </w:rPr>
            </w:pPr>
            <w:r w:rsidRPr="00FD07F6">
              <w:rPr>
                <w:rFonts w:ascii="Calibri" w:hAnsi="Calibri"/>
                <w:color w:val="000000"/>
                <w:lang w:val="en-GB" w:eastAsia="en-US"/>
              </w:rPr>
              <w:t>Partner order no.</w:t>
            </w:r>
          </w:p>
          <w:p w14:paraId="5537CCBC" w14:textId="77C49A1E" w:rsidR="002533CA" w:rsidRPr="00B97D27" w:rsidRDefault="002533CA" w:rsidP="002533CA">
            <w:pPr>
              <w:rPr>
                <w:rFonts w:ascii="Calibri" w:hAnsi="Calibri"/>
                <w:b/>
                <w:bCs/>
                <w:color w:val="000000"/>
                <w:highlight w:val="red"/>
                <w:lang w:val="en-GB" w:eastAsia="en-US"/>
              </w:rPr>
            </w:pPr>
            <w:r w:rsidRPr="00274119">
              <w:rPr>
                <w:rFonts w:ascii="Calibri" w:hAnsi="Calibri"/>
                <w:b/>
                <w:bCs/>
                <w:color w:val="000000"/>
                <w:lang w:val="en-GB" w:eastAsia="en-US"/>
              </w:rPr>
              <w:t>Editable</w:t>
            </w:r>
          </w:p>
        </w:tc>
        <w:tc>
          <w:tcPr>
            <w:tcW w:w="1790" w:type="pct"/>
            <w:tcBorders>
              <w:top w:val="nil"/>
              <w:left w:val="nil"/>
              <w:bottom w:val="single" w:sz="8" w:space="0" w:color="000000"/>
              <w:right w:val="single" w:sz="8" w:space="0" w:color="000000"/>
            </w:tcBorders>
            <w:shd w:val="clear" w:color="auto" w:fill="auto"/>
            <w:vAlign w:val="center"/>
          </w:tcPr>
          <w:p w14:paraId="58B61A44" w14:textId="6CC6675E" w:rsidR="002533CA" w:rsidRPr="00B97D27" w:rsidRDefault="002533CA" w:rsidP="002533CA">
            <w:pPr>
              <w:rPr>
                <w:rFonts w:ascii="Calibri" w:hAnsi="Calibri"/>
                <w:color w:val="000000"/>
                <w:highlight w:val="red"/>
                <w:lang w:val="en-GB" w:eastAsia="en-US"/>
              </w:rPr>
            </w:pPr>
            <w:r w:rsidRPr="00CE4908">
              <w:rPr>
                <w:rFonts w:ascii="Calibri" w:hAnsi="Calibri"/>
                <w:color w:val="000000"/>
                <w:lang w:val="en-GB" w:eastAsia="en-US"/>
              </w:rPr>
              <w:t>User would be able to populate a Partner PO No. in this field. This partner Po no. will be used in invoicing. No validation will be performed on the value of this</w:t>
            </w:r>
            <w:r w:rsidR="00DD595E">
              <w:rPr>
                <w:rFonts w:ascii="Calibri" w:hAnsi="Calibri"/>
                <w:color w:val="000000"/>
                <w:lang w:val="en-GB" w:eastAsia="en-US"/>
              </w:rPr>
              <w:t xml:space="preserve"> </w:t>
            </w:r>
            <w:r w:rsidRPr="00CE4908">
              <w:rPr>
                <w:rFonts w:ascii="Calibri" w:hAnsi="Calibri"/>
                <w:color w:val="000000"/>
                <w:lang w:val="en-GB" w:eastAsia="en-US"/>
              </w:rPr>
              <w:t xml:space="preserve">partner </w:t>
            </w:r>
            <w:r>
              <w:rPr>
                <w:rFonts w:ascii="Calibri" w:hAnsi="Calibri"/>
                <w:color w:val="000000"/>
                <w:lang w:val="en-GB" w:eastAsia="en-US"/>
              </w:rPr>
              <w:t>po</w:t>
            </w:r>
            <w:r w:rsidRPr="00CE4908">
              <w:rPr>
                <w:rFonts w:ascii="Calibri" w:hAnsi="Calibri"/>
                <w:color w:val="000000"/>
                <w:lang w:val="en-GB" w:eastAsia="en-US"/>
              </w:rPr>
              <w:t xml:space="preserve"> </w:t>
            </w:r>
            <w:r>
              <w:rPr>
                <w:rFonts w:ascii="Calibri" w:hAnsi="Calibri"/>
                <w:color w:val="000000"/>
                <w:lang w:val="en-GB" w:eastAsia="en-US"/>
              </w:rPr>
              <w:t>n</w:t>
            </w:r>
            <w:r w:rsidRPr="00CE4908">
              <w:rPr>
                <w:rFonts w:ascii="Calibri" w:hAnsi="Calibri"/>
                <w:color w:val="000000"/>
                <w:lang w:val="en-GB" w:eastAsia="en-US"/>
              </w:rPr>
              <w:t xml:space="preserve">o. User would be responsible for entering the correct partner </w:t>
            </w:r>
            <w:r>
              <w:rPr>
                <w:rFonts w:ascii="Calibri" w:hAnsi="Calibri"/>
                <w:color w:val="000000"/>
                <w:lang w:val="en-GB" w:eastAsia="en-US"/>
              </w:rPr>
              <w:t>po</w:t>
            </w:r>
            <w:r w:rsidRPr="00CE4908">
              <w:rPr>
                <w:rFonts w:ascii="Calibri" w:hAnsi="Calibri"/>
                <w:color w:val="000000"/>
                <w:lang w:val="en-GB" w:eastAsia="en-US"/>
              </w:rPr>
              <w:t xml:space="preserve"> no.</w:t>
            </w:r>
          </w:p>
        </w:tc>
      </w:tr>
      <w:tr w:rsidR="00D122FA" w:rsidRPr="006A73A0" w14:paraId="773E9EC1" w14:textId="77777777" w:rsidTr="008D2563">
        <w:trPr>
          <w:trHeight w:val="315"/>
          <w:jc w:val="right"/>
          <w:ins w:id="738" w:author="Reetu Muneem" w:date="2022-02-09T11:15:00Z"/>
        </w:trPr>
        <w:tc>
          <w:tcPr>
            <w:tcW w:w="1489" w:type="pct"/>
            <w:tcBorders>
              <w:top w:val="nil"/>
              <w:left w:val="single" w:sz="8" w:space="0" w:color="000000"/>
              <w:bottom w:val="single" w:sz="8" w:space="0" w:color="000000"/>
              <w:right w:val="single" w:sz="8" w:space="0" w:color="000000"/>
            </w:tcBorders>
            <w:shd w:val="clear" w:color="auto" w:fill="auto"/>
            <w:vAlign w:val="center"/>
          </w:tcPr>
          <w:p w14:paraId="54835B23" w14:textId="3D778896" w:rsidR="00D122FA" w:rsidRPr="00B97D27" w:rsidRDefault="00D122FA" w:rsidP="002533CA">
            <w:pPr>
              <w:rPr>
                <w:ins w:id="739" w:author="Reetu Muneem" w:date="2022-02-09T11:15:00Z"/>
                <w:rFonts w:ascii="Calibri" w:hAnsi="Calibri"/>
                <w:color w:val="000000"/>
                <w:lang w:val="en-GB" w:eastAsia="en-US"/>
              </w:rPr>
            </w:pPr>
            <w:ins w:id="740" w:author="Reetu Muneem" w:date="2022-02-09T11:15:00Z">
              <w:r>
                <w:rPr>
                  <w:rFonts w:ascii="Calibri" w:hAnsi="Calibri"/>
                  <w:color w:val="000000"/>
                  <w:lang w:val="en-GB" w:eastAsia="en-US"/>
                </w:rPr>
                <w:t>Pa</w:t>
              </w:r>
            </w:ins>
            <w:ins w:id="741" w:author="Reetu Muneem" w:date="2022-02-09T11:16:00Z">
              <w:r>
                <w:rPr>
                  <w:rFonts w:ascii="Calibri" w:hAnsi="Calibri"/>
                  <w:color w:val="000000"/>
                  <w:lang w:val="en-GB" w:eastAsia="en-US"/>
                </w:rPr>
                <w:t>rtner Dept. No.</w:t>
              </w:r>
            </w:ins>
          </w:p>
        </w:tc>
        <w:tc>
          <w:tcPr>
            <w:tcW w:w="1721" w:type="pct"/>
            <w:tcBorders>
              <w:top w:val="nil"/>
              <w:left w:val="nil"/>
              <w:bottom w:val="single" w:sz="8" w:space="0" w:color="000000"/>
              <w:right w:val="single" w:sz="8" w:space="0" w:color="000000"/>
            </w:tcBorders>
            <w:shd w:val="clear" w:color="auto" w:fill="auto"/>
            <w:vAlign w:val="center"/>
          </w:tcPr>
          <w:p w14:paraId="29E76715" w14:textId="77777777" w:rsidR="00D122FA" w:rsidRDefault="00D122FA" w:rsidP="002533CA">
            <w:pPr>
              <w:rPr>
                <w:ins w:id="742" w:author="Reetu Muneem" w:date="2022-02-09T11:16:00Z"/>
                <w:rFonts w:ascii="Calibri" w:hAnsi="Calibri"/>
                <w:color w:val="000000"/>
                <w:lang w:val="en-GB" w:eastAsia="en-US"/>
              </w:rPr>
            </w:pPr>
            <w:ins w:id="743" w:author="Reetu Muneem" w:date="2022-02-09T11:16:00Z">
              <w:r>
                <w:rPr>
                  <w:rFonts w:ascii="Calibri" w:hAnsi="Calibri"/>
                  <w:color w:val="000000"/>
                  <w:lang w:val="en-GB" w:eastAsia="en-US"/>
                </w:rPr>
                <w:t>Partner department number.</w:t>
              </w:r>
            </w:ins>
          </w:p>
          <w:p w14:paraId="4E4C253B" w14:textId="5D25B880" w:rsidR="00D122FA" w:rsidRPr="005C0807" w:rsidRDefault="00D122FA" w:rsidP="002533CA">
            <w:pPr>
              <w:rPr>
                <w:ins w:id="744" w:author="Reetu Muneem" w:date="2022-02-09T11:15:00Z"/>
                <w:rFonts w:ascii="Calibri" w:hAnsi="Calibri"/>
                <w:b/>
                <w:bCs/>
                <w:color w:val="000000"/>
                <w:lang w:val="en-GB" w:eastAsia="en-US"/>
              </w:rPr>
            </w:pPr>
            <w:ins w:id="745" w:author="Reetu Muneem" w:date="2022-02-09T11:16:00Z">
              <w:r w:rsidRPr="005C0807">
                <w:rPr>
                  <w:rFonts w:ascii="Calibri" w:hAnsi="Calibri"/>
                  <w:b/>
                  <w:bCs/>
                  <w:color w:val="000000"/>
                  <w:lang w:val="en-GB" w:eastAsia="en-US"/>
                </w:rPr>
                <w:t xml:space="preserve">Editable </w:t>
              </w:r>
            </w:ins>
          </w:p>
        </w:tc>
        <w:tc>
          <w:tcPr>
            <w:tcW w:w="1790" w:type="pct"/>
            <w:tcBorders>
              <w:top w:val="nil"/>
              <w:left w:val="nil"/>
              <w:bottom w:val="single" w:sz="8" w:space="0" w:color="000000"/>
              <w:right w:val="single" w:sz="8" w:space="0" w:color="000000"/>
            </w:tcBorders>
            <w:shd w:val="clear" w:color="auto" w:fill="auto"/>
            <w:vAlign w:val="center"/>
          </w:tcPr>
          <w:p w14:paraId="5A3D2844" w14:textId="11D16F78" w:rsidR="00D122FA" w:rsidRPr="00CE4908" w:rsidRDefault="00D122FA" w:rsidP="002533CA">
            <w:pPr>
              <w:rPr>
                <w:ins w:id="746" w:author="Reetu Muneem" w:date="2022-02-09T11:15:00Z"/>
                <w:rFonts w:ascii="Calibri" w:hAnsi="Calibri"/>
                <w:color w:val="000000"/>
                <w:lang w:val="en-GB" w:eastAsia="en-US"/>
              </w:rPr>
            </w:pPr>
            <w:ins w:id="747" w:author="Reetu Muneem" w:date="2022-02-09T11:16:00Z">
              <w:r w:rsidRPr="00CE4908">
                <w:rPr>
                  <w:rFonts w:ascii="Calibri" w:hAnsi="Calibri"/>
                  <w:color w:val="000000"/>
                  <w:lang w:val="en-GB" w:eastAsia="en-US"/>
                </w:rPr>
                <w:t xml:space="preserve">User would be able to populate a Partner </w:t>
              </w:r>
            </w:ins>
            <w:ins w:id="748" w:author="Reetu Muneem" w:date="2022-02-09T11:17:00Z">
              <w:r>
                <w:rPr>
                  <w:rFonts w:ascii="Calibri" w:hAnsi="Calibri"/>
                  <w:color w:val="000000"/>
                  <w:lang w:val="en-GB" w:eastAsia="en-US"/>
                </w:rPr>
                <w:t>Department</w:t>
              </w:r>
            </w:ins>
            <w:ins w:id="749" w:author="Reetu Muneem" w:date="2022-02-09T11:16:00Z">
              <w:r w:rsidRPr="00CE4908">
                <w:rPr>
                  <w:rFonts w:ascii="Calibri" w:hAnsi="Calibri"/>
                  <w:color w:val="000000"/>
                  <w:lang w:val="en-GB" w:eastAsia="en-US"/>
                </w:rPr>
                <w:t xml:space="preserve"> No. in this field. This </w:t>
              </w:r>
            </w:ins>
            <w:ins w:id="750" w:author="Reetu Muneem" w:date="2022-02-09T11:17:00Z">
              <w:r>
                <w:rPr>
                  <w:rFonts w:ascii="Calibri" w:hAnsi="Calibri"/>
                  <w:color w:val="000000"/>
                  <w:lang w:val="en-GB" w:eastAsia="en-US"/>
                </w:rPr>
                <w:t>field</w:t>
              </w:r>
            </w:ins>
            <w:ins w:id="751" w:author="Reetu Muneem" w:date="2022-02-09T11:16:00Z">
              <w:r w:rsidRPr="00CE4908">
                <w:rPr>
                  <w:rFonts w:ascii="Calibri" w:hAnsi="Calibri"/>
                  <w:color w:val="000000"/>
                  <w:lang w:val="en-GB" w:eastAsia="en-US"/>
                </w:rPr>
                <w:t xml:space="preserve"> will be used in invoicing</w:t>
              </w:r>
            </w:ins>
            <w:ins w:id="752" w:author="Reetu Muneem" w:date="2022-02-09T11:17:00Z">
              <w:r>
                <w:rPr>
                  <w:rFonts w:ascii="Calibri" w:hAnsi="Calibri"/>
                  <w:color w:val="000000"/>
                  <w:lang w:val="en-GB" w:eastAsia="en-US"/>
                </w:rPr>
                <w:t xml:space="preserve"> and pick list</w:t>
              </w:r>
            </w:ins>
            <w:ins w:id="753" w:author="Reetu Muneem" w:date="2022-02-09T11:16:00Z">
              <w:r w:rsidRPr="00CE4908">
                <w:rPr>
                  <w:rFonts w:ascii="Calibri" w:hAnsi="Calibri"/>
                  <w:color w:val="000000"/>
                  <w:lang w:val="en-GB" w:eastAsia="en-US"/>
                </w:rPr>
                <w:t>. No validation will be performed on the value of this</w:t>
              </w:r>
            </w:ins>
            <w:ins w:id="754" w:author="Sergio Rodrigues" w:date="2022-02-23T15:49:00Z">
              <w:r w:rsidR="00DD595E">
                <w:rPr>
                  <w:rFonts w:ascii="Calibri" w:hAnsi="Calibri"/>
                  <w:color w:val="000000"/>
                  <w:lang w:val="en-GB" w:eastAsia="en-US"/>
                </w:rPr>
                <w:t xml:space="preserve"> </w:t>
              </w:r>
            </w:ins>
            <w:ins w:id="755" w:author="Reetu Muneem" w:date="2022-02-09T11:16:00Z">
              <w:r w:rsidRPr="00CE4908">
                <w:rPr>
                  <w:rFonts w:ascii="Calibri" w:hAnsi="Calibri"/>
                  <w:color w:val="000000"/>
                  <w:lang w:val="en-GB" w:eastAsia="en-US"/>
                </w:rPr>
                <w:t xml:space="preserve">partner </w:t>
              </w:r>
            </w:ins>
            <w:ins w:id="756" w:author="Reetu Muneem" w:date="2022-02-09T11:17:00Z">
              <w:r>
                <w:rPr>
                  <w:rFonts w:ascii="Calibri" w:hAnsi="Calibri"/>
                  <w:color w:val="000000"/>
                  <w:lang w:val="en-GB" w:eastAsia="en-US"/>
                </w:rPr>
                <w:t>dept.</w:t>
              </w:r>
            </w:ins>
            <w:ins w:id="757" w:author="Reetu Muneem" w:date="2022-02-09T11:16:00Z">
              <w:r w:rsidRPr="00CE4908">
                <w:rPr>
                  <w:rFonts w:ascii="Calibri" w:hAnsi="Calibri"/>
                  <w:color w:val="000000"/>
                  <w:lang w:val="en-GB" w:eastAsia="en-US"/>
                </w:rPr>
                <w:t xml:space="preserve"> </w:t>
              </w:r>
              <w:r>
                <w:rPr>
                  <w:rFonts w:ascii="Calibri" w:hAnsi="Calibri"/>
                  <w:color w:val="000000"/>
                  <w:lang w:val="en-GB" w:eastAsia="en-US"/>
                </w:rPr>
                <w:t>n</w:t>
              </w:r>
              <w:r w:rsidRPr="00CE4908">
                <w:rPr>
                  <w:rFonts w:ascii="Calibri" w:hAnsi="Calibri"/>
                  <w:color w:val="000000"/>
                  <w:lang w:val="en-GB" w:eastAsia="en-US"/>
                </w:rPr>
                <w:t xml:space="preserve">o. User would be responsible for entering the correct partner </w:t>
              </w:r>
            </w:ins>
            <w:ins w:id="758" w:author="Reetu Muneem" w:date="2022-02-09T11:17:00Z">
              <w:r>
                <w:rPr>
                  <w:rFonts w:ascii="Calibri" w:hAnsi="Calibri"/>
                  <w:color w:val="000000"/>
                  <w:lang w:val="en-GB" w:eastAsia="en-US"/>
                </w:rPr>
                <w:t>dept</w:t>
              </w:r>
            </w:ins>
            <w:ins w:id="759" w:author="Reetu Muneem" w:date="2022-02-09T11:16:00Z">
              <w:r w:rsidRPr="00CE4908">
                <w:rPr>
                  <w:rFonts w:ascii="Calibri" w:hAnsi="Calibri"/>
                  <w:color w:val="000000"/>
                  <w:lang w:val="en-GB" w:eastAsia="en-US"/>
                </w:rPr>
                <w:t xml:space="preserve"> no.</w:t>
              </w:r>
            </w:ins>
          </w:p>
        </w:tc>
      </w:tr>
      <w:tr w:rsidR="002533CA" w:rsidRPr="006A73A0" w14:paraId="23CCC281"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392D904" w14:textId="50D72884" w:rsidR="002533CA" w:rsidRPr="00B97D27" w:rsidRDefault="002533CA" w:rsidP="002533CA">
            <w:pPr>
              <w:rPr>
                <w:rFonts w:ascii="Calibri" w:hAnsi="Calibri"/>
                <w:color w:val="000000"/>
                <w:lang w:val="en-GB" w:eastAsia="en-US"/>
              </w:rPr>
            </w:pPr>
            <w:r>
              <w:rPr>
                <w:rFonts w:ascii="Calibri" w:hAnsi="Calibri"/>
                <w:color w:val="000000"/>
                <w:lang w:val="en-GB" w:eastAsia="en-US"/>
              </w:rPr>
              <w:t>Partner DC No.</w:t>
            </w:r>
          </w:p>
        </w:tc>
        <w:tc>
          <w:tcPr>
            <w:tcW w:w="1721" w:type="pct"/>
            <w:tcBorders>
              <w:top w:val="nil"/>
              <w:left w:val="nil"/>
              <w:bottom w:val="single" w:sz="8" w:space="0" w:color="000000"/>
              <w:right w:val="single" w:sz="8" w:space="0" w:color="000000"/>
            </w:tcBorders>
            <w:shd w:val="clear" w:color="auto" w:fill="auto"/>
            <w:vAlign w:val="center"/>
          </w:tcPr>
          <w:p w14:paraId="44770E1C" w14:textId="77777777" w:rsidR="002533CA" w:rsidRPr="00FD07F6" w:rsidRDefault="002533CA" w:rsidP="002533CA">
            <w:pPr>
              <w:rPr>
                <w:rFonts w:ascii="Calibri" w:hAnsi="Calibri"/>
                <w:color w:val="000000"/>
                <w:lang w:val="en-GB" w:eastAsia="en-US"/>
              </w:rPr>
            </w:pPr>
            <w:r w:rsidRPr="00FD07F6">
              <w:rPr>
                <w:rFonts w:ascii="Calibri" w:hAnsi="Calibri"/>
                <w:color w:val="000000"/>
                <w:lang w:val="en-GB" w:eastAsia="en-US"/>
              </w:rPr>
              <w:t>DC id linked with the partner.</w:t>
            </w:r>
          </w:p>
          <w:p w14:paraId="439C54CE" w14:textId="6336B2D2" w:rsidR="002533CA" w:rsidRPr="00274119" w:rsidRDefault="002533CA" w:rsidP="002533CA">
            <w:pPr>
              <w:rPr>
                <w:rFonts w:ascii="Calibri" w:hAnsi="Calibri"/>
                <w:b/>
                <w:bCs/>
                <w:color w:val="000000"/>
                <w:lang w:val="en-GB" w:eastAsia="en-US"/>
              </w:rPr>
            </w:pPr>
            <w:r>
              <w:rPr>
                <w:rFonts w:ascii="Calibri" w:hAnsi="Calibri"/>
                <w:b/>
                <w:bCs/>
                <w:color w:val="000000"/>
                <w:lang w:val="en-GB" w:eastAsia="en-US"/>
              </w:rPr>
              <w:t>Editable</w:t>
            </w:r>
          </w:p>
        </w:tc>
        <w:tc>
          <w:tcPr>
            <w:tcW w:w="1790" w:type="pct"/>
            <w:tcBorders>
              <w:top w:val="nil"/>
              <w:left w:val="nil"/>
              <w:bottom w:val="single" w:sz="8" w:space="0" w:color="000000"/>
              <w:right w:val="single" w:sz="8" w:space="0" w:color="000000"/>
            </w:tcBorders>
            <w:shd w:val="clear" w:color="auto" w:fill="auto"/>
            <w:vAlign w:val="center"/>
          </w:tcPr>
          <w:p w14:paraId="5F6E4152" w14:textId="2ED9FABA" w:rsidR="002533CA" w:rsidRDefault="002533CA" w:rsidP="002533CA">
            <w:pPr>
              <w:rPr>
                <w:rFonts w:ascii="Calibri" w:hAnsi="Calibri"/>
                <w:color w:val="000000"/>
                <w:highlight w:val="red"/>
                <w:lang w:val="en-GB" w:eastAsia="en-US"/>
              </w:rPr>
            </w:pPr>
            <w:r w:rsidRPr="006B2600">
              <w:rPr>
                <w:rFonts w:ascii="Calibri" w:hAnsi="Calibri"/>
                <w:color w:val="000000"/>
                <w:lang w:val="en-GB" w:eastAsia="en-US"/>
              </w:rPr>
              <w:t>User would be able to select a partner D</w:t>
            </w:r>
            <w:r>
              <w:rPr>
                <w:rFonts w:ascii="Calibri" w:hAnsi="Calibri"/>
                <w:color w:val="000000"/>
                <w:lang w:val="en-GB" w:eastAsia="en-US"/>
              </w:rPr>
              <w:t>C</w:t>
            </w:r>
            <w:r w:rsidRPr="006B2600">
              <w:rPr>
                <w:rFonts w:ascii="Calibri" w:hAnsi="Calibri"/>
                <w:color w:val="000000"/>
                <w:lang w:val="en-GB" w:eastAsia="en-US"/>
              </w:rPr>
              <w:t xml:space="preserve"> no. for Sales Order from a drop down.</w:t>
            </w:r>
            <w:r>
              <w:rPr>
                <w:rFonts w:ascii="Calibri" w:hAnsi="Calibri"/>
                <w:color w:val="000000"/>
                <w:lang w:val="en-GB" w:eastAsia="en-US"/>
              </w:rPr>
              <w:t xml:space="preserve"> This drop down will show only those DCs that are linked with partner</w:t>
            </w:r>
            <w:ins w:id="760" w:author="Reetu Muneem" w:date="2022-01-11T14:59:00Z">
              <w:r w:rsidR="00E00345">
                <w:rPr>
                  <w:rFonts w:ascii="Calibri" w:hAnsi="Calibri"/>
                  <w:color w:val="000000"/>
                  <w:lang w:val="en-GB" w:eastAsia="en-US"/>
                </w:rPr>
                <w:t xml:space="preserve"> location</w:t>
              </w:r>
            </w:ins>
            <w:r>
              <w:rPr>
                <w:rFonts w:ascii="Calibri" w:hAnsi="Calibri"/>
                <w:color w:val="000000"/>
                <w:lang w:val="en-GB" w:eastAsia="en-US"/>
              </w:rPr>
              <w:t>.</w:t>
            </w:r>
          </w:p>
        </w:tc>
      </w:tr>
      <w:tr w:rsidR="002533CA" w:rsidRPr="006A73A0" w14:paraId="15E85DB7"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47F89CF" w14:textId="39C6EDE3" w:rsidR="002533CA" w:rsidRDefault="002533CA" w:rsidP="002533CA">
            <w:pPr>
              <w:rPr>
                <w:rFonts w:ascii="Calibri" w:hAnsi="Calibri"/>
                <w:color w:val="000000"/>
                <w:lang w:val="en-GB" w:eastAsia="en-US"/>
              </w:rPr>
            </w:pPr>
            <w:r>
              <w:rPr>
                <w:rFonts w:ascii="Calibri" w:hAnsi="Calibri"/>
                <w:color w:val="000000"/>
                <w:lang w:val="en-GB" w:eastAsia="en-US"/>
              </w:rPr>
              <w:t>Partner Store No.</w:t>
            </w:r>
          </w:p>
        </w:tc>
        <w:tc>
          <w:tcPr>
            <w:tcW w:w="1721" w:type="pct"/>
            <w:tcBorders>
              <w:top w:val="nil"/>
              <w:left w:val="nil"/>
              <w:bottom w:val="single" w:sz="8" w:space="0" w:color="000000"/>
              <w:right w:val="single" w:sz="8" w:space="0" w:color="000000"/>
            </w:tcBorders>
            <w:shd w:val="clear" w:color="auto" w:fill="auto"/>
            <w:vAlign w:val="center"/>
          </w:tcPr>
          <w:p w14:paraId="40A240B8" w14:textId="77777777" w:rsidR="002533CA" w:rsidRPr="00FD07F6" w:rsidRDefault="002533CA" w:rsidP="002533CA">
            <w:pPr>
              <w:rPr>
                <w:rFonts w:ascii="Calibri" w:hAnsi="Calibri"/>
                <w:color w:val="000000"/>
                <w:lang w:val="en-GB" w:eastAsia="en-US"/>
              </w:rPr>
            </w:pPr>
            <w:r w:rsidRPr="00FD07F6">
              <w:rPr>
                <w:rFonts w:ascii="Calibri" w:hAnsi="Calibri"/>
                <w:color w:val="000000"/>
                <w:lang w:val="en-GB" w:eastAsia="en-US"/>
              </w:rPr>
              <w:t>Store id linked with partner.</w:t>
            </w:r>
          </w:p>
          <w:p w14:paraId="4BD68C10" w14:textId="6413161B" w:rsidR="002533CA" w:rsidRDefault="002533CA" w:rsidP="002533CA">
            <w:pPr>
              <w:rPr>
                <w:rFonts w:ascii="Calibri" w:hAnsi="Calibri"/>
                <w:b/>
                <w:bCs/>
                <w:color w:val="000000"/>
                <w:lang w:val="en-GB" w:eastAsia="en-US"/>
              </w:rPr>
            </w:pPr>
            <w:r>
              <w:rPr>
                <w:rFonts w:ascii="Calibri" w:hAnsi="Calibri"/>
                <w:b/>
                <w:bCs/>
                <w:color w:val="000000"/>
                <w:lang w:val="en-GB" w:eastAsia="en-US"/>
              </w:rPr>
              <w:t xml:space="preserve">Editable </w:t>
            </w:r>
          </w:p>
        </w:tc>
        <w:tc>
          <w:tcPr>
            <w:tcW w:w="1790" w:type="pct"/>
            <w:tcBorders>
              <w:top w:val="nil"/>
              <w:left w:val="nil"/>
              <w:bottom w:val="single" w:sz="8" w:space="0" w:color="000000"/>
              <w:right w:val="single" w:sz="8" w:space="0" w:color="000000"/>
            </w:tcBorders>
            <w:shd w:val="clear" w:color="auto" w:fill="auto"/>
            <w:vAlign w:val="center"/>
          </w:tcPr>
          <w:p w14:paraId="00C80EB1" w14:textId="7702EBA5" w:rsidR="002533CA" w:rsidRPr="006B2600" w:rsidRDefault="002533CA" w:rsidP="002533CA">
            <w:pPr>
              <w:rPr>
                <w:rFonts w:ascii="Calibri" w:hAnsi="Calibri"/>
                <w:color w:val="000000"/>
                <w:lang w:val="en-GB" w:eastAsia="en-US"/>
              </w:rPr>
            </w:pPr>
            <w:r w:rsidRPr="006B2600">
              <w:rPr>
                <w:rFonts w:ascii="Calibri" w:hAnsi="Calibri"/>
                <w:color w:val="000000"/>
                <w:lang w:val="en-GB" w:eastAsia="en-US"/>
              </w:rPr>
              <w:t>User would be able to select a partner</w:t>
            </w:r>
            <w:r>
              <w:rPr>
                <w:rFonts w:ascii="Calibri" w:hAnsi="Calibri"/>
                <w:color w:val="000000"/>
                <w:lang w:val="en-GB" w:eastAsia="en-US"/>
              </w:rPr>
              <w:t xml:space="preserve"> store</w:t>
            </w:r>
            <w:r w:rsidRPr="006B2600">
              <w:rPr>
                <w:rFonts w:ascii="Calibri" w:hAnsi="Calibri"/>
                <w:color w:val="000000"/>
                <w:lang w:val="en-GB" w:eastAsia="en-US"/>
              </w:rPr>
              <w:t xml:space="preserve"> no. for Sales Order from a drop down.</w:t>
            </w:r>
            <w:r>
              <w:rPr>
                <w:rFonts w:ascii="Calibri" w:hAnsi="Calibri"/>
                <w:color w:val="000000"/>
                <w:lang w:val="en-GB" w:eastAsia="en-US"/>
              </w:rPr>
              <w:t xml:space="preserve"> This drop down will show only those stores that are linked with DC selected by user in partner DC No. field.</w:t>
            </w:r>
            <w:r w:rsidRPr="006B2600">
              <w:rPr>
                <w:rFonts w:ascii="Calibri" w:hAnsi="Calibri"/>
                <w:color w:val="000000"/>
                <w:lang w:val="en-GB" w:eastAsia="en-US"/>
              </w:rPr>
              <w:t xml:space="preserve"> (This field will become editable only when Partner DC no. is populated by user).</w:t>
            </w:r>
          </w:p>
        </w:tc>
      </w:tr>
      <w:tr w:rsidR="002533CA" w:rsidRPr="006A73A0" w14:paraId="33652522"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F503938" w14:textId="4858C0DF" w:rsidR="002533CA" w:rsidRDefault="002533CA" w:rsidP="002533CA">
            <w:pPr>
              <w:rPr>
                <w:rFonts w:ascii="Calibri" w:hAnsi="Calibri"/>
                <w:color w:val="000000"/>
                <w:lang w:val="en-GB" w:eastAsia="en-US"/>
              </w:rPr>
            </w:pPr>
            <w:r>
              <w:rPr>
                <w:rFonts w:ascii="Calibri" w:hAnsi="Calibri"/>
                <w:color w:val="000000"/>
                <w:lang w:val="en-GB" w:eastAsia="en-US"/>
              </w:rPr>
              <w:t>Option Id</w:t>
            </w:r>
          </w:p>
        </w:tc>
        <w:tc>
          <w:tcPr>
            <w:tcW w:w="1721" w:type="pct"/>
            <w:tcBorders>
              <w:top w:val="nil"/>
              <w:left w:val="nil"/>
              <w:bottom w:val="single" w:sz="8" w:space="0" w:color="000000"/>
              <w:right w:val="single" w:sz="8" w:space="0" w:color="000000"/>
            </w:tcBorders>
            <w:shd w:val="clear" w:color="auto" w:fill="auto"/>
            <w:vAlign w:val="center"/>
          </w:tcPr>
          <w:p w14:paraId="6F3AC173" w14:textId="77777777" w:rsidR="002533CA" w:rsidRDefault="002533CA" w:rsidP="002533CA">
            <w:pPr>
              <w:rPr>
                <w:rFonts w:ascii="Calibri" w:hAnsi="Calibri"/>
                <w:b/>
                <w:bCs/>
                <w:color w:val="000000"/>
                <w:lang w:val="en-GB" w:eastAsia="en-US"/>
              </w:rPr>
            </w:pPr>
            <w:r w:rsidRPr="006C6123">
              <w:rPr>
                <w:rFonts w:ascii="Calibri" w:hAnsi="Calibri"/>
                <w:color w:val="000000"/>
                <w:lang w:val="en-GB" w:eastAsia="en-US"/>
              </w:rPr>
              <w:t>The parent item on the Sales Order</w:t>
            </w:r>
            <w:r w:rsidRPr="00274119">
              <w:rPr>
                <w:rFonts w:ascii="Calibri" w:hAnsi="Calibri"/>
                <w:b/>
                <w:bCs/>
                <w:color w:val="000000"/>
                <w:lang w:val="en-GB" w:eastAsia="en-US"/>
              </w:rPr>
              <w:t xml:space="preserve"> </w:t>
            </w:r>
          </w:p>
          <w:p w14:paraId="43B027B5" w14:textId="386AAB4F" w:rsidR="002533CA" w:rsidRDefault="002533CA" w:rsidP="002533CA">
            <w:pPr>
              <w:rPr>
                <w:rFonts w:ascii="Calibri" w:hAnsi="Calibri"/>
                <w:b/>
                <w:bCs/>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57F02916" w14:textId="77777777" w:rsidR="002533CA" w:rsidRPr="006B2600" w:rsidRDefault="002533CA" w:rsidP="002533CA">
            <w:pPr>
              <w:rPr>
                <w:rFonts w:ascii="Calibri" w:hAnsi="Calibri"/>
                <w:color w:val="000000"/>
                <w:lang w:val="en-GB" w:eastAsia="en-US"/>
              </w:rPr>
            </w:pPr>
          </w:p>
        </w:tc>
      </w:tr>
      <w:tr w:rsidR="002533CA" w:rsidRPr="006A73A0" w14:paraId="23B1C563"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86DE3E0" w14:textId="2F5A0977" w:rsidR="002533CA" w:rsidRDefault="002533CA" w:rsidP="002533CA">
            <w:pPr>
              <w:rPr>
                <w:rFonts w:ascii="Calibri" w:hAnsi="Calibri"/>
                <w:color w:val="000000"/>
                <w:lang w:val="en-GB" w:eastAsia="en-US"/>
              </w:rPr>
            </w:pPr>
            <w:r>
              <w:rPr>
                <w:rFonts w:ascii="Calibri" w:hAnsi="Calibri"/>
                <w:color w:val="000000"/>
                <w:lang w:val="en-GB" w:eastAsia="en-US"/>
              </w:rPr>
              <w:t>Option Description</w:t>
            </w:r>
          </w:p>
        </w:tc>
        <w:tc>
          <w:tcPr>
            <w:tcW w:w="1721" w:type="pct"/>
            <w:tcBorders>
              <w:top w:val="nil"/>
              <w:left w:val="nil"/>
              <w:bottom w:val="single" w:sz="8" w:space="0" w:color="000000"/>
              <w:right w:val="single" w:sz="8" w:space="0" w:color="000000"/>
            </w:tcBorders>
            <w:shd w:val="clear" w:color="auto" w:fill="auto"/>
            <w:vAlign w:val="center"/>
          </w:tcPr>
          <w:p w14:paraId="7ACA32D0" w14:textId="2350CD97" w:rsidR="002533CA" w:rsidRPr="00FD07F6" w:rsidRDefault="002533CA" w:rsidP="002533CA">
            <w:pPr>
              <w:rPr>
                <w:rFonts w:ascii="Calibri" w:hAnsi="Calibri"/>
                <w:color w:val="000000"/>
                <w:lang w:val="en-GB" w:eastAsia="en-US"/>
              </w:rPr>
            </w:pPr>
            <w:r w:rsidRPr="00FD07F6">
              <w:rPr>
                <w:rFonts w:ascii="Calibri" w:hAnsi="Calibri"/>
                <w:color w:val="000000"/>
                <w:lang w:val="en-GB" w:eastAsia="en-US"/>
              </w:rPr>
              <w:t>Description of the option</w:t>
            </w:r>
          </w:p>
          <w:p w14:paraId="2ACC0847" w14:textId="37848F5D" w:rsidR="002533CA" w:rsidRPr="00274119" w:rsidRDefault="002533CA" w:rsidP="002533CA">
            <w:pPr>
              <w:rPr>
                <w:rFonts w:ascii="Calibri" w:hAnsi="Calibri"/>
                <w:b/>
                <w:bCs/>
                <w:color w:val="000000"/>
                <w:lang w:val="en-GB" w:eastAsia="en-US"/>
              </w:rPr>
            </w:pPr>
            <w:r>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70666807" w14:textId="77777777" w:rsidR="002533CA" w:rsidRPr="006B2600" w:rsidRDefault="002533CA" w:rsidP="002533CA">
            <w:pPr>
              <w:rPr>
                <w:rFonts w:ascii="Calibri" w:hAnsi="Calibri"/>
                <w:color w:val="000000"/>
                <w:lang w:val="en-GB" w:eastAsia="en-US"/>
              </w:rPr>
            </w:pPr>
          </w:p>
        </w:tc>
      </w:tr>
      <w:tr w:rsidR="002533CA" w:rsidRPr="006A73A0" w14:paraId="42FD2C26"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EA6BD1C" w14:textId="4B43F93A" w:rsidR="002533CA" w:rsidRDefault="002533CA" w:rsidP="002533CA">
            <w:pPr>
              <w:rPr>
                <w:rFonts w:ascii="Calibri" w:hAnsi="Calibri"/>
                <w:color w:val="000000"/>
                <w:lang w:val="en-GB" w:eastAsia="en-US"/>
              </w:rPr>
            </w:pPr>
            <w:r>
              <w:rPr>
                <w:rFonts w:ascii="Calibri" w:hAnsi="Calibri"/>
                <w:color w:val="000000"/>
                <w:lang w:val="en-GB" w:eastAsia="en-US"/>
              </w:rPr>
              <w:t>SKU</w:t>
            </w:r>
          </w:p>
        </w:tc>
        <w:tc>
          <w:tcPr>
            <w:tcW w:w="1721" w:type="pct"/>
            <w:tcBorders>
              <w:top w:val="nil"/>
              <w:left w:val="nil"/>
              <w:bottom w:val="single" w:sz="8" w:space="0" w:color="000000"/>
              <w:right w:val="single" w:sz="8" w:space="0" w:color="000000"/>
            </w:tcBorders>
            <w:shd w:val="clear" w:color="auto" w:fill="auto"/>
            <w:vAlign w:val="center"/>
          </w:tcPr>
          <w:p w14:paraId="4195D925" w14:textId="77777777" w:rsidR="002533CA" w:rsidRPr="00FD07F6" w:rsidRDefault="002533CA" w:rsidP="002533CA">
            <w:pPr>
              <w:rPr>
                <w:rFonts w:ascii="Calibri" w:hAnsi="Calibri"/>
                <w:color w:val="000000"/>
                <w:lang w:val="en-GB" w:eastAsia="en-US"/>
              </w:rPr>
            </w:pPr>
            <w:r w:rsidRPr="00FD07F6">
              <w:rPr>
                <w:rFonts w:ascii="Calibri" w:hAnsi="Calibri"/>
                <w:color w:val="000000"/>
                <w:lang w:val="en-GB" w:eastAsia="en-US"/>
              </w:rPr>
              <w:t>SKU number</w:t>
            </w:r>
          </w:p>
          <w:p w14:paraId="4DB1B3D0" w14:textId="1EB930E7" w:rsidR="002533CA" w:rsidRDefault="002533CA" w:rsidP="002533CA">
            <w:pPr>
              <w:rPr>
                <w:rFonts w:ascii="Calibri" w:hAnsi="Calibri"/>
                <w:b/>
                <w:bCs/>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354C1638" w14:textId="77777777" w:rsidR="002533CA" w:rsidRPr="006B2600" w:rsidRDefault="002533CA" w:rsidP="002533CA">
            <w:pPr>
              <w:rPr>
                <w:rFonts w:ascii="Calibri" w:hAnsi="Calibri"/>
                <w:color w:val="000000"/>
                <w:lang w:val="en-GB" w:eastAsia="en-US"/>
              </w:rPr>
            </w:pPr>
          </w:p>
        </w:tc>
      </w:tr>
      <w:tr w:rsidR="002533CA" w:rsidRPr="006A73A0" w14:paraId="69EE9E64"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0A8FEBD" w14:textId="71906A1B" w:rsidR="002533CA" w:rsidRDefault="002533CA" w:rsidP="002533CA">
            <w:pPr>
              <w:rPr>
                <w:rFonts w:ascii="Calibri" w:hAnsi="Calibri"/>
                <w:color w:val="000000"/>
                <w:lang w:val="en-GB" w:eastAsia="en-US"/>
              </w:rPr>
            </w:pPr>
            <w:r>
              <w:rPr>
                <w:rFonts w:ascii="Calibri" w:hAnsi="Calibri"/>
                <w:color w:val="000000"/>
                <w:lang w:val="en-GB" w:eastAsia="en-US"/>
              </w:rPr>
              <w:t>Brand Size</w:t>
            </w:r>
          </w:p>
        </w:tc>
        <w:tc>
          <w:tcPr>
            <w:tcW w:w="1721" w:type="pct"/>
            <w:tcBorders>
              <w:top w:val="nil"/>
              <w:left w:val="nil"/>
              <w:bottom w:val="single" w:sz="8" w:space="0" w:color="000000"/>
              <w:right w:val="single" w:sz="8" w:space="0" w:color="000000"/>
            </w:tcBorders>
            <w:shd w:val="clear" w:color="auto" w:fill="auto"/>
            <w:vAlign w:val="center"/>
          </w:tcPr>
          <w:p w14:paraId="7F73B382" w14:textId="5CAEE8AE" w:rsidR="00DD595E" w:rsidRDefault="002533CA" w:rsidP="002533CA">
            <w:pPr>
              <w:rPr>
                <w:rFonts w:ascii="Calibri" w:hAnsi="Calibri"/>
                <w:b/>
                <w:bCs/>
                <w:color w:val="000000"/>
                <w:lang w:val="en-GB" w:eastAsia="en-US"/>
              </w:rPr>
            </w:pPr>
            <w:r w:rsidRPr="00FD07F6">
              <w:rPr>
                <w:rFonts w:ascii="Calibri" w:hAnsi="Calibri"/>
                <w:color w:val="000000"/>
                <w:lang w:val="en-GB" w:eastAsia="en-US"/>
              </w:rPr>
              <w:t>Brand size specified by ASOS business for the SKU.</w:t>
            </w:r>
          </w:p>
          <w:p w14:paraId="2E417CC4" w14:textId="5C8F45C0" w:rsidR="002533CA" w:rsidRDefault="002533CA" w:rsidP="002533CA">
            <w:pPr>
              <w:rPr>
                <w:rFonts w:ascii="Calibri" w:hAnsi="Calibri"/>
                <w:b/>
                <w:bCs/>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215C3875" w14:textId="77777777" w:rsidR="002533CA" w:rsidRPr="006B2600" w:rsidRDefault="002533CA" w:rsidP="002533CA">
            <w:pPr>
              <w:rPr>
                <w:rFonts w:ascii="Calibri" w:hAnsi="Calibri"/>
                <w:color w:val="000000"/>
                <w:lang w:val="en-GB" w:eastAsia="en-US"/>
              </w:rPr>
            </w:pPr>
          </w:p>
        </w:tc>
      </w:tr>
      <w:tr w:rsidR="002533CA" w:rsidRPr="006A73A0" w14:paraId="0D7292A8"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1A530A1" w14:textId="20FBE981" w:rsidR="002533CA" w:rsidRDefault="002533CA" w:rsidP="002533CA">
            <w:pPr>
              <w:rPr>
                <w:rFonts w:ascii="Calibri" w:hAnsi="Calibri"/>
                <w:color w:val="000000"/>
                <w:lang w:val="en-GB" w:eastAsia="en-US"/>
              </w:rPr>
            </w:pPr>
            <w:r>
              <w:rPr>
                <w:rFonts w:ascii="Calibri" w:hAnsi="Calibri"/>
                <w:color w:val="000000"/>
                <w:lang w:val="en-GB" w:eastAsia="en-US"/>
              </w:rPr>
              <w:t>Final Destination PO Units</w:t>
            </w:r>
          </w:p>
        </w:tc>
        <w:tc>
          <w:tcPr>
            <w:tcW w:w="1721" w:type="pct"/>
            <w:tcBorders>
              <w:top w:val="nil"/>
              <w:left w:val="nil"/>
              <w:bottom w:val="single" w:sz="8" w:space="0" w:color="000000"/>
              <w:right w:val="single" w:sz="8" w:space="0" w:color="000000"/>
            </w:tcBorders>
            <w:shd w:val="clear" w:color="auto" w:fill="auto"/>
            <w:vAlign w:val="center"/>
          </w:tcPr>
          <w:p w14:paraId="1B46B16F" w14:textId="77777777" w:rsidR="002533CA" w:rsidRDefault="002533CA" w:rsidP="002533CA">
            <w:pPr>
              <w:rPr>
                <w:rFonts w:ascii="Calibri" w:hAnsi="Calibri"/>
                <w:color w:val="000000"/>
                <w:lang w:val="en-GB" w:eastAsia="en-US"/>
              </w:rPr>
            </w:pPr>
            <w:r w:rsidRPr="006C6123">
              <w:rPr>
                <w:rFonts w:ascii="Calibri" w:hAnsi="Calibri"/>
                <w:color w:val="000000"/>
                <w:lang w:val="en-GB" w:eastAsia="en-US"/>
              </w:rPr>
              <w:t>Sum of all SKUs on Supplier PO</w:t>
            </w:r>
          </w:p>
          <w:p w14:paraId="594767B4" w14:textId="213DB1EB" w:rsidR="002533CA" w:rsidRPr="00274119" w:rsidRDefault="002533CA" w:rsidP="002533CA">
            <w:pPr>
              <w:rPr>
                <w:rFonts w:ascii="Calibri" w:hAnsi="Calibri"/>
                <w:b/>
                <w:bCs/>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23624EB7" w14:textId="145F4DE1" w:rsidR="002533CA" w:rsidRPr="006B2600" w:rsidRDefault="002533CA" w:rsidP="002533CA">
            <w:pPr>
              <w:rPr>
                <w:rFonts w:ascii="Calibri" w:hAnsi="Calibri"/>
                <w:color w:val="000000"/>
                <w:lang w:val="en-GB" w:eastAsia="en-US"/>
              </w:rPr>
            </w:pPr>
            <w:r w:rsidRPr="006C6123">
              <w:rPr>
                <w:rFonts w:ascii="Calibri" w:hAnsi="Calibri"/>
                <w:color w:val="000000"/>
                <w:lang w:val="en-GB" w:eastAsia="en-US"/>
              </w:rPr>
              <w:t>These PO units will be a summed-up value of all SKUs present as commitment on Supplier PO.</w:t>
            </w:r>
            <w:r>
              <w:rPr>
                <w:rFonts w:ascii="Calibri" w:hAnsi="Calibri"/>
                <w:color w:val="000000"/>
                <w:lang w:val="en-GB" w:eastAsia="en-US"/>
              </w:rPr>
              <w:t xml:space="preserve"> </w:t>
            </w:r>
          </w:p>
        </w:tc>
      </w:tr>
      <w:tr w:rsidR="002533CA" w:rsidRPr="006A73A0" w14:paraId="062E0846"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B2B305A" w14:textId="00592760" w:rsidR="002533CA" w:rsidRDefault="002533CA" w:rsidP="002533CA">
            <w:pPr>
              <w:rPr>
                <w:rFonts w:ascii="Calibri" w:hAnsi="Calibri"/>
                <w:color w:val="000000"/>
                <w:lang w:val="en-GB" w:eastAsia="en-US"/>
              </w:rPr>
            </w:pPr>
            <w:r>
              <w:rPr>
                <w:rFonts w:ascii="Calibri" w:hAnsi="Calibri"/>
                <w:color w:val="000000"/>
                <w:lang w:val="en-GB" w:eastAsia="en-US"/>
              </w:rPr>
              <w:lastRenderedPageBreak/>
              <w:t>Final Destination Receipted Units</w:t>
            </w:r>
          </w:p>
        </w:tc>
        <w:tc>
          <w:tcPr>
            <w:tcW w:w="1721" w:type="pct"/>
            <w:tcBorders>
              <w:top w:val="nil"/>
              <w:left w:val="nil"/>
              <w:bottom w:val="single" w:sz="8" w:space="0" w:color="000000"/>
              <w:right w:val="single" w:sz="8" w:space="0" w:color="000000"/>
            </w:tcBorders>
            <w:shd w:val="clear" w:color="auto" w:fill="auto"/>
            <w:vAlign w:val="center"/>
          </w:tcPr>
          <w:p w14:paraId="2421E828" w14:textId="4F4C6E51" w:rsidR="002533CA" w:rsidRPr="00FD07F6" w:rsidRDefault="002533CA" w:rsidP="002533CA">
            <w:pPr>
              <w:rPr>
                <w:rFonts w:ascii="Calibri" w:hAnsi="Calibri"/>
                <w:color w:val="000000"/>
                <w:lang w:val="en-GB" w:eastAsia="en-US"/>
              </w:rPr>
            </w:pPr>
            <w:r w:rsidRPr="00FD07F6">
              <w:rPr>
                <w:rFonts w:ascii="Calibri" w:hAnsi="Calibri"/>
                <w:color w:val="000000"/>
                <w:lang w:val="en-GB" w:eastAsia="en-US"/>
              </w:rPr>
              <w:t>Supplier PO receipted units in final destination warehouse.</w:t>
            </w:r>
          </w:p>
          <w:p w14:paraId="72EAD91D" w14:textId="06CA90CE" w:rsidR="002533CA" w:rsidRPr="00274119" w:rsidRDefault="002533CA" w:rsidP="002533CA">
            <w:pPr>
              <w:rPr>
                <w:rFonts w:ascii="Calibri" w:hAnsi="Calibri"/>
                <w:b/>
                <w:bCs/>
                <w:color w:val="000000"/>
                <w:lang w:val="en-GB" w:eastAsia="en-US"/>
              </w:rPr>
            </w:pPr>
            <w:r w:rsidRPr="00274119">
              <w:rPr>
                <w:rFonts w:ascii="Calibri" w:hAnsi="Calibri"/>
                <w:b/>
                <w:bCs/>
                <w:color w:val="000000"/>
                <w:lang w:val="en-GB" w:eastAsia="en-US"/>
              </w:rPr>
              <w:t>Non-Editable</w:t>
            </w:r>
          </w:p>
        </w:tc>
        <w:tc>
          <w:tcPr>
            <w:tcW w:w="1790" w:type="pct"/>
            <w:tcBorders>
              <w:top w:val="nil"/>
              <w:left w:val="nil"/>
              <w:bottom w:val="single" w:sz="8" w:space="0" w:color="000000"/>
              <w:right w:val="single" w:sz="8" w:space="0" w:color="000000"/>
            </w:tcBorders>
            <w:shd w:val="clear" w:color="auto" w:fill="auto"/>
            <w:vAlign w:val="center"/>
          </w:tcPr>
          <w:p w14:paraId="36982772" w14:textId="77777777" w:rsidR="002533CA" w:rsidRPr="006B2600" w:rsidRDefault="002533CA" w:rsidP="002533CA">
            <w:pPr>
              <w:rPr>
                <w:rFonts w:ascii="Calibri" w:hAnsi="Calibri"/>
                <w:color w:val="000000"/>
                <w:lang w:val="en-GB" w:eastAsia="en-US"/>
              </w:rPr>
            </w:pPr>
          </w:p>
        </w:tc>
      </w:tr>
      <w:tr w:rsidR="002533CA" w:rsidRPr="006A73A0" w14:paraId="0F2EE8EB"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F891B10" w14:textId="77777777" w:rsidR="002533CA" w:rsidRPr="006C6123" w:rsidRDefault="002533CA" w:rsidP="002533CA">
            <w:pPr>
              <w:rPr>
                <w:rFonts w:ascii="Calibri" w:hAnsi="Calibri"/>
                <w:color w:val="000000"/>
                <w:lang w:val="en-GB" w:eastAsia="en-US"/>
              </w:rPr>
            </w:pPr>
            <w:r w:rsidRPr="006C6123">
              <w:rPr>
                <w:rFonts w:ascii="Calibri" w:hAnsi="Calibri"/>
                <w:color w:val="000000"/>
                <w:lang w:val="en-GB" w:eastAsia="en-US"/>
              </w:rPr>
              <w:t>Sales Order Units (Original)</w:t>
            </w:r>
          </w:p>
        </w:tc>
        <w:tc>
          <w:tcPr>
            <w:tcW w:w="1721" w:type="pct"/>
            <w:tcBorders>
              <w:top w:val="nil"/>
              <w:left w:val="nil"/>
              <w:bottom w:val="single" w:sz="8" w:space="0" w:color="000000"/>
              <w:right w:val="single" w:sz="8" w:space="0" w:color="000000"/>
            </w:tcBorders>
            <w:shd w:val="clear" w:color="auto" w:fill="auto"/>
            <w:vAlign w:val="center"/>
          </w:tcPr>
          <w:p w14:paraId="66A7CA54" w14:textId="7806983C" w:rsidR="002533CA" w:rsidRDefault="002533CA" w:rsidP="002533CA">
            <w:pPr>
              <w:rPr>
                <w:rFonts w:ascii="Calibri" w:hAnsi="Calibri"/>
                <w:color w:val="000000"/>
                <w:lang w:val="en-GB" w:eastAsia="en-US"/>
              </w:rPr>
            </w:pPr>
            <w:r>
              <w:rPr>
                <w:rFonts w:ascii="Calibri" w:hAnsi="Calibri"/>
                <w:color w:val="000000"/>
                <w:lang w:val="en-GB" w:eastAsia="en-US"/>
              </w:rPr>
              <w:t>Units of the specific brand size on the Sales Order when it was first sent from WTSO to wholesale portal.</w:t>
            </w:r>
          </w:p>
          <w:p w14:paraId="1A0F0E73" w14:textId="77777777" w:rsidR="002533CA" w:rsidRDefault="002533CA" w:rsidP="002533CA">
            <w:pPr>
              <w:rPr>
                <w:rFonts w:ascii="Calibri" w:hAnsi="Calibri"/>
                <w:color w:val="000000"/>
                <w:lang w:val="en-GB" w:eastAsia="en-US"/>
              </w:rPr>
            </w:pPr>
            <w:r w:rsidRPr="00274119">
              <w:rPr>
                <w:rFonts w:ascii="Calibri" w:hAnsi="Calibri"/>
                <w:b/>
                <w:bCs/>
                <w:color w:val="000000"/>
                <w:lang w:val="en-GB" w:eastAsia="en-US"/>
              </w:rPr>
              <w:t>Non-Editable</w:t>
            </w:r>
            <w:r w:rsidRPr="006C6123">
              <w:rPr>
                <w:rFonts w:ascii="Calibri" w:hAnsi="Calibri"/>
                <w:color w:val="000000"/>
                <w:lang w:val="en-GB" w:eastAsia="en-US"/>
              </w:rPr>
              <w:t xml:space="preserve"> </w:t>
            </w:r>
          </w:p>
          <w:p w14:paraId="69E0068F" w14:textId="4BDFE02C" w:rsidR="002533CA" w:rsidRPr="006C6123" w:rsidRDefault="002533CA" w:rsidP="002533CA">
            <w:pPr>
              <w:rPr>
                <w:rFonts w:ascii="Calibri" w:hAnsi="Calibri"/>
                <w:color w:val="000000"/>
                <w:lang w:val="en-GB" w:eastAsia="en-US"/>
              </w:rPr>
            </w:pPr>
          </w:p>
        </w:tc>
        <w:tc>
          <w:tcPr>
            <w:tcW w:w="1790" w:type="pct"/>
            <w:tcBorders>
              <w:top w:val="nil"/>
              <w:left w:val="nil"/>
              <w:bottom w:val="single" w:sz="8" w:space="0" w:color="000000"/>
              <w:right w:val="single" w:sz="8" w:space="0" w:color="000000"/>
            </w:tcBorders>
            <w:shd w:val="clear" w:color="auto" w:fill="auto"/>
            <w:vAlign w:val="center"/>
          </w:tcPr>
          <w:p w14:paraId="526887CF" w14:textId="581E1CBC" w:rsidR="002533CA" w:rsidRPr="006C6123" w:rsidRDefault="002533CA" w:rsidP="002533CA">
            <w:pPr>
              <w:rPr>
                <w:rFonts w:ascii="Calibri" w:hAnsi="Calibri"/>
                <w:color w:val="000000"/>
                <w:lang w:val="en-GB" w:eastAsia="en-US"/>
              </w:rPr>
            </w:pPr>
            <w:r w:rsidRPr="006C6123">
              <w:rPr>
                <w:rFonts w:ascii="Calibri" w:hAnsi="Calibri"/>
                <w:color w:val="000000"/>
                <w:lang w:val="en-GB" w:eastAsia="en-US"/>
              </w:rPr>
              <w:t>This original unit’s column will never change in value in Wholesale Portal, as it will captured only for the first time when Sales Order was first sent to Wholesale Portal from WTSO.</w:t>
            </w:r>
          </w:p>
        </w:tc>
      </w:tr>
      <w:tr w:rsidR="002533CA" w:rsidRPr="006A73A0" w14:paraId="389EC854"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15AA353F" w14:textId="77777777" w:rsidR="002533CA" w:rsidRPr="006C6123" w:rsidRDefault="002533CA" w:rsidP="002533CA">
            <w:pPr>
              <w:rPr>
                <w:rFonts w:ascii="Calibri" w:hAnsi="Calibri"/>
                <w:color w:val="000000"/>
                <w:lang w:val="en-GB" w:eastAsia="en-US"/>
              </w:rPr>
            </w:pPr>
            <w:r w:rsidRPr="006C6123">
              <w:rPr>
                <w:rFonts w:ascii="Calibri" w:hAnsi="Calibri"/>
                <w:color w:val="000000"/>
                <w:lang w:val="en-GB" w:eastAsia="en-US"/>
              </w:rPr>
              <w:t>Sales Order Units (Current)</w:t>
            </w:r>
          </w:p>
        </w:tc>
        <w:tc>
          <w:tcPr>
            <w:tcW w:w="1721" w:type="pct"/>
            <w:tcBorders>
              <w:top w:val="nil"/>
              <w:left w:val="nil"/>
              <w:bottom w:val="single" w:sz="8" w:space="0" w:color="000000"/>
              <w:right w:val="single" w:sz="8" w:space="0" w:color="000000"/>
            </w:tcBorders>
            <w:shd w:val="clear" w:color="auto" w:fill="auto"/>
            <w:vAlign w:val="center"/>
          </w:tcPr>
          <w:p w14:paraId="1E454DD3" w14:textId="33042FD0" w:rsidR="002533CA" w:rsidRDefault="002533CA" w:rsidP="002533CA">
            <w:pPr>
              <w:rPr>
                <w:rFonts w:ascii="Calibri" w:hAnsi="Calibri"/>
                <w:color w:val="000000"/>
                <w:lang w:val="en-GB" w:eastAsia="en-US"/>
              </w:rPr>
            </w:pPr>
            <w:r>
              <w:rPr>
                <w:rFonts w:ascii="Calibri" w:hAnsi="Calibri"/>
                <w:color w:val="000000"/>
                <w:lang w:val="en-GB" w:eastAsia="en-US"/>
              </w:rPr>
              <w:t>Current units of the specific brand size on the Sales Order.</w:t>
            </w:r>
          </w:p>
          <w:p w14:paraId="7122ECEE" w14:textId="77777777" w:rsidR="002533CA" w:rsidRDefault="002533CA" w:rsidP="002533CA">
            <w:pPr>
              <w:rPr>
                <w:rFonts w:ascii="Calibri" w:hAnsi="Calibri"/>
                <w:color w:val="000000"/>
                <w:lang w:val="en-GB" w:eastAsia="en-US"/>
              </w:rPr>
            </w:pPr>
            <w:r w:rsidRPr="00274119">
              <w:rPr>
                <w:rFonts w:ascii="Calibri" w:hAnsi="Calibri"/>
                <w:b/>
                <w:bCs/>
                <w:color w:val="000000"/>
                <w:lang w:val="en-GB" w:eastAsia="en-US"/>
              </w:rPr>
              <w:t>Non-Editable</w:t>
            </w:r>
            <w:r w:rsidRPr="006C6123">
              <w:rPr>
                <w:rFonts w:ascii="Calibri" w:hAnsi="Calibri"/>
                <w:color w:val="000000"/>
                <w:lang w:val="en-GB" w:eastAsia="en-US"/>
              </w:rPr>
              <w:t xml:space="preserve"> </w:t>
            </w:r>
          </w:p>
          <w:p w14:paraId="3DC97C5E" w14:textId="1D534330" w:rsidR="002533CA" w:rsidRPr="006C6123" w:rsidRDefault="002533CA" w:rsidP="002533CA">
            <w:pPr>
              <w:rPr>
                <w:rFonts w:ascii="Calibri" w:hAnsi="Calibri"/>
                <w:color w:val="000000"/>
                <w:lang w:val="en-GB" w:eastAsia="en-US"/>
              </w:rPr>
            </w:pPr>
          </w:p>
        </w:tc>
        <w:tc>
          <w:tcPr>
            <w:tcW w:w="1790" w:type="pct"/>
            <w:tcBorders>
              <w:top w:val="nil"/>
              <w:left w:val="nil"/>
              <w:bottom w:val="single" w:sz="8" w:space="0" w:color="000000"/>
              <w:right w:val="single" w:sz="8" w:space="0" w:color="000000"/>
            </w:tcBorders>
            <w:shd w:val="clear" w:color="auto" w:fill="auto"/>
            <w:vAlign w:val="center"/>
          </w:tcPr>
          <w:p w14:paraId="75B4EAC0" w14:textId="3F05DD29" w:rsidR="002533CA" w:rsidRPr="006C6123" w:rsidRDefault="002533CA" w:rsidP="002533CA">
            <w:pPr>
              <w:rPr>
                <w:rFonts w:ascii="Calibri" w:hAnsi="Calibri"/>
                <w:color w:val="000000"/>
                <w:lang w:val="en-GB" w:eastAsia="en-US"/>
              </w:rPr>
            </w:pPr>
            <w:r w:rsidRPr="006C6123">
              <w:rPr>
                <w:rFonts w:ascii="Calibri" w:hAnsi="Calibri"/>
                <w:color w:val="000000"/>
                <w:lang w:val="en-GB" w:eastAsia="en-US"/>
              </w:rPr>
              <w:t>I</w:t>
            </w:r>
            <w:r>
              <w:rPr>
                <w:rFonts w:ascii="Calibri" w:hAnsi="Calibri"/>
                <w:color w:val="000000"/>
                <w:lang w:val="en-GB" w:eastAsia="en-US"/>
              </w:rPr>
              <w:t>f</w:t>
            </w:r>
            <w:r w:rsidRPr="006C6123">
              <w:rPr>
                <w:rFonts w:ascii="Calibri" w:hAnsi="Calibri"/>
                <w:color w:val="000000"/>
                <w:lang w:val="en-GB" w:eastAsia="en-US"/>
              </w:rPr>
              <w:t xml:space="preserve"> the Sales Order was never updated </w:t>
            </w:r>
            <w:r>
              <w:rPr>
                <w:rFonts w:ascii="Calibri" w:hAnsi="Calibri"/>
                <w:color w:val="000000"/>
                <w:lang w:val="en-GB" w:eastAsia="en-US"/>
              </w:rPr>
              <w:t>or re-</w:t>
            </w:r>
            <w:r w:rsidR="00E56F04">
              <w:rPr>
                <w:rFonts w:ascii="Calibri" w:hAnsi="Calibri"/>
                <w:color w:val="000000"/>
                <w:lang w:val="en-GB" w:eastAsia="en-US"/>
              </w:rPr>
              <w:t>distributed,</w:t>
            </w:r>
            <w:r>
              <w:rPr>
                <w:rFonts w:ascii="Calibri" w:hAnsi="Calibri"/>
                <w:color w:val="000000"/>
                <w:lang w:val="en-GB" w:eastAsia="en-US"/>
              </w:rPr>
              <w:t xml:space="preserve"> </w:t>
            </w:r>
            <w:r w:rsidRPr="006C6123">
              <w:rPr>
                <w:rFonts w:ascii="Calibri" w:hAnsi="Calibri"/>
                <w:color w:val="000000"/>
                <w:lang w:val="en-GB" w:eastAsia="en-US"/>
              </w:rPr>
              <w:t>then both Original and Current unit column will show the same value.</w:t>
            </w:r>
            <w:r>
              <w:rPr>
                <w:rFonts w:ascii="Calibri" w:hAnsi="Calibri"/>
                <w:color w:val="000000"/>
                <w:lang w:val="en-GB" w:eastAsia="en-US"/>
              </w:rPr>
              <w:t xml:space="preserve"> From the above example in Figure 7.3 this value will be 400.</w:t>
            </w:r>
          </w:p>
        </w:tc>
      </w:tr>
      <w:tr w:rsidR="002533CA" w:rsidRPr="006A73A0" w14:paraId="6B2CAF7B"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4AEA9C2B" w14:textId="2A07A79C" w:rsidR="002533CA" w:rsidRPr="006C6123" w:rsidRDefault="002533CA" w:rsidP="002533CA">
            <w:pPr>
              <w:rPr>
                <w:rFonts w:ascii="Calibri" w:hAnsi="Calibri"/>
                <w:color w:val="000000"/>
                <w:lang w:val="en-GB" w:eastAsia="en-US"/>
              </w:rPr>
            </w:pPr>
            <w:r>
              <w:rPr>
                <w:rFonts w:ascii="Calibri" w:hAnsi="Calibri"/>
                <w:color w:val="000000"/>
                <w:lang w:val="en-GB" w:eastAsia="en-US"/>
              </w:rPr>
              <w:t>Despatched Units</w:t>
            </w:r>
          </w:p>
        </w:tc>
        <w:tc>
          <w:tcPr>
            <w:tcW w:w="1721" w:type="pct"/>
            <w:tcBorders>
              <w:top w:val="nil"/>
              <w:left w:val="nil"/>
              <w:bottom w:val="single" w:sz="8" w:space="0" w:color="000000"/>
              <w:right w:val="single" w:sz="8" w:space="0" w:color="000000"/>
            </w:tcBorders>
            <w:shd w:val="clear" w:color="auto" w:fill="auto"/>
            <w:vAlign w:val="center"/>
          </w:tcPr>
          <w:p w14:paraId="656806C4" w14:textId="77777777" w:rsidR="002533CA" w:rsidRDefault="002533CA" w:rsidP="002533CA">
            <w:pPr>
              <w:rPr>
                <w:rFonts w:ascii="Calibri" w:hAnsi="Calibri"/>
                <w:color w:val="000000"/>
                <w:lang w:val="en-GB" w:eastAsia="en-US"/>
              </w:rPr>
            </w:pPr>
            <w:r>
              <w:rPr>
                <w:rFonts w:ascii="Calibri" w:hAnsi="Calibri"/>
                <w:color w:val="000000"/>
                <w:lang w:val="en-GB" w:eastAsia="en-US"/>
              </w:rPr>
              <w:t>Sum of all units for the brand size that are despatched by the warehouse.</w:t>
            </w:r>
          </w:p>
          <w:p w14:paraId="1556F1B3" w14:textId="77777777" w:rsidR="002533CA" w:rsidRDefault="002533CA" w:rsidP="002533CA">
            <w:pPr>
              <w:rPr>
                <w:rFonts w:ascii="Calibri" w:hAnsi="Calibri"/>
                <w:b/>
                <w:bCs/>
                <w:color w:val="000000"/>
                <w:lang w:val="en-GB" w:eastAsia="en-US"/>
              </w:rPr>
            </w:pPr>
            <w:r>
              <w:rPr>
                <w:rFonts w:ascii="Calibri" w:hAnsi="Calibri"/>
                <w:b/>
                <w:bCs/>
                <w:color w:val="000000"/>
                <w:lang w:val="en-GB" w:eastAsia="en-US"/>
              </w:rPr>
              <w:t>Non-Editable</w:t>
            </w:r>
          </w:p>
          <w:p w14:paraId="2576089F" w14:textId="1FA0584B" w:rsidR="002533CA" w:rsidRPr="00FD07F6" w:rsidRDefault="002533CA" w:rsidP="002533CA">
            <w:pPr>
              <w:rPr>
                <w:rFonts w:ascii="Calibri" w:hAnsi="Calibri"/>
                <w:color w:val="000000"/>
                <w:lang w:val="en-GB" w:eastAsia="en-US"/>
              </w:rPr>
            </w:pPr>
          </w:p>
        </w:tc>
        <w:tc>
          <w:tcPr>
            <w:tcW w:w="1790" w:type="pct"/>
            <w:tcBorders>
              <w:top w:val="nil"/>
              <w:left w:val="nil"/>
              <w:bottom w:val="single" w:sz="8" w:space="0" w:color="000000"/>
              <w:right w:val="single" w:sz="8" w:space="0" w:color="000000"/>
            </w:tcBorders>
            <w:shd w:val="clear" w:color="auto" w:fill="auto"/>
            <w:vAlign w:val="center"/>
          </w:tcPr>
          <w:p w14:paraId="3C357DED" w14:textId="43CD3769" w:rsidR="002533CA" w:rsidRPr="006C6123" w:rsidRDefault="002533CA" w:rsidP="002533CA">
            <w:pPr>
              <w:rPr>
                <w:rFonts w:ascii="Calibri" w:hAnsi="Calibri"/>
                <w:color w:val="000000"/>
                <w:lang w:val="en-GB" w:eastAsia="en-US"/>
              </w:rPr>
            </w:pPr>
            <w:r>
              <w:rPr>
                <w:rFonts w:ascii="Calibri" w:hAnsi="Calibri"/>
                <w:color w:val="000000"/>
                <w:lang w:val="en-GB" w:eastAsia="en-US"/>
              </w:rPr>
              <w:t>User would be able to see if the specific brand size was under or</w:t>
            </w:r>
            <w:r w:rsidR="00DD595E">
              <w:rPr>
                <w:rFonts w:ascii="Calibri" w:hAnsi="Calibri"/>
                <w:color w:val="000000"/>
                <w:lang w:val="en-GB" w:eastAsia="en-US"/>
              </w:rPr>
              <w:t xml:space="preserve"> </w:t>
            </w:r>
            <w:r>
              <w:rPr>
                <w:rFonts w:ascii="Calibri" w:hAnsi="Calibri"/>
                <w:color w:val="000000"/>
                <w:lang w:val="en-GB" w:eastAsia="en-US"/>
              </w:rPr>
              <w:t>over picked in the warehouse for the Sales Order.</w:t>
            </w:r>
          </w:p>
        </w:tc>
      </w:tr>
      <w:tr w:rsidR="002533CA" w:rsidRPr="006A73A0" w14:paraId="360CEDBF" w14:textId="77777777" w:rsidTr="008D2563">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E780CAB" w14:textId="3655D5CD" w:rsidR="002533CA" w:rsidRPr="006C6123" w:rsidRDefault="002533CA" w:rsidP="002533CA">
            <w:pPr>
              <w:rPr>
                <w:rFonts w:ascii="Calibri" w:hAnsi="Calibri"/>
                <w:color w:val="000000"/>
                <w:lang w:val="en-GB" w:eastAsia="en-US"/>
              </w:rPr>
            </w:pPr>
            <w:r>
              <w:rPr>
                <w:rFonts w:ascii="Calibri" w:hAnsi="Calibri"/>
                <w:color w:val="000000"/>
                <w:lang w:val="en-GB" w:eastAsia="en-US"/>
              </w:rPr>
              <w:t>Partner CP</w:t>
            </w:r>
            <w:r w:rsidR="00BC77BB">
              <w:rPr>
                <w:rFonts w:ascii="Calibri" w:hAnsi="Calibri"/>
                <w:color w:val="000000"/>
                <w:lang w:val="en-GB" w:eastAsia="en-US"/>
              </w:rPr>
              <w:t xml:space="preserve"> (Cost Price)</w:t>
            </w:r>
          </w:p>
        </w:tc>
        <w:tc>
          <w:tcPr>
            <w:tcW w:w="1721" w:type="pct"/>
            <w:tcBorders>
              <w:top w:val="nil"/>
              <w:left w:val="nil"/>
              <w:bottom w:val="single" w:sz="8" w:space="0" w:color="000000"/>
              <w:right w:val="single" w:sz="8" w:space="0" w:color="000000"/>
            </w:tcBorders>
            <w:shd w:val="clear" w:color="auto" w:fill="auto"/>
            <w:vAlign w:val="center"/>
          </w:tcPr>
          <w:p w14:paraId="030D2386" w14:textId="0DB9E7E0" w:rsidR="002533CA" w:rsidRDefault="002533CA" w:rsidP="002533CA">
            <w:pPr>
              <w:rPr>
                <w:rFonts w:ascii="Calibri" w:hAnsi="Calibri"/>
                <w:color w:val="000000"/>
                <w:lang w:val="en-GB" w:eastAsia="en-US"/>
              </w:rPr>
            </w:pPr>
            <w:r>
              <w:rPr>
                <w:rFonts w:ascii="Calibri" w:hAnsi="Calibri"/>
                <w:color w:val="000000"/>
                <w:lang w:val="en-GB" w:eastAsia="en-US"/>
              </w:rPr>
              <w:t>This value will come from WTSO. This is the cost for the Wholesale Partner.</w:t>
            </w:r>
          </w:p>
          <w:p w14:paraId="5BC357F4" w14:textId="77777777" w:rsidR="002533CA" w:rsidRDefault="002533CA" w:rsidP="002533CA">
            <w:pPr>
              <w:rPr>
                <w:rFonts w:ascii="Calibri" w:hAnsi="Calibri"/>
                <w:color w:val="000000"/>
                <w:lang w:val="en-GB" w:eastAsia="en-US"/>
              </w:rPr>
            </w:pPr>
            <w:r w:rsidRPr="00274119">
              <w:rPr>
                <w:rFonts w:ascii="Calibri" w:hAnsi="Calibri"/>
                <w:b/>
                <w:bCs/>
                <w:color w:val="000000"/>
                <w:lang w:val="en-GB" w:eastAsia="en-US"/>
              </w:rPr>
              <w:t>Non-Editable</w:t>
            </w:r>
            <w:r>
              <w:rPr>
                <w:rFonts w:ascii="Calibri" w:hAnsi="Calibri"/>
                <w:color w:val="000000"/>
                <w:lang w:val="en-GB" w:eastAsia="en-US"/>
              </w:rPr>
              <w:t xml:space="preserve"> </w:t>
            </w:r>
          </w:p>
          <w:p w14:paraId="1E8AC0E8" w14:textId="58C7C63E" w:rsidR="002533CA" w:rsidRPr="006C6123" w:rsidRDefault="002533CA" w:rsidP="002533CA">
            <w:pPr>
              <w:rPr>
                <w:rFonts w:ascii="Calibri" w:hAnsi="Calibri"/>
                <w:color w:val="000000"/>
                <w:lang w:val="en-GB" w:eastAsia="en-US"/>
              </w:rPr>
            </w:pPr>
          </w:p>
        </w:tc>
        <w:tc>
          <w:tcPr>
            <w:tcW w:w="1790" w:type="pct"/>
            <w:tcBorders>
              <w:top w:val="nil"/>
              <w:left w:val="nil"/>
              <w:bottom w:val="single" w:sz="8" w:space="0" w:color="000000"/>
              <w:right w:val="single" w:sz="8" w:space="0" w:color="000000"/>
            </w:tcBorders>
            <w:shd w:val="clear" w:color="auto" w:fill="auto"/>
            <w:vAlign w:val="center"/>
          </w:tcPr>
          <w:p w14:paraId="4C175461" w14:textId="7F89298A" w:rsidR="002533CA" w:rsidRPr="006C6123" w:rsidRDefault="002533CA" w:rsidP="002533CA">
            <w:pPr>
              <w:rPr>
                <w:rFonts w:ascii="Calibri" w:hAnsi="Calibri"/>
                <w:color w:val="000000"/>
                <w:lang w:val="en-GB" w:eastAsia="en-US"/>
              </w:rPr>
            </w:pPr>
            <w:r>
              <w:rPr>
                <w:rFonts w:ascii="Calibri" w:hAnsi="Calibri"/>
                <w:color w:val="000000"/>
                <w:lang w:val="en-GB" w:eastAsia="en-US"/>
              </w:rPr>
              <w:t>This value will be sent by WTSO in partner currency.</w:t>
            </w:r>
          </w:p>
        </w:tc>
      </w:tr>
    </w:tbl>
    <w:p w14:paraId="40AD9D9A" w14:textId="25DD1ED4" w:rsidR="0038691E" w:rsidRPr="007052A5" w:rsidRDefault="0038691E" w:rsidP="00320EA2">
      <w:pPr>
        <w:pStyle w:val="Caption"/>
        <w:ind w:left="1134"/>
        <w:jc w:val="center"/>
        <w:rPr>
          <w:ins w:id="761" w:author="Sergio Rodrigues" w:date="2022-05-27T17:16:00Z"/>
          <w:color w:val="auto"/>
          <w:lang w:val="en-GB"/>
        </w:rPr>
      </w:pPr>
      <w:ins w:id="762" w:author="Sergio Rodrigues" w:date="2022-05-27T17:16: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17</w:t>
      </w:r>
      <w:ins w:id="763" w:author="Sergio Rodrigues" w:date="2022-05-27T17:16:00Z">
        <w:r w:rsidRPr="000F4E5F">
          <w:rPr>
            <w:color w:val="auto"/>
            <w:lang w:val="en-GB"/>
          </w:rPr>
          <w:fldChar w:fldCharType="end"/>
        </w:r>
        <w:r w:rsidRPr="000F4E5F">
          <w:rPr>
            <w:color w:val="auto"/>
            <w:lang w:val="en-GB"/>
          </w:rPr>
          <w:t xml:space="preserve"> - </w:t>
        </w:r>
      </w:ins>
      <w:ins w:id="764" w:author="Sergio Rodrigues" w:date="2022-05-27T15:56:00Z">
        <w:r>
          <w:rPr>
            <w:lang w:val="en-GB"/>
          </w:rPr>
          <w:t>Edit/</w:t>
        </w:r>
      </w:ins>
      <w:ins w:id="765" w:author="Sergio Rodrigues" w:date="2022-05-27T15:50:00Z">
        <w:r>
          <w:rPr>
            <w:color w:val="auto"/>
            <w:lang w:val="en-GB"/>
          </w:rPr>
          <w:t>View Sales Order screen</w:t>
        </w:r>
      </w:ins>
      <w:r>
        <w:rPr>
          <w:color w:val="auto"/>
          <w:lang w:val="en-GB"/>
        </w:rPr>
        <w:t xml:space="preserve"> </w:t>
      </w:r>
      <w:ins w:id="766" w:author="Sergio Rodrigues" w:date="2022-05-27T17:16:00Z">
        <w:r>
          <w:rPr>
            <w:color w:val="auto"/>
            <w:lang w:val="en-GB"/>
          </w:rPr>
          <w:t>(</w:t>
        </w:r>
      </w:ins>
      <w:ins w:id="767" w:author="Sergio Rodrigues" w:date="2022-05-27T17:19:00Z">
        <w:r>
          <w:rPr>
            <w:color w:val="auto"/>
            <w:lang w:val="en-GB"/>
          </w:rPr>
          <w:t>Fields</w:t>
        </w:r>
      </w:ins>
      <w:ins w:id="768" w:author="Sergio Rodrigues" w:date="2022-05-27T17:16:00Z">
        <w:r>
          <w:rPr>
            <w:color w:val="auto"/>
            <w:lang w:val="en-GB"/>
          </w:rPr>
          <w:t xml:space="preserve"> </w:t>
        </w:r>
      </w:ins>
      <w:ins w:id="769" w:author="Sergio Rodrigues" w:date="2022-05-27T17:17:00Z">
        <w:r>
          <w:rPr>
            <w:color w:val="auto"/>
            <w:lang w:val="en-GB"/>
          </w:rPr>
          <w:t>Table)</w:t>
        </w:r>
      </w:ins>
    </w:p>
    <w:p w14:paraId="367EE9EB" w14:textId="77777777" w:rsidR="009D365F" w:rsidRDefault="009D365F" w:rsidP="009D365F">
      <w:pPr>
        <w:pStyle w:val="BodyText"/>
        <w:jc w:val="both"/>
        <w:rPr>
          <w:lang w:val="en-GB"/>
        </w:rPr>
      </w:pPr>
    </w:p>
    <w:p w14:paraId="3DE0AB7F" w14:textId="635A1F97" w:rsidR="009D365F" w:rsidRDefault="007606F8" w:rsidP="00545D2B">
      <w:pPr>
        <w:pStyle w:val="BodyText"/>
        <w:ind w:left="1418"/>
        <w:jc w:val="both"/>
        <w:rPr>
          <w:lang w:val="en-GB"/>
        </w:rPr>
      </w:pPr>
      <w:r>
        <w:rPr>
          <w:b/>
          <w:bCs/>
          <w:u w:val="single"/>
          <w:lang w:val="en-GB"/>
        </w:rPr>
        <w:t>Cancel</w:t>
      </w:r>
      <w:r w:rsidR="009D365F" w:rsidRPr="00E06B17">
        <w:rPr>
          <w:b/>
          <w:bCs/>
          <w:u w:val="single"/>
          <w:lang w:val="en-GB"/>
        </w:rPr>
        <w:t xml:space="preserve"> Button</w:t>
      </w:r>
    </w:p>
    <w:p w14:paraId="6F1FF9C8" w14:textId="347C680C" w:rsidR="009D365F" w:rsidRDefault="009D365F" w:rsidP="00545D2B">
      <w:pPr>
        <w:pStyle w:val="BodyText"/>
        <w:ind w:left="1418"/>
        <w:jc w:val="both"/>
        <w:rPr>
          <w:lang w:val="en-GB"/>
        </w:rPr>
      </w:pPr>
      <w:r>
        <w:rPr>
          <w:lang w:val="en-GB"/>
        </w:rPr>
        <w:t xml:space="preserve">This </w:t>
      </w:r>
      <w:r w:rsidR="007606F8">
        <w:rPr>
          <w:lang w:val="en-GB"/>
        </w:rPr>
        <w:t>button will close the screen and will not save any changes user made on the screen.</w:t>
      </w:r>
      <w:r w:rsidR="00A43CB2">
        <w:rPr>
          <w:lang w:val="en-GB"/>
        </w:rPr>
        <w:t xml:space="preserve"> Though before closing the </w:t>
      </w:r>
      <w:r w:rsidR="00F93838">
        <w:rPr>
          <w:lang w:val="en-GB"/>
        </w:rPr>
        <w:t>screen,</w:t>
      </w:r>
      <w:r w:rsidR="00A43CB2">
        <w:rPr>
          <w:lang w:val="en-GB"/>
        </w:rPr>
        <w:t xml:space="preserve"> it will give below warning message to the </w:t>
      </w:r>
      <w:r w:rsidR="00E56F04">
        <w:rPr>
          <w:lang w:val="en-GB"/>
        </w:rPr>
        <w:t>user in case</w:t>
      </w:r>
      <w:r w:rsidR="00A43CB2">
        <w:rPr>
          <w:lang w:val="en-GB"/>
        </w:rPr>
        <w:t xml:space="preserve"> they do not want to close the screen and lose their change.</w:t>
      </w:r>
    </w:p>
    <w:p w14:paraId="5020BB4B" w14:textId="614BF734" w:rsidR="00A43CB2" w:rsidRDefault="00F93838" w:rsidP="00F93838">
      <w:pPr>
        <w:pStyle w:val="BodyText"/>
        <w:ind w:left="1418"/>
        <w:jc w:val="center"/>
        <w:rPr>
          <w:lang w:val="en-GB"/>
        </w:rPr>
      </w:pPr>
      <w:ins w:id="770" w:author="Sergio Rodrigues" w:date="2022-05-27T10:56:00Z">
        <w:r w:rsidRPr="00362F5F">
          <w:rPr>
            <w:noProof/>
            <w:lang w:val="en-GB"/>
          </w:rPr>
          <w:drawing>
            <wp:inline distT="0" distB="0" distL="0" distR="0" wp14:anchorId="74B5B061" wp14:editId="3FB6A5D6">
              <wp:extent cx="3397250" cy="137952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56696" cy="1403663"/>
                      </a:xfrm>
                      <a:prstGeom prst="rect">
                        <a:avLst/>
                      </a:prstGeom>
                    </pic:spPr>
                  </pic:pic>
                </a:graphicData>
              </a:graphic>
            </wp:inline>
          </w:drawing>
        </w:r>
      </w:ins>
    </w:p>
    <w:p w14:paraId="24A8BDA2" w14:textId="58D15A09" w:rsidR="00F93838" w:rsidRPr="00362F5F" w:rsidRDefault="00F93838" w:rsidP="00F93838">
      <w:pPr>
        <w:pStyle w:val="Caption"/>
        <w:ind w:left="1418"/>
        <w:jc w:val="center"/>
        <w:rPr>
          <w:ins w:id="771" w:author="Sergio Rodrigues" w:date="2022-05-27T10:56:00Z"/>
          <w:color w:val="auto"/>
          <w:lang w:val="en-GB"/>
        </w:rPr>
      </w:pPr>
      <w:ins w:id="772" w:author="Sergio Rodrigues" w:date="2022-05-27T10:56: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50</w:t>
      </w:r>
      <w:ins w:id="773" w:author="Sergio Rodrigues" w:date="2022-05-27T10:56:00Z">
        <w:r w:rsidRPr="00362F5F">
          <w:rPr>
            <w:color w:val="auto"/>
            <w:lang w:val="en-GB"/>
          </w:rPr>
          <w:fldChar w:fldCharType="end"/>
        </w:r>
        <w:r w:rsidRPr="00362F5F">
          <w:rPr>
            <w:color w:val="auto"/>
            <w:lang w:val="en-GB"/>
          </w:rPr>
          <w:t xml:space="preserve"> –</w:t>
        </w:r>
      </w:ins>
      <w:ins w:id="774" w:author="Sergio Rodrigues" w:date="2022-05-27T10:57:00Z">
        <w:r>
          <w:rPr>
            <w:color w:val="auto"/>
            <w:lang w:val="en-GB"/>
          </w:rPr>
          <w:t xml:space="preserve"> </w:t>
        </w:r>
      </w:ins>
      <w:ins w:id="775" w:author="Sergio Rodrigues" w:date="2022-05-27T15:57:00Z">
        <w:r>
          <w:rPr>
            <w:lang w:val="en-GB"/>
          </w:rPr>
          <w:t>Edit/</w:t>
        </w:r>
        <w:r>
          <w:rPr>
            <w:color w:val="auto"/>
            <w:lang w:val="en-GB"/>
          </w:rPr>
          <w:t>View Sales Order</w:t>
        </w:r>
      </w:ins>
      <w:ins w:id="776" w:author="Sergio Rodrigues" w:date="2022-05-27T16:08:00Z">
        <w:r w:rsidR="00C30F28">
          <w:rPr>
            <w:color w:val="auto"/>
            <w:lang w:val="en-GB"/>
          </w:rPr>
          <w:t xml:space="preserve"> </w:t>
        </w:r>
      </w:ins>
      <w:ins w:id="777" w:author="Sergio Rodrigues" w:date="2022-05-27T10:57:00Z">
        <w:r>
          <w:rPr>
            <w:color w:val="auto"/>
            <w:lang w:val="en-GB"/>
          </w:rPr>
          <w:t xml:space="preserve">screen </w:t>
        </w:r>
      </w:ins>
      <w:ins w:id="778" w:author="Sergio Rodrigues" w:date="2022-05-27T16:08:00Z">
        <w:r w:rsidR="00C30F28">
          <w:rPr>
            <w:color w:val="auto"/>
            <w:lang w:val="en-GB"/>
          </w:rPr>
          <w:t xml:space="preserve">closing </w:t>
        </w:r>
      </w:ins>
      <w:ins w:id="779" w:author="Sergio Rodrigues" w:date="2022-05-27T10:57:00Z">
        <w:r>
          <w:rPr>
            <w:color w:val="auto"/>
            <w:lang w:val="en-GB"/>
          </w:rPr>
          <w:t>warning</w:t>
        </w:r>
      </w:ins>
    </w:p>
    <w:p w14:paraId="2D74F522" w14:textId="77777777" w:rsidR="00A43CB2" w:rsidRDefault="00A43CB2" w:rsidP="00545D2B">
      <w:pPr>
        <w:pStyle w:val="BodyText"/>
        <w:ind w:left="1418"/>
        <w:jc w:val="both"/>
        <w:rPr>
          <w:lang w:val="en-GB"/>
        </w:rPr>
      </w:pPr>
    </w:p>
    <w:p w14:paraId="076B2E75" w14:textId="20CBEAE7" w:rsidR="00E8050C" w:rsidRDefault="00E8050C" w:rsidP="00545D2B">
      <w:pPr>
        <w:pStyle w:val="BodyText"/>
        <w:ind w:left="1418"/>
        <w:jc w:val="both"/>
        <w:rPr>
          <w:lang w:val="en-GB"/>
        </w:rPr>
      </w:pPr>
      <w:r>
        <w:rPr>
          <w:b/>
          <w:bCs/>
          <w:u w:val="single"/>
          <w:lang w:val="en-GB"/>
        </w:rPr>
        <w:t>OK</w:t>
      </w:r>
      <w:r w:rsidRPr="00E06B17">
        <w:rPr>
          <w:b/>
          <w:bCs/>
          <w:u w:val="single"/>
          <w:lang w:val="en-GB"/>
        </w:rPr>
        <w:t xml:space="preserve"> Button</w:t>
      </w:r>
      <w:r>
        <w:rPr>
          <w:lang w:val="en-GB"/>
        </w:rPr>
        <w:t>-</w:t>
      </w:r>
    </w:p>
    <w:p w14:paraId="35E1F98C" w14:textId="40656D55" w:rsidR="00E8050C" w:rsidRDefault="00E8050C" w:rsidP="00545D2B">
      <w:pPr>
        <w:pStyle w:val="BodyText"/>
        <w:ind w:left="1418"/>
        <w:jc w:val="both"/>
        <w:rPr>
          <w:lang w:val="en-GB"/>
        </w:rPr>
      </w:pPr>
      <w:r>
        <w:rPr>
          <w:lang w:val="en-GB"/>
        </w:rPr>
        <w:t>This button will close the screen and will save any changes user made on the screen.</w:t>
      </w:r>
    </w:p>
    <w:p w14:paraId="2B16003D" w14:textId="77777777" w:rsidR="005C0807" w:rsidRDefault="005C0807">
      <w:pPr>
        <w:rPr>
          <w:b/>
          <w:caps/>
          <w:sz w:val="24"/>
          <w:lang w:val="en-GB"/>
        </w:rPr>
      </w:pPr>
      <w:bookmarkStart w:id="780" w:name="_Ref103337198"/>
      <w:r>
        <w:rPr>
          <w:lang w:val="en-GB"/>
        </w:rPr>
        <w:br w:type="page"/>
      </w:r>
    </w:p>
    <w:p w14:paraId="0B3936AE" w14:textId="1FEB9092" w:rsidR="00953FB6" w:rsidRPr="006A73A0" w:rsidRDefault="00953FB6" w:rsidP="00545D2B">
      <w:pPr>
        <w:pStyle w:val="Heading3"/>
        <w:tabs>
          <w:tab w:val="clear" w:pos="1440"/>
          <w:tab w:val="num" w:pos="1418"/>
        </w:tabs>
        <w:jc w:val="both"/>
        <w:rPr>
          <w:lang w:val="en-GB"/>
        </w:rPr>
      </w:pPr>
      <w:bookmarkStart w:id="781" w:name="_Toc104565086"/>
      <w:r>
        <w:rPr>
          <w:lang w:val="en-GB"/>
        </w:rPr>
        <w:lastRenderedPageBreak/>
        <w:t>M</w:t>
      </w:r>
      <w:r w:rsidR="000C1836">
        <w:rPr>
          <w:lang w:val="en-GB"/>
        </w:rPr>
        <w:t>anage sales order screen</w:t>
      </w:r>
      <w:bookmarkEnd w:id="780"/>
      <w:bookmarkEnd w:id="781"/>
    </w:p>
    <w:p w14:paraId="13672336" w14:textId="02E9027F" w:rsidR="00953FB6" w:rsidRDefault="009637A9" w:rsidP="00953FB6">
      <w:pPr>
        <w:pStyle w:val="BodyText"/>
        <w:jc w:val="both"/>
        <w:rPr>
          <w:ins w:id="782" w:author="Reetu Muneem" w:date="2022-02-08T10:33:00Z"/>
          <w:lang w:val="en-GB"/>
        </w:rPr>
      </w:pPr>
      <w:del w:id="783" w:author="Reetu Muneem" w:date="2022-02-08T11:18:00Z">
        <w:r w:rsidDel="001A18FF">
          <w:rPr>
            <w:lang w:val="en-GB"/>
          </w:rPr>
          <w:delText>The purpose for this screen is to allow user to search for any Sales order</w:delText>
        </w:r>
        <w:r w:rsidR="00F24E31" w:rsidDel="001A18FF">
          <w:rPr>
            <w:lang w:val="en-GB"/>
          </w:rPr>
          <w:delText>. As most of the dashboards will show Sales Order based certain conditions thus, this screen will allow user to search for any Sales Orders using different filters. User would be able to open View or Edit Sales Order screen and ‘Re-distribute PO screen as well from this screen.</w:delText>
        </w:r>
      </w:del>
      <w:r w:rsidR="00F24E31">
        <w:rPr>
          <w:lang w:val="en-GB"/>
        </w:rPr>
        <w:t xml:space="preserve"> </w:t>
      </w:r>
    </w:p>
    <w:p w14:paraId="79BA573D" w14:textId="022ACE0D" w:rsidR="00E3439A" w:rsidRDefault="00E3439A" w:rsidP="00545D2B">
      <w:pPr>
        <w:pStyle w:val="BodyText"/>
        <w:ind w:left="1418"/>
        <w:jc w:val="both"/>
        <w:rPr>
          <w:ins w:id="784" w:author="Reetu Muneem" w:date="2022-02-08T11:06:00Z"/>
          <w:lang w:val="en-GB"/>
        </w:rPr>
      </w:pPr>
      <w:ins w:id="785" w:author="Reetu Muneem" w:date="2022-02-08T10:33:00Z">
        <w:r>
          <w:rPr>
            <w:lang w:val="en-GB"/>
          </w:rPr>
          <w:t>Th</w:t>
        </w:r>
      </w:ins>
      <w:ins w:id="786" w:author="Reetu Muneem" w:date="2022-02-08T11:06:00Z">
        <w:r w:rsidR="008935A2">
          <w:rPr>
            <w:lang w:val="en-GB"/>
          </w:rPr>
          <w:t xml:space="preserve">is screen will </w:t>
        </w:r>
      </w:ins>
      <w:ins w:id="787" w:author="Reetu Muneem" w:date="2022-02-08T15:21:00Z">
        <w:r w:rsidR="006123FB">
          <w:rPr>
            <w:lang w:val="en-GB"/>
          </w:rPr>
          <w:t xml:space="preserve">be accessed through the task bar as shown in Figure </w:t>
        </w:r>
      </w:ins>
      <w:ins w:id="788" w:author="Reetu Muneem" w:date="2022-02-08T15:22:00Z">
        <w:r w:rsidR="006123FB">
          <w:rPr>
            <w:lang w:val="en-GB"/>
          </w:rPr>
          <w:t>–</w:t>
        </w:r>
      </w:ins>
      <w:ins w:id="789" w:author="Reetu Muneem" w:date="2022-02-08T15:21:00Z">
        <w:r w:rsidR="006123FB">
          <w:rPr>
            <w:lang w:val="en-GB"/>
          </w:rPr>
          <w:t xml:space="preserve"> </w:t>
        </w:r>
      </w:ins>
      <w:ins w:id="790" w:author="Reetu Muneem" w:date="2022-02-08T15:22:00Z">
        <w:r w:rsidR="006123FB">
          <w:rPr>
            <w:lang w:val="en-GB"/>
          </w:rPr>
          <w:t xml:space="preserve">3.6. and will </w:t>
        </w:r>
      </w:ins>
      <w:ins w:id="791" w:author="Reetu Muneem" w:date="2022-02-08T11:06:00Z">
        <w:r w:rsidR="008935A2">
          <w:rPr>
            <w:lang w:val="en-GB"/>
          </w:rPr>
          <w:t>provide following functionality</w:t>
        </w:r>
      </w:ins>
      <w:ins w:id="792" w:author="Reetu Muneem" w:date="2022-02-08T11:09:00Z">
        <w:r w:rsidR="008935A2">
          <w:rPr>
            <w:lang w:val="en-GB"/>
          </w:rPr>
          <w:t xml:space="preserve">, details of each function </w:t>
        </w:r>
      </w:ins>
      <w:ins w:id="793" w:author="Reetu Muneem" w:date="2022-02-09T11:22:00Z">
        <w:r w:rsidR="0042346B">
          <w:rPr>
            <w:lang w:val="en-GB"/>
          </w:rPr>
          <w:t>are</w:t>
        </w:r>
      </w:ins>
      <w:ins w:id="794" w:author="Reetu Muneem" w:date="2022-02-08T11:09:00Z">
        <w:r w:rsidR="008935A2">
          <w:rPr>
            <w:lang w:val="en-GB"/>
          </w:rPr>
          <w:t xml:space="preserve"> provided further in this section</w:t>
        </w:r>
      </w:ins>
      <w:ins w:id="795" w:author="Reetu Muneem" w:date="2022-02-08T11:06:00Z">
        <w:r w:rsidR="008935A2">
          <w:rPr>
            <w:lang w:val="en-GB"/>
          </w:rPr>
          <w:t>-</w:t>
        </w:r>
      </w:ins>
    </w:p>
    <w:p w14:paraId="412DB473" w14:textId="30D93D3A" w:rsidR="008935A2" w:rsidDel="003E3E2C" w:rsidRDefault="008935A2" w:rsidP="005E2E70">
      <w:pPr>
        <w:pStyle w:val="BodyText"/>
        <w:numPr>
          <w:ilvl w:val="0"/>
          <w:numId w:val="53"/>
        </w:numPr>
        <w:jc w:val="both"/>
        <w:rPr>
          <w:ins w:id="796" w:author="Reetu Muneem" w:date="2022-02-09T11:50:00Z"/>
          <w:del w:id="797" w:author="Sergio Rodrigues" w:date="2022-05-26T01:04:00Z"/>
          <w:lang w:val="en-GB"/>
        </w:rPr>
      </w:pPr>
      <w:ins w:id="798" w:author="Reetu Muneem" w:date="2022-02-08T11:07:00Z">
        <w:r w:rsidRPr="005E2E70">
          <w:rPr>
            <w:lang w:val="en-GB"/>
          </w:rPr>
          <w:t xml:space="preserve">Search screen - As most of the dashboards will show Sales Order based </w:t>
        </w:r>
      </w:ins>
      <w:ins w:id="799" w:author="Reetu Muneem" w:date="2022-02-08T11:09:00Z">
        <w:r w:rsidRPr="005E2E70">
          <w:rPr>
            <w:lang w:val="en-GB"/>
          </w:rPr>
          <w:t xml:space="preserve">on </w:t>
        </w:r>
      </w:ins>
      <w:ins w:id="800" w:author="Reetu Muneem" w:date="2022-02-08T11:07:00Z">
        <w:r w:rsidRPr="005E2E70">
          <w:rPr>
            <w:lang w:val="en-GB"/>
          </w:rPr>
          <w:t>certain conditions thus, this screen will allow user to search for any Sales Orders using different filters.</w:t>
        </w:r>
      </w:ins>
      <w:ins w:id="801" w:author="Reetu Muneem" w:date="2022-02-09T11:47:00Z">
        <w:r w:rsidR="001E6A45" w:rsidRPr="005E2E70">
          <w:rPr>
            <w:lang w:val="en-GB"/>
          </w:rPr>
          <w:t xml:space="preserve"> </w:t>
        </w:r>
      </w:ins>
      <w:ins w:id="802" w:author="Sergio Rodrigues" w:date="2022-05-26T01:00:00Z">
        <w:r w:rsidR="003E3E2C" w:rsidRPr="005E2E70">
          <w:rPr>
            <w:lang w:val="en-GB"/>
          </w:rPr>
          <w:t>As th</w:t>
        </w:r>
        <w:r w:rsidR="003E3E2C" w:rsidRPr="0019595F">
          <w:rPr>
            <w:lang w:val="en-GB"/>
          </w:rPr>
          <w:t xml:space="preserve">e result of </w:t>
        </w:r>
      </w:ins>
      <w:ins w:id="803" w:author="Sergio Rodrigues" w:date="2022-05-26T01:02:00Z">
        <w:r w:rsidR="003E3E2C" w:rsidRPr="0056685F">
          <w:rPr>
            <w:lang w:val="en-GB"/>
          </w:rPr>
          <w:t xml:space="preserve">a </w:t>
        </w:r>
      </w:ins>
      <w:ins w:id="804" w:author="Sergio Rodrigues" w:date="2022-05-26T01:00:00Z">
        <w:r w:rsidR="003E3E2C" w:rsidRPr="00FC6527">
          <w:rPr>
            <w:lang w:val="en-GB"/>
          </w:rPr>
          <w:t>s</w:t>
        </w:r>
        <w:r w:rsidR="003E3E2C" w:rsidRPr="00BF0B27">
          <w:rPr>
            <w:lang w:val="en-GB"/>
          </w:rPr>
          <w:t>ea</w:t>
        </w:r>
        <w:r w:rsidR="003E3E2C" w:rsidRPr="00362F5F">
          <w:rPr>
            <w:lang w:val="en-GB"/>
          </w:rPr>
          <w:t xml:space="preserve">rch may </w:t>
        </w:r>
      </w:ins>
      <w:ins w:id="805" w:author="Sergio Rodrigues" w:date="2022-05-26T01:02:00Z">
        <w:r w:rsidR="003E3E2C" w:rsidRPr="00C11C9F">
          <w:rPr>
            <w:lang w:val="en-GB"/>
          </w:rPr>
          <w:t>return</w:t>
        </w:r>
      </w:ins>
      <w:ins w:id="806" w:author="Sergio Rodrigues" w:date="2022-05-26T01:00:00Z">
        <w:r w:rsidR="003E3E2C" w:rsidRPr="00C11C9F">
          <w:rPr>
            <w:lang w:val="en-GB"/>
          </w:rPr>
          <w:t xml:space="preserve"> hundr</w:t>
        </w:r>
        <w:r w:rsidR="003E3E2C" w:rsidRPr="007837A3">
          <w:rPr>
            <w:lang w:val="en-GB"/>
          </w:rPr>
          <w:t>eds of re</w:t>
        </w:r>
        <w:r w:rsidR="003E3E2C" w:rsidRPr="00BE0145">
          <w:rPr>
            <w:lang w:val="en-GB"/>
          </w:rPr>
          <w:t xml:space="preserve">cords, </w:t>
        </w:r>
        <w:r w:rsidR="003E3E2C" w:rsidRPr="00A31B70">
          <w:rPr>
            <w:lang w:val="en-GB"/>
          </w:rPr>
          <w:t>to g</w:t>
        </w:r>
        <w:r w:rsidR="003E3E2C" w:rsidRPr="005C0807">
          <w:rPr>
            <w:lang w:val="en-GB"/>
          </w:rPr>
          <w:t>u</w:t>
        </w:r>
      </w:ins>
      <w:ins w:id="807" w:author="Sergio Rodrigues" w:date="2022-05-26T01:01:00Z">
        <w:r w:rsidR="003E3E2C" w:rsidRPr="005C0807">
          <w:rPr>
            <w:lang w:val="en-GB"/>
          </w:rPr>
          <w:t>arantee the u</w:t>
        </w:r>
        <w:r w:rsidR="003E3E2C" w:rsidRPr="00F93838">
          <w:rPr>
            <w:lang w:val="en-GB"/>
          </w:rPr>
          <w:t xml:space="preserve">sability and performance of the screen </w:t>
        </w:r>
      </w:ins>
      <w:ins w:id="808" w:author="Sergio Rodrigues" w:date="2022-05-26T01:03:00Z">
        <w:r w:rsidR="003E3E2C" w:rsidRPr="00664E4E">
          <w:rPr>
            <w:lang w:val="en-GB"/>
          </w:rPr>
          <w:t xml:space="preserve">the search records will be display using </w:t>
        </w:r>
      </w:ins>
      <w:ins w:id="809" w:author="Sergio Rodrigues" w:date="2022-05-26T01:01:00Z">
        <w:r w:rsidR="003E3E2C" w:rsidRPr="00664E4E">
          <w:rPr>
            <w:lang w:val="en-GB"/>
          </w:rPr>
          <w:t>pagination</w:t>
        </w:r>
      </w:ins>
      <w:ins w:id="810" w:author="Sergio Rodrigues" w:date="2022-05-26T01:03:00Z">
        <w:r w:rsidR="003E3E2C" w:rsidRPr="00664E4E">
          <w:rPr>
            <w:lang w:val="en-GB"/>
          </w:rPr>
          <w:t>.</w:t>
        </w:r>
      </w:ins>
      <w:ins w:id="811" w:author="Sergio Rodrigues" w:date="2022-05-26T01:01:00Z">
        <w:r w:rsidR="003E3E2C" w:rsidRPr="00664E4E">
          <w:rPr>
            <w:lang w:val="en-GB"/>
          </w:rPr>
          <w:t xml:space="preserve"> </w:t>
        </w:r>
      </w:ins>
      <w:ins w:id="812" w:author="Reetu Muneem" w:date="2022-02-09T11:47:00Z">
        <w:del w:id="813" w:author="Sergio Rodrigues" w:date="2022-05-26T01:01:00Z">
          <w:r w:rsidR="001E6A45" w:rsidRPr="00664E4E" w:rsidDel="003E3E2C">
            <w:rPr>
              <w:lang w:val="en-GB"/>
            </w:rPr>
            <w:delText>T</w:delText>
          </w:r>
        </w:del>
        <w:del w:id="814" w:author="Sergio Rodrigues" w:date="2022-05-26T01:03:00Z">
          <w:r w:rsidR="001E6A45" w:rsidRPr="00664E4E" w:rsidDel="003E3E2C">
            <w:rPr>
              <w:lang w:val="en-GB"/>
            </w:rPr>
            <w:delText xml:space="preserve">he maximum number of rows result table will show </w:delText>
          </w:r>
        </w:del>
      </w:ins>
      <w:ins w:id="815" w:author="Reetu Muneem" w:date="2022-02-09T11:49:00Z">
        <w:del w:id="816" w:author="Sergio Rodrigues" w:date="2022-05-26T01:03:00Z">
          <w:r w:rsidR="001E6A45" w:rsidRPr="00664E4E" w:rsidDel="003E3E2C">
            <w:rPr>
              <w:lang w:val="en-GB"/>
            </w:rPr>
            <w:delText xml:space="preserve">is 500. If the user search will bring more </w:delText>
          </w:r>
        </w:del>
      </w:ins>
      <w:del w:id="817" w:author="Sergio Rodrigues" w:date="2022-05-26T01:03:00Z">
        <w:r w:rsidR="00E56F04" w:rsidRPr="00664E4E" w:rsidDel="003E3E2C">
          <w:rPr>
            <w:lang w:val="en-GB"/>
          </w:rPr>
          <w:delText>than</w:delText>
        </w:r>
      </w:del>
      <w:ins w:id="818" w:author="Reetu Muneem" w:date="2022-02-09T11:49:00Z">
        <w:del w:id="819" w:author="Sergio Rodrigues" w:date="2022-05-26T01:03:00Z">
          <w:r w:rsidR="001E6A45" w:rsidRPr="00664E4E" w:rsidDel="003E3E2C">
            <w:rPr>
              <w:lang w:val="en-GB"/>
            </w:rPr>
            <w:delText xml:space="preserve"> 500 </w:delText>
          </w:r>
        </w:del>
      </w:ins>
      <w:ins w:id="820" w:author="Reetu Muneem" w:date="2022-02-09T11:53:00Z">
        <w:del w:id="821" w:author="Sergio Rodrigues" w:date="2022-05-26T01:03:00Z">
          <w:r w:rsidR="00C92711" w:rsidRPr="00664E4E" w:rsidDel="003E3E2C">
            <w:rPr>
              <w:lang w:val="en-GB"/>
            </w:rPr>
            <w:delText>records,</w:delText>
          </w:r>
        </w:del>
      </w:ins>
      <w:ins w:id="822" w:author="Reetu Muneem" w:date="2022-02-09T11:49:00Z">
        <w:del w:id="823" w:author="Sergio Rodrigues" w:date="2022-05-26T01:03:00Z">
          <w:r w:rsidR="001E6A45" w:rsidRPr="00664E4E" w:rsidDel="003E3E2C">
            <w:rPr>
              <w:lang w:val="en-GB"/>
            </w:rPr>
            <w:delText xml:space="preserve"> then following warning will be sho</w:delText>
          </w:r>
        </w:del>
      </w:ins>
      <w:ins w:id="824" w:author="Reetu Muneem" w:date="2022-02-09T11:50:00Z">
        <w:del w:id="825" w:author="Sergio Rodrigues" w:date="2022-05-26T01:03:00Z">
          <w:r w:rsidR="001E6A45" w:rsidRPr="00664E4E" w:rsidDel="003E3E2C">
            <w:rPr>
              <w:lang w:val="en-GB"/>
            </w:rPr>
            <w:delText>wn to the user</w:delText>
          </w:r>
        </w:del>
      </w:ins>
      <w:ins w:id="826" w:author="Reetu Muneem" w:date="2022-02-09T11:54:00Z">
        <w:del w:id="827" w:author="Sergio Rodrigues" w:date="2022-05-26T01:03:00Z">
          <w:r w:rsidR="00C92711" w:rsidRPr="00664E4E" w:rsidDel="003E3E2C">
            <w:rPr>
              <w:lang w:val="en-GB"/>
            </w:rPr>
            <w:delText xml:space="preserve"> to inform them that there are more records fetched from their search</w:delText>
          </w:r>
        </w:del>
      </w:ins>
      <w:ins w:id="828" w:author="Reetu Muneem" w:date="2022-02-09T11:50:00Z">
        <w:del w:id="829" w:author="Sergio Rodrigues" w:date="2022-05-26T01:03:00Z">
          <w:r w:rsidR="001E6A45" w:rsidRPr="00664E4E" w:rsidDel="003E3E2C">
            <w:rPr>
              <w:lang w:val="en-GB"/>
            </w:rPr>
            <w:delText>.</w:delText>
          </w:r>
        </w:del>
      </w:ins>
      <w:ins w:id="830" w:author="Sergio Rodrigues" w:date="2022-05-26T01:03:00Z">
        <w:r w:rsidR="003E3E2C" w:rsidRPr="00664E4E">
          <w:rPr>
            <w:lang w:val="en-GB"/>
          </w:rPr>
          <w:t xml:space="preserve">User will </w:t>
        </w:r>
      </w:ins>
      <w:ins w:id="831" w:author="Sergio Rodrigues" w:date="2022-05-26T01:04:00Z">
        <w:r w:rsidR="003E3E2C">
          <w:rPr>
            <w:lang w:val="en-GB"/>
          </w:rPr>
          <w:t xml:space="preserve">be able to jump to a specific page or </w:t>
        </w:r>
      </w:ins>
      <w:ins w:id="832" w:author="Sergio Rodrigues" w:date="2022-05-26T01:03:00Z">
        <w:r w:rsidR="003E3E2C" w:rsidRPr="005E2E70">
          <w:rPr>
            <w:lang w:val="en-GB"/>
          </w:rPr>
          <w:t>click on n</w:t>
        </w:r>
        <w:r w:rsidR="003E3E2C" w:rsidRPr="0019595F">
          <w:rPr>
            <w:lang w:val="en-GB"/>
          </w:rPr>
          <w:t xml:space="preserve">ext </w:t>
        </w:r>
      </w:ins>
      <w:ins w:id="833" w:author="Sergio Rodrigues" w:date="2022-05-26T01:04:00Z">
        <w:r w:rsidR="003E3E2C" w:rsidRPr="0019595F">
          <w:rPr>
            <w:lang w:val="en-GB"/>
          </w:rPr>
          <w:t xml:space="preserve">page to </w:t>
        </w:r>
        <w:r w:rsidR="003E3E2C" w:rsidRPr="0056685F">
          <w:rPr>
            <w:lang w:val="en-GB"/>
          </w:rPr>
          <w:t>see n</w:t>
        </w:r>
        <w:r w:rsidR="003E3E2C" w:rsidRPr="00FC6527">
          <w:rPr>
            <w:lang w:val="en-GB"/>
          </w:rPr>
          <w:t>e</w:t>
        </w:r>
        <w:r w:rsidR="003E3E2C" w:rsidRPr="00BF0B27">
          <w:rPr>
            <w:lang w:val="en-GB"/>
          </w:rPr>
          <w:t>xt</w:t>
        </w:r>
        <w:r w:rsidR="003E3E2C" w:rsidRPr="00362F5F">
          <w:rPr>
            <w:lang w:val="en-GB"/>
          </w:rPr>
          <w:t xml:space="preserve"> set of </w:t>
        </w:r>
        <w:r w:rsidR="003E3E2C" w:rsidRPr="00C11C9F">
          <w:rPr>
            <w:lang w:val="en-GB"/>
          </w:rPr>
          <w:t>search records.</w:t>
        </w:r>
      </w:ins>
    </w:p>
    <w:p w14:paraId="50A514C1" w14:textId="10E0F9A2" w:rsidR="001E6A45" w:rsidRPr="005C0807" w:rsidRDefault="001E6A45" w:rsidP="005E2E70">
      <w:pPr>
        <w:pStyle w:val="BodyText"/>
        <w:numPr>
          <w:ilvl w:val="0"/>
          <w:numId w:val="53"/>
        </w:numPr>
        <w:jc w:val="both"/>
        <w:rPr>
          <w:ins w:id="834" w:author="Reetu Muneem" w:date="2022-02-08T11:08:00Z"/>
          <w:b/>
          <w:bCs/>
          <w:lang w:val="en-GB"/>
        </w:rPr>
      </w:pPr>
      <w:ins w:id="835" w:author="Reetu Muneem" w:date="2022-02-09T11:50:00Z">
        <w:del w:id="836" w:author="Sergio Rodrigues" w:date="2022-05-26T01:04:00Z">
          <w:r w:rsidRPr="005C0807" w:rsidDel="003E3E2C">
            <w:rPr>
              <w:b/>
              <w:bCs/>
              <w:lang w:val="en-GB"/>
            </w:rPr>
            <w:delText>‘</w:delText>
          </w:r>
          <w:r w:rsidRPr="003E3E2C" w:rsidDel="003E3E2C">
            <w:rPr>
              <w:b/>
              <w:bCs/>
              <w:lang w:val="en-GB"/>
              <w:rPrChange w:id="837" w:author="Sergio Rodrigues" w:date="2022-05-26T01:04:00Z">
                <w:rPr>
                  <w:rFonts w:ascii="Helvetica" w:hAnsi="Helvetica" w:cs="Helvetica"/>
                  <w:color w:val="000000"/>
                  <w:sz w:val="18"/>
                  <w:szCs w:val="18"/>
                  <w:shd w:val="clear" w:color="auto" w:fill="F9F9F9"/>
                </w:rPr>
              </w:rPrChange>
            </w:rPr>
            <w:delText>The maximum number of search records (500) has been reached, please refine your search using the filters.’</w:delText>
          </w:r>
        </w:del>
      </w:ins>
    </w:p>
    <w:p w14:paraId="6B474B92" w14:textId="7D6DB1C8" w:rsidR="008935A2" w:rsidRDefault="008935A2" w:rsidP="008935A2">
      <w:pPr>
        <w:pStyle w:val="BodyText"/>
        <w:numPr>
          <w:ilvl w:val="0"/>
          <w:numId w:val="53"/>
        </w:numPr>
        <w:jc w:val="both"/>
        <w:rPr>
          <w:ins w:id="838" w:author="Reetu Muneem" w:date="2022-02-08T11:12:00Z"/>
          <w:lang w:val="en-GB"/>
        </w:rPr>
      </w:pPr>
      <w:ins w:id="839" w:author="Reetu Muneem" w:date="2022-02-08T11:08:00Z">
        <w:r>
          <w:rPr>
            <w:lang w:val="en-GB"/>
          </w:rPr>
          <w:t xml:space="preserve">Download Sales Order Attributes template – This screen will allow users to </w:t>
        </w:r>
      </w:ins>
      <w:ins w:id="840" w:author="Reetu Muneem" w:date="2022-02-08T11:09:00Z">
        <w:r>
          <w:rPr>
            <w:lang w:val="en-GB"/>
          </w:rPr>
          <w:t xml:space="preserve">download </w:t>
        </w:r>
      </w:ins>
      <w:ins w:id="841" w:author="Reetu Muneem" w:date="2022-02-08T11:10:00Z">
        <w:r>
          <w:rPr>
            <w:lang w:val="en-GB"/>
          </w:rPr>
          <w:t xml:space="preserve">Sales Order Attributes </w:t>
        </w:r>
      </w:ins>
      <w:ins w:id="842" w:author="Sergio Rodrigues" w:date="2022-05-26T01:05:00Z">
        <w:r w:rsidR="003E3E2C">
          <w:rPr>
            <w:lang w:val="en-GB"/>
          </w:rPr>
          <w:t xml:space="preserve">from search records using a </w:t>
        </w:r>
      </w:ins>
      <w:ins w:id="843" w:author="Reetu Muneem" w:date="2022-02-08T11:10:00Z">
        <w:r>
          <w:rPr>
            <w:lang w:val="en-GB"/>
          </w:rPr>
          <w:t>template</w:t>
        </w:r>
      </w:ins>
      <w:ins w:id="844" w:author="Reetu Muneem" w:date="2022-02-08T11:11:00Z">
        <w:r>
          <w:rPr>
            <w:lang w:val="en-GB"/>
          </w:rPr>
          <w:t>.</w:t>
        </w:r>
      </w:ins>
      <w:ins w:id="845" w:author="Reetu Muneem" w:date="2022-02-08T11:10:00Z">
        <w:r>
          <w:rPr>
            <w:lang w:val="en-GB"/>
          </w:rPr>
          <w:t xml:space="preserve"> </w:t>
        </w:r>
      </w:ins>
      <w:ins w:id="846" w:author="Sergio Rodrigues" w:date="2022-05-26T01:06:00Z">
        <w:r w:rsidR="003E3E2C">
          <w:rPr>
            <w:lang w:val="en-GB"/>
          </w:rPr>
          <w:t>With that same template u</w:t>
        </w:r>
      </w:ins>
      <w:ins w:id="847" w:author="Reetu Muneem" w:date="2022-02-08T11:11:00Z">
        <w:del w:id="848" w:author="Sergio Rodrigues" w:date="2022-05-26T01:06:00Z">
          <w:r w:rsidDel="003E3E2C">
            <w:rPr>
              <w:lang w:val="en-GB"/>
            </w:rPr>
            <w:delText>U</w:delText>
          </w:r>
        </w:del>
        <w:r>
          <w:rPr>
            <w:lang w:val="en-GB"/>
          </w:rPr>
          <w:t>sers will</w:t>
        </w:r>
      </w:ins>
      <w:ins w:id="849" w:author="Reetu Muneem" w:date="2022-02-08T11:10:00Z">
        <w:r>
          <w:rPr>
            <w:lang w:val="en-GB"/>
          </w:rPr>
          <w:t xml:space="preserve"> </w:t>
        </w:r>
      </w:ins>
      <w:ins w:id="850" w:author="Sergio Rodrigues" w:date="2022-05-26T01:06:00Z">
        <w:r w:rsidR="003E3E2C">
          <w:rPr>
            <w:lang w:val="en-GB"/>
          </w:rPr>
          <w:t xml:space="preserve">be able to </w:t>
        </w:r>
      </w:ins>
      <w:ins w:id="851" w:author="Reetu Muneem" w:date="2022-02-08T11:10:00Z">
        <w:r>
          <w:rPr>
            <w:lang w:val="en-GB"/>
          </w:rPr>
          <w:t>update</w:t>
        </w:r>
      </w:ins>
      <w:ins w:id="852" w:author="Reetu Muneem" w:date="2022-02-08T11:12:00Z">
        <w:r>
          <w:rPr>
            <w:lang w:val="en-GB"/>
          </w:rPr>
          <w:t xml:space="preserve"> </w:t>
        </w:r>
        <w:del w:id="853" w:author="Sergio Rodrigues" w:date="2022-05-26T01:06:00Z">
          <w:r w:rsidDel="003E3E2C">
            <w:rPr>
              <w:lang w:val="en-GB"/>
            </w:rPr>
            <w:delText>this template</w:delText>
          </w:r>
        </w:del>
      </w:ins>
      <w:ins w:id="854" w:author="Reetu Muneem" w:date="2022-02-08T11:10:00Z">
        <w:del w:id="855" w:author="Sergio Rodrigues" w:date="2022-05-26T01:06:00Z">
          <w:r w:rsidDel="003E3E2C">
            <w:rPr>
              <w:lang w:val="en-GB"/>
            </w:rPr>
            <w:delText xml:space="preserve"> </w:delText>
          </w:r>
        </w:del>
      </w:ins>
      <w:ins w:id="856" w:author="Sergio Rodrigues" w:date="2022-05-26T01:06:00Z">
        <w:r w:rsidR="003E3E2C">
          <w:rPr>
            <w:lang w:val="en-GB"/>
          </w:rPr>
          <w:t xml:space="preserve">it </w:t>
        </w:r>
      </w:ins>
      <w:ins w:id="857" w:author="Reetu Muneem" w:date="2022-02-08T11:10:00Z">
        <w:r>
          <w:rPr>
            <w:lang w:val="en-GB"/>
          </w:rPr>
          <w:t xml:space="preserve">and do a bulk upload of different </w:t>
        </w:r>
      </w:ins>
      <w:ins w:id="858" w:author="Reetu Muneem" w:date="2022-02-08T11:19:00Z">
        <w:r w:rsidR="001A18FF">
          <w:rPr>
            <w:lang w:val="en-GB"/>
          </w:rPr>
          <w:t>S</w:t>
        </w:r>
      </w:ins>
      <w:ins w:id="859" w:author="Reetu Muneem" w:date="2022-02-08T11:10:00Z">
        <w:r>
          <w:rPr>
            <w:lang w:val="en-GB"/>
          </w:rPr>
          <w:t xml:space="preserve">ales </w:t>
        </w:r>
      </w:ins>
      <w:ins w:id="860" w:author="Reetu Muneem" w:date="2022-02-08T11:19:00Z">
        <w:r w:rsidR="001A18FF">
          <w:rPr>
            <w:lang w:val="en-GB"/>
          </w:rPr>
          <w:t xml:space="preserve">Order </w:t>
        </w:r>
      </w:ins>
      <w:ins w:id="861" w:author="Reetu Muneem" w:date="2022-02-08T11:10:00Z">
        <w:r>
          <w:rPr>
            <w:lang w:val="en-GB"/>
          </w:rPr>
          <w:t>attributes using ‘Upload’ screen descri</w:t>
        </w:r>
      </w:ins>
      <w:ins w:id="862" w:author="Reetu Muneem" w:date="2022-02-08T11:11:00Z">
        <w:r>
          <w:rPr>
            <w:lang w:val="en-GB"/>
          </w:rPr>
          <w:t>bed in Section- 4.1.11.</w:t>
        </w:r>
      </w:ins>
    </w:p>
    <w:p w14:paraId="748C77CA" w14:textId="325833E9" w:rsidR="008935A2" w:rsidRDefault="008935A2" w:rsidP="008935A2">
      <w:pPr>
        <w:pStyle w:val="BodyText"/>
        <w:numPr>
          <w:ilvl w:val="0"/>
          <w:numId w:val="53"/>
        </w:numPr>
        <w:jc w:val="both"/>
        <w:rPr>
          <w:ins w:id="863" w:author="Reetu Muneem" w:date="2022-02-08T11:13:00Z"/>
          <w:lang w:val="en-GB"/>
        </w:rPr>
      </w:pPr>
      <w:ins w:id="864" w:author="Reetu Muneem" w:date="2022-02-08T11:12:00Z">
        <w:r>
          <w:rPr>
            <w:lang w:val="en-GB"/>
          </w:rPr>
          <w:t xml:space="preserve">User would be able to </w:t>
        </w:r>
      </w:ins>
      <w:ins w:id="865" w:author="Reetu Muneem" w:date="2022-02-08T11:13:00Z">
        <w:r>
          <w:rPr>
            <w:lang w:val="en-GB"/>
          </w:rPr>
          <w:t>open Sales Order in Edit or View mode from this screen</w:t>
        </w:r>
      </w:ins>
      <w:ins w:id="866" w:author="Reetu Muneem" w:date="2022-02-08T11:15:00Z">
        <w:r>
          <w:rPr>
            <w:lang w:val="en-GB"/>
          </w:rPr>
          <w:t xml:space="preserve"> depending on data condition</w:t>
        </w:r>
      </w:ins>
      <w:ins w:id="867" w:author="Reetu Muneem" w:date="2022-02-08T11:13:00Z">
        <w:r>
          <w:rPr>
            <w:lang w:val="en-GB"/>
          </w:rPr>
          <w:t>.</w:t>
        </w:r>
      </w:ins>
    </w:p>
    <w:p w14:paraId="4216EE4D" w14:textId="60E276BA" w:rsidR="008935A2" w:rsidRDefault="008935A2" w:rsidP="008935A2">
      <w:pPr>
        <w:pStyle w:val="BodyText"/>
        <w:numPr>
          <w:ilvl w:val="0"/>
          <w:numId w:val="53"/>
        </w:numPr>
        <w:jc w:val="both"/>
        <w:rPr>
          <w:ins w:id="868" w:author="Reetu Muneem" w:date="2022-02-08T11:14:00Z"/>
          <w:lang w:val="en-GB"/>
        </w:rPr>
      </w:pPr>
      <w:ins w:id="869" w:author="Reetu Muneem" w:date="2022-02-08T11:13:00Z">
        <w:r>
          <w:rPr>
            <w:lang w:val="en-GB"/>
          </w:rPr>
          <w:t xml:space="preserve">User would be able to apply Hold Flag </w:t>
        </w:r>
      </w:ins>
      <w:ins w:id="870" w:author="Reetu Muneem" w:date="2022-02-08T11:14:00Z">
        <w:r>
          <w:rPr>
            <w:lang w:val="en-GB"/>
          </w:rPr>
          <w:t>on Sales Orders from this screen.</w:t>
        </w:r>
      </w:ins>
    </w:p>
    <w:p w14:paraId="6AF1AE69" w14:textId="35510643" w:rsidR="008935A2" w:rsidRDefault="008935A2" w:rsidP="008935A2">
      <w:pPr>
        <w:pStyle w:val="BodyText"/>
        <w:numPr>
          <w:ilvl w:val="0"/>
          <w:numId w:val="53"/>
        </w:numPr>
        <w:jc w:val="both"/>
        <w:rPr>
          <w:ins w:id="871" w:author="Reetu Muneem" w:date="2022-02-08T11:15:00Z"/>
          <w:lang w:val="en-GB"/>
        </w:rPr>
      </w:pPr>
      <w:ins w:id="872" w:author="Reetu Muneem" w:date="2022-02-08T11:14:00Z">
        <w:r>
          <w:rPr>
            <w:lang w:val="en-GB"/>
          </w:rPr>
          <w:t xml:space="preserve">User would be able to open ‘Re-distribute PO’ screen in either edit or view mode depending on </w:t>
        </w:r>
      </w:ins>
      <w:ins w:id="873" w:author="Reetu Muneem" w:date="2022-02-08T11:15:00Z">
        <w:r>
          <w:rPr>
            <w:lang w:val="en-GB"/>
          </w:rPr>
          <w:t>data condition.</w:t>
        </w:r>
      </w:ins>
    </w:p>
    <w:p w14:paraId="0069F6C2" w14:textId="154B087C" w:rsidR="008935A2" w:rsidRDefault="008935A2" w:rsidP="005C0807">
      <w:pPr>
        <w:pStyle w:val="BodyText"/>
        <w:numPr>
          <w:ilvl w:val="0"/>
          <w:numId w:val="53"/>
        </w:numPr>
        <w:jc w:val="both"/>
        <w:rPr>
          <w:lang w:val="en-GB"/>
        </w:rPr>
      </w:pPr>
      <w:ins w:id="874" w:author="Reetu Muneem" w:date="2022-02-08T11:16:00Z">
        <w:r>
          <w:rPr>
            <w:lang w:val="en-GB"/>
          </w:rPr>
          <w:t xml:space="preserve">User would be able to export data shown in </w:t>
        </w:r>
        <w:r w:rsidR="001A18FF">
          <w:rPr>
            <w:lang w:val="en-GB"/>
          </w:rPr>
          <w:t>result table in an excel file through ‘E</w:t>
        </w:r>
      </w:ins>
      <w:ins w:id="875" w:author="Reetu Muneem" w:date="2022-02-08T11:17:00Z">
        <w:r w:rsidR="001A18FF">
          <w:rPr>
            <w:lang w:val="en-GB"/>
          </w:rPr>
          <w:t>xport to excel’ functionality.</w:t>
        </w:r>
      </w:ins>
    </w:p>
    <w:p w14:paraId="014823B3" w14:textId="30012B22" w:rsidR="00844979" w:rsidRDefault="00844979" w:rsidP="00953FB6">
      <w:pPr>
        <w:pStyle w:val="BodyText"/>
        <w:jc w:val="both"/>
        <w:rPr>
          <w:lang w:val="en-GB"/>
        </w:rPr>
      </w:pPr>
    </w:p>
    <w:p w14:paraId="4BA9DE09" w14:textId="222EECED" w:rsidR="00844979" w:rsidRDefault="00924156" w:rsidP="00545D2B">
      <w:pPr>
        <w:pStyle w:val="BodyText"/>
        <w:ind w:left="1418"/>
        <w:jc w:val="both"/>
        <w:rPr>
          <w:lang w:val="en-GB"/>
        </w:rPr>
      </w:pPr>
      <w:ins w:id="876" w:author="Reetu Muneem" w:date="2022-02-08T11:40:00Z">
        <w:r>
          <w:rPr>
            <w:noProof/>
            <w:lang w:val="en-GB"/>
          </w:rPr>
          <w:drawing>
            <wp:inline distT="0" distB="0" distL="0" distR="0" wp14:anchorId="4D4F91DF" wp14:editId="58369AC9">
              <wp:extent cx="5772954" cy="2613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86531" cy="2620139"/>
                      </a:xfrm>
                      <a:prstGeom prst="rect">
                        <a:avLst/>
                      </a:prstGeom>
                      <a:noFill/>
                      <a:ln>
                        <a:noFill/>
                      </a:ln>
                    </pic:spPr>
                  </pic:pic>
                </a:graphicData>
              </a:graphic>
            </wp:inline>
          </w:drawing>
        </w:r>
      </w:ins>
    </w:p>
    <w:p w14:paraId="6F70289C" w14:textId="3B657AC1" w:rsidR="00F93838" w:rsidRPr="00362F5F" w:rsidRDefault="00F93838" w:rsidP="00F93838">
      <w:pPr>
        <w:pStyle w:val="Caption"/>
        <w:ind w:left="1418"/>
        <w:jc w:val="center"/>
        <w:rPr>
          <w:ins w:id="877" w:author="Sergio Rodrigues" w:date="2022-05-27T10:56:00Z"/>
          <w:color w:val="auto"/>
          <w:lang w:val="en-GB"/>
        </w:rPr>
      </w:pPr>
      <w:ins w:id="878" w:author="Sergio Rodrigues" w:date="2022-05-27T10:56: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51</w:t>
      </w:r>
      <w:ins w:id="879" w:author="Sergio Rodrigues" w:date="2022-05-27T10:56:00Z">
        <w:r w:rsidRPr="00362F5F">
          <w:rPr>
            <w:color w:val="auto"/>
            <w:lang w:val="en-GB"/>
          </w:rPr>
          <w:fldChar w:fldCharType="end"/>
        </w:r>
        <w:r w:rsidRPr="00362F5F">
          <w:rPr>
            <w:color w:val="auto"/>
            <w:lang w:val="en-GB"/>
          </w:rPr>
          <w:t xml:space="preserve"> –</w:t>
        </w:r>
      </w:ins>
      <w:ins w:id="880" w:author="Sergio Rodrigues" w:date="2022-05-27T10:57:00Z">
        <w:r>
          <w:rPr>
            <w:color w:val="auto"/>
            <w:lang w:val="en-GB"/>
          </w:rPr>
          <w:t xml:space="preserve"> </w:t>
        </w:r>
      </w:ins>
      <w:ins w:id="881" w:author="Sergio Rodrigues" w:date="2022-05-27T15:58:00Z">
        <w:r>
          <w:rPr>
            <w:color w:val="auto"/>
            <w:lang w:val="en-GB"/>
          </w:rPr>
          <w:t>Manage Sales Order Screen</w:t>
        </w:r>
      </w:ins>
    </w:p>
    <w:p w14:paraId="371812B0" w14:textId="77777777" w:rsidR="00545D2B" w:rsidRDefault="00545D2B" w:rsidP="00F24E31">
      <w:pPr>
        <w:pStyle w:val="BodyText"/>
        <w:jc w:val="both"/>
        <w:rPr>
          <w:lang w:val="en-GB"/>
        </w:rPr>
      </w:pPr>
    </w:p>
    <w:p w14:paraId="547AA0BD" w14:textId="77777777" w:rsidR="00F93838" w:rsidRDefault="00F93838" w:rsidP="00F24E31">
      <w:pPr>
        <w:pStyle w:val="BodyText"/>
        <w:jc w:val="both"/>
        <w:rPr>
          <w:lang w:val="en-GB"/>
        </w:rPr>
      </w:pPr>
    </w:p>
    <w:p w14:paraId="395F1AAA" w14:textId="7ABD8A96" w:rsidR="00F24E31" w:rsidRPr="00E507AB" w:rsidRDefault="00F24E31" w:rsidP="00F24E31">
      <w:pPr>
        <w:pStyle w:val="BodyText"/>
        <w:jc w:val="both"/>
        <w:rPr>
          <w:lang w:val="en-GB"/>
        </w:rPr>
      </w:pPr>
      <w:r w:rsidRPr="00E507AB">
        <w:rPr>
          <w:lang w:val="en-GB"/>
        </w:rPr>
        <w:t>T</w:t>
      </w:r>
      <w:r>
        <w:rPr>
          <w:lang w:val="en-GB"/>
        </w:rPr>
        <w:t xml:space="preserve">his </w:t>
      </w:r>
      <w:r w:rsidR="00E56F04">
        <w:rPr>
          <w:lang w:val="en-GB"/>
        </w:rPr>
        <w:t>M</w:t>
      </w:r>
      <w:r w:rsidR="00406875">
        <w:rPr>
          <w:lang w:val="en-GB"/>
        </w:rPr>
        <w:t>anage Sales Order screen</w:t>
      </w:r>
      <w:r>
        <w:rPr>
          <w:lang w:val="en-GB"/>
        </w:rPr>
        <w:t xml:space="preserve"> will have following sections-</w:t>
      </w:r>
    </w:p>
    <w:p w14:paraId="108EC3CD" w14:textId="77777777" w:rsidR="00F24E31" w:rsidRPr="006A73A0" w:rsidRDefault="00F24E31" w:rsidP="00F24E31">
      <w:pPr>
        <w:pStyle w:val="BodyText"/>
        <w:numPr>
          <w:ilvl w:val="1"/>
          <w:numId w:val="6"/>
        </w:numPr>
        <w:jc w:val="both"/>
        <w:rPr>
          <w:lang w:val="en-GB"/>
        </w:rPr>
      </w:pPr>
      <w:r>
        <w:rPr>
          <w:lang w:val="en-GB"/>
        </w:rPr>
        <w:t>Search</w:t>
      </w:r>
    </w:p>
    <w:p w14:paraId="4FFA535B" w14:textId="71FED1DD" w:rsidR="00F24E31" w:rsidRPr="006A73A0" w:rsidRDefault="00F24E31" w:rsidP="00F24E31">
      <w:pPr>
        <w:pStyle w:val="BodyText"/>
        <w:numPr>
          <w:ilvl w:val="2"/>
          <w:numId w:val="6"/>
        </w:numPr>
        <w:jc w:val="both"/>
        <w:rPr>
          <w:lang w:val="en-GB"/>
        </w:rPr>
      </w:pPr>
      <w:r>
        <w:rPr>
          <w:lang w:val="en-GB"/>
        </w:rPr>
        <w:t xml:space="preserve">User would be able to search </w:t>
      </w:r>
      <w:r w:rsidR="00406875">
        <w:rPr>
          <w:lang w:val="en-GB"/>
        </w:rPr>
        <w:t xml:space="preserve">by </w:t>
      </w:r>
      <w:r>
        <w:rPr>
          <w:lang w:val="en-GB"/>
        </w:rPr>
        <w:t>filters provided in this section.</w:t>
      </w:r>
    </w:p>
    <w:p w14:paraId="515CB9A0" w14:textId="5A52A722" w:rsidR="00F24E31" w:rsidRPr="006A73A0" w:rsidRDefault="001A258F" w:rsidP="00F24E31">
      <w:pPr>
        <w:pStyle w:val="BodyText"/>
        <w:numPr>
          <w:ilvl w:val="1"/>
          <w:numId w:val="6"/>
        </w:numPr>
        <w:jc w:val="both"/>
        <w:rPr>
          <w:lang w:val="en-GB"/>
        </w:rPr>
      </w:pPr>
      <w:r>
        <w:rPr>
          <w:lang w:val="en-GB"/>
        </w:rPr>
        <w:t>Result</w:t>
      </w:r>
      <w:r w:rsidR="00F24E31">
        <w:rPr>
          <w:lang w:val="en-GB"/>
        </w:rPr>
        <w:t xml:space="preserve"> table</w:t>
      </w:r>
    </w:p>
    <w:p w14:paraId="6D4A1AB8" w14:textId="66E83A87" w:rsidR="00F24E31" w:rsidRPr="00B07FB7" w:rsidRDefault="00F24E31" w:rsidP="00F24E31">
      <w:pPr>
        <w:pStyle w:val="BodyText"/>
        <w:numPr>
          <w:ilvl w:val="2"/>
          <w:numId w:val="6"/>
        </w:numPr>
        <w:jc w:val="both"/>
        <w:rPr>
          <w:lang w:val="en-GB"/>
        </w:rPr>
      </w:pPr>
      <w:r>
        <w:rPr>
          <w:lang w:val="en-GB"/>
        </w:rPr>
        <w:t xml:space="preserve">This table will show the </w:t>
      </w:r>
      <w:r w:rsidR="00406875">
        <w:rPr>
          <w:lang w:val="en-GB"/>
        </w:rPr>
        <w:t>Sales Order information user have searched.</w:t>
      </w:r>
    </w:p>
    <w:p w14:paraId="2BB34A6D" w14:textId="77777777" w:rsidR="00F24E31" w:rsidRDefault="00F24E31" w:rsidP="00953FB6">
      <w:pPr>
        <w:pStyle w:val="BodyText"/>
        <w:jc w:val="both"/>
        <w:rPr>
          <w:lang w:val="en-GB"/>
        </w:rPr>
      </w:pPr>
    </w:p>
    <w:p w14:paraId="7D0E5900" w14:textId="77777777" w:rsidR="00406875" w:rsidRPr="006A73A0" w:rsidRDefault="00406875" w:rsidP="00545D2B">
      <w:pPr>
        <w:pStyle w:val="Heading8"/>
        <w:spacing w:before="240"/>
        <w:ind w:left="1418"/>
        <w:jc w:val="both"/>
        <w:rPr>
          <w:lang w:val="en-GB"/>
        </w:rPr>
      </w:pPr>
      <w:r>
        <w:rPr>
          <w:lang w:val="en-GB"/>
        </w:rPr>
        <w:t>Search</w:t>
      </w:r>
    </w:p>
    <w:p w14:paraId="59728B6A" w14:textId="44E5541A" w:rsidR="00B32722" w:rsidRPr="006A73A0" w:rsidRDefault="00CA0982" w:rsidP="00F93838">
      <w:pPr>
        <w:pStyle w:val="BodyText"/>
        <w:ind w:left="0"/>
        <w:jc w:val="both"/>
        <w:rPr>
          <w:lang w:val="en-GB"/>
        </w:rPr>
      </w:pPr>
      <w:ins w:id="882" w:author="Reetu Muneem" w:date="2022-02-08T11:43:00Z">
        <w:r>
          <w:rPr>
            <w:noProof/>
            <w:lang w:val="en-GB"/>
          </w:rPr>
          <w:drawing>
            <wp:inline distT="0" distB="0" distL="0" distR="0" wp14:anchorId="55F7C78A" wp14:editId="12A001BB">
              <wp:extent cx="6583680" cy="13716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583680" cy="1371600"/>
                      </a:xfrm>
                      <a:prstGeom prst="rect">
                        <a:avLst/>
                      </a:prstGeom>
                      <a:noFill/>
                      <a:ln>
                        <a:noFill/>
                      </a:ln>
                    </pic:spPr>
                  </pic:pic>
                </a:graphicData>
              </a:graphic>
            </wp:inline>
          </w:drawing>
        </w:r>
      </w:ins>
    </w:p>
    <w:p w14:paraId="3EB9BDE7" w14:textId="226143E7" w:rsidR="00F93838" w:rsidRPr="00362F5F" w:rsidRDefault="00F93838" w:rsidP="00F93838">
      <w:pPr>
        <w:pStyle w:val="Caption"/>
        <w:ind w:left="1418"/>
        <w:jc w:val="center"/>
        <w:rPr>
          <w:ins w:id="883" w:author="Sergio Rodrigues" w:date="2022-05-27T15:59:00Z"/>
          <w:color w:val="auto"/>
          <w:lang w:val="en-GB"/>
        </w:rPr>
      </w:pPr>
      <w:ins w:id="884" w:author="Sergio Rodrigues" w:date="2022-05-27T15:59: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52</w:t>
      </w:r>
      <w:ins w:id="885" w:author="Sergio Rodrigues" w:date="2022-05-27T15:59:00Z">
        <w:r w:rsidRPr="00362F5F">
          <w:rPr>
            <w:color w:val="auto"/>
            <w:lang w:val="en-GB"/>
          </w:rPr>
          <w:fldChar w:fldCharType="end"/>
        </w:r>
        <w:r w:rsidRPr="00362F5F">
          <w:rPr>
            <w:color w:val="auto"/>
            <w:lang w:val="en-GB"/>
          </w:rPr>
          <w:t xml:space="preserve"> –</w:t>
        </w:r>
        <w:r>
          <w:rPr>
            <w:color w:val="auto"/>
            <w:lang w:val="en-GB"/>
          </w:rPr>
          <w:t xml:space="preserve"> Manage Sales Order Screen (Search Section)</w:t>
        </w:r>
      </w:ins>
    </w:p>
    <w:p w14:paraId="3CA7591A" w14:textId="77777777" w:rsidR="00503BAC" w:rsidRDefault="00503BAC" w:rsidP="00406875">
      <w:pPr>
        <w:pStyle w:val="BodyText"/>
        <w:spacing w:before="240"/>
        <w:contextualSpacing/>
        <w:jc w:val="both"/>
        <w:rPr>
          <w:b/>
          <w:bCs/>
          <w:u w:val="single"/>
          <w:lang w:val="en-GB"/>
        </w:rPr>
      </w:pPr>
    </w:p>
    <w:p w14:paraId="1BD76E14" w14:textId="296FAF5D" w:rsidR="00406875" w:rsidRPr="00B17821" w:rsidRDefault="00406875" w:rsidP="00545D2B">
      <w:pPr>
        <w:pStyle w:val="BodyText"/>
        <w:spacing w:before="240"/>
        <w:ind w:left="1418"/>
        <w:contextualSpacing/>
        <w:jc w:val="both"/>
        <w:rPr>
          <w:b/>
          <w:bCs/>
          <w:u w:val="single"/>
          <w:lang w:val="en-GB"/>
        </w:rPr>
      </w:pPr>
      <w:r w:rsidRPr="00B17821">
        <w:rPr>
          <w:b/>
          <w:bCs/>
          <w:u w:val="single"/>
          <w:lang w:val="en-GB"/>
        </w:rPr>
        <w:t>Filters</w:t>
      </w:r>
      <w:r>
        <w:rPr>
          <w:b/>
          <w:bCs/>
          <w:lang w:val="en-GB"/>
        </w:rPr>
        <w:t xml:space="preserve">: </w:t>
      </w:r>
      <w:r w:rsidRPr="00B17821">
        <w:rPr>
          <w:lang w:val="en-GB"/>
        </w:rPr>
        <w:t>In</w:t>
      </w:r>
      <w:r>
        <w:rPr>
          <w:lang w:val="en-GB"/>
        </w:rPr>
        <w:t xml:space="preserve"> the Search section user will be able to use any of the following filters to search different Sales Orders- </w:t>
      </w:r>
    </w:p>
    <w:p w14:paraId="32A6BD33" w14:textId="7532FFBE" w:rsidR="00406875" w:rsidRDefault="00406875" w:rsidP="00406875">
      <w:pPr>
        <w:pStyle w:val="BodyText"/>
        <w:spacing w:before="240"/>
        <w:contextualSpacing/>
        <w:jc w:val="both"/>
        <w:rPr>
          <w:lang w:val="en-GB"/>
        </w:rPr>
      </w:pPr>
    </w:p>
    <w:p w14:paraId="6154CB42" w14:textId="77777777" w:rsidR="00A01A35" w:rsidRPr="00EC4B34" w:rsidRDefault="00A01A35" w:rsidP="00572530">
      <w:pPr>
        <w:pStyle w:val="BodyText"/>
        <w:numPr>
          <w:ilvl w:val="0"/>
          <w:numId w:val="41"/>
        </w:numPr>
        <w:spacing w:before="240"/>
        <w:contextualSpacing/>
        <w:jc w:val="both"/>
        <w:rPr>
          <w:u w:val="single"/>
          <w:lang w:val="en-GB"/>
        </w:rPr>
      </w:pPr>
      <w:r w:rsidRPr="00B17821">
        <w:rPr>
          <w:u w:val="single"/>
          <w:lang w:val="en-GB"/>
        </w:rPr>
        <w:t>Sales Order No</w:t>
      </w:r>
      <w:r w:rsidRPr="00EC4B34">
        <w:rPr>
          <w:u w:val="single"/>
          <w:lang w:val="en-GB"/>
        </w:rPr>
        <w:t xml:space="preserve">. </w:t>
      </w:r>
      <w:r w:rsidRPr="00FD07F6">
        <w:rPr>
          <w:lang w:val="en-GB"/>
        </w:rPr>
        <w:t>– This will be the Sales Order No. generated / maintained in Wholesale Portal</w:t>
      </w:r>
      <w:r w:rsidRPr="00EC4B34">
        <w:rPr>
          <w:u w:val="single"/>
          <w:lang w:val="en-GB"/>
        </w:rPr>
        <w:t xml:space="preserve"> </w:t>
      </w:r>
      <w:r w:rsidRPr="00FD07F6">
        <w:rPr>
          <w:lang w:val="en-GB"/>
        </w:rPr>
        <w:t>to track a unique Sales Order.</w:t>
      </w:r>
    </w:p>
    <w:p w14:paraId="0D069698" w14:textId="77777777" w:rsidR="00A01A35" w:rsidRPr="00EC4B34" w:rsidRDefault="00A01A35" w:rsidP="00572530">
      <w:pPr>
        <w:pStyle w:val="BodyText"/>
        <w:numPr>
          <w:ilvl w:val="0"/>
          <w:numId w:val="41"/>
        </w:numPr>
        <w:spacing w:before="240"/>
        <w:contextualSpacing/>
        <w:jc w:val="both"/>
        <w:rPr>
          <w:u w:val="single"/>
          <w:lang w:val="en-GB"/>
        </w:rPr>
      </w:pPr>
      <w:r w:rsidRPr="00B17821">
        <w:rPr>
          <w:u w:val="single"/>
          <w:lang w:val="en-GB"/>
        </w:rPr>
        <w:t>PO Number</w:t>
      </w:r>
      <w:r w:rsidRPr="00EC4B34">
        <w:rPr>
          <w:u w:val="single"/>
          <w:lang w:val="en-GB"/>
        </w:rPr>
        <w:t xml:space="preserve"> </w:t>
      </w:r>
      <w:r w:rsidRPr="00FD07F6">
        <w:rPr>
          <w:lang w:val="en-GB"/>
        </w:rPr>
        <w:t>– This will be Supplier PO No.</w:t>
      </w:r>
    </w:p>
    <w:p w14:paraId="50CC031C" w14:textId="77777777" w:rsidR="00A01A35" w:rsidRDefault="00A01A35" w:rsidP="00572530">
      <w:pPr>
        <w:pStyle w:val="BodyText"/>
        <w:numPr>
          <w:ilvl w:val="0"/>
          <w:numId w:val="41"/>
        </w:numPr>
        <w:spacing w:before="240"/>
        <w:contextualSpacing/>
        <w:jc w:val="both"/>
        <w:rPr>
          <w:u w:val="single"/>
          <w:lang w:val="en-GB"/>
        </w:rPr>
      </w:pPr>
      <w:r w:rsidRPr="00B17821">
        <w:rPr>
          <w:u w:val="single"/>
          <w:lang w:val="en-GB"/>
        </w:rPr>
        <w:t>Order Row Code</w:t>
      </w:r>
    </w:p>
    <w:p w14:paraId="3DA0245C" w14:textId="77777777" w:rsidR="00A01A35" w:rsidRDefault="00A01A35" w:rsidP="00572530">
      <w:pPr>
        <w:pStyle w:val="BodyText"/>
        <w:numPr>
          <w:ilvl w:val="0"/>
          <w:numId w:val="41"/>
        </w:numPr>
        <w:spacing w:before="240"/>
        <w:contextualSpacing/>
        <w:jc w:val="both"/>
        <w:rPr>
          <w:u w:val="single"/>
          <w:lang w:val="en-GB"/>
        </w:rPr>
      </w:pPr>
      <w:r>
        <w:rPr>
          <w:u w:val="single"/>
          <w:lang w:val="en-GB"/>
        </w:rPr>
        <w:t>Option Id</w:t>
      </w:r>
    </w:p>
    <w:p w14:paraId="439FB96F" w14:textId="77777777" w:rsidR="00A01A35" w:rsidRPr="00B17821" w:rsidRDefault="00A01A35" w:rsidP="00572530">
      <w:pPr>
        <w:pStyle w:val="BodyText"/>
        <w:numPr>
          <w:ilvl w:val="0"/>
          <w:numId w:val="41"/>
        </w:numPr>
        <w:spacing w:before="240"/>
        <w:contextualSpacing/>
        <w:jc w:val="both"/>
        <w:rPr>
          <w:u w:val="single"/>
          <w:lang w:val="en-GB"/>
        </w:rPr>
      </w:pPr>
      <w:r w:rsidRPr="00B17821">
        <w:rPr>
          <w:u w:val="single"/>
          <w:lang w:val="en-GB"/>
        </w:rPr>
        <w:t>Sales Order Delivery Start Date</w:t>
      </w:r>
    </w:p>
    <w:p w14:paraId="6199B342" w14:textId="77777777" w:rsidR="00A01A35" w:rsidRDefault="00A01A35" w:rsidP="00572530">
      <w:pPr>
        <w:pStyle w:val="BodyText"/>
        <w:numPr>
          <w:ilvl w:val="0"/>
          <w:numId w:val="41"/>
        </w:numPr>
        <w:spacing w:before="240"/>
        <w:contextualSpacing/>
        <w:jc w:val="both"/>
        <w:rPr>
          <w:u w:val="single"/>
          <w:lang w:val="en-GB"/>
        </w:rPr>
      </w:pPr>
      <w:r w:rsidRPr="00B17821">
        <w:rPr>
          <w:u w:val="single"/>
          <w:lang w:val="en-GB"/>
        </w:rPr>
        <w:t>Sales Order Delivery End Date</w:t>
      </w:r>
    </w:p>
    <w:p w14:paraId="607EE64F" w14:textId="52A4FCE7" w:rsidR="00A01A35" w:rsidRPr="00FD07F6" w:rsidRDefault="00A01A35" w:rsidP="00572530">
      <w:pPr>
        <w:pStyle w:val="BodyText"/>
        <w:numPr>
          <w:ilvl w:val="0"/>
          <w:numId w:val="41"/>
        </w:numPr>
        <w:spacing w:before="240"/>
        <w:contextualSpacing/>
        <w:jc w:val="both"/>
        <w:rPr>
          <w:lang w:val="en-GB"/>
        </w:rPr>
      </w:pPr>
      <w:r>
        <w:rPr>
          <w:u w:val="single"/>
          <w:lang w:val="en-GB"/>
        </w:rPr>
        <w:t xml:space="preserve">Partner group </w:t>
      </w:r>
      <w:r w:rsidRPr="00FD07F6">
        <w:rPr>
          <w:lang w:val="en-GB"/>
        </w:rPr>
        <w:t>– Wholesale Partner parent</w:t>
      </w:r>
      <w:r w:rsidR="005923F8" w:rsidRPr="00FD07F6">
        <w:rPr>
          <w:lang w:val="en-GB"/>
        </w:rPr>
        <w:t xml:space="preserve"> </w:t>
      </w:r>
      <w:r w:rsidR="005923F8" w:rsidRPr="00AE7378">
        <w:rPr>
          <w:lang w:val="en-GB"/>
        </w:rPr>
        <w:t>(This field will be mandatory</w:t>
      </w:r>
      <w:ins w:id="886" w:author="Sergio Rodrigues" w:date="2022-03-15T14:54:00Z">
        <w:r w:rsidR="00DD1DA7">
          <w:rPr>
            <w:lang w:val="en-GB"/>
          </w:rPr>
          <w:t xml:space="preserve"> if “Brand” is not populated</w:t>
        </w:r>
      </w:ins>
      <w:r w:rsidR="005923F8" w:rsidRPr="00AE7378">
        <w:rPr>
          <w:lang w:val="en-GB"/>
        </w:rPr>
        <w:t>)</w:t>
      </w:r>
    </w:p>
    <w:p w14:paraId="7F563DC9" w14:textId="77777777" w:rsidR="00A01A35" w:rsidRPr="00EC4B34" w:rsidRDefault="00A01A35" w:rsidP="00572530">
      <w:pPr>
        <w:pStyle w:val="BodyText"/>
        <w:numPr>
          <w:ilvl w:val="0"/>
          <w:numId w:val="41"/>
        </w:numPr>
        <w:spacing w:before="240"/>
        <w:contextualSpacing/>
        <w:jc w:val="both"/>
        <w:rPr>
          <w:u w:val="single"/>
          <w:lang w:val="en-GB"/>
        </w:rPr>
      </w:pPr>
      <w:r w:rsidRPr="00B17821">
        <w:rPr>
          <w:u w:val="single"/>
          <w:lang w:val="en-GB"/>
        </w:rPr>
        <w:t>Partner</w:t>
      </w:r>
      <w:r w:rsidRPr="00EC4B34">
        <w:rPr>
          <w:u w:val="single"/>
          <w:lang w:val="en-GB"/>
        </w:rPr>
        <w:t xml:space="preserve"> </w:t>
      </w:r>
      <w:r w:rsidRPr="00FD07F6">
        <w:rPr>
          <w:lang w:val="en-GB"/>
        </w:rPr>
        <w:t>– Wholesale Partner</w:t>
      </w:r>
    </w:p>
    <w:p w14:paraId="2A8D4719" w14:textId="77777777" w:rsidR="00A01A35" w:rsidRPr="00B17821" w:rsidRDefault="00A01A35" w:rsidP="00572530">
      <w:pPr>
        <w:pStyle w:val="BodyText"/>
        <w:numPr>
          <w:ilvl w:val="0"/>
          <w:numId w:val="41"/>
        </w:numPr>
        <w:spacing w:before="240"/>
        <w:contextualSpacing/>
        <w:jc w:val="both"/>
        <w:rPr>
          <w:u w:val="single"/>
          <w:lang w:val="en-GB"/>
        </w:rPr>
      </w:pPr>
      <w:r w:rsidRPr="00B17821">
        <w:rPr>
          <w:u w:val="single"/>
          <w:lang w:val="en-GB"/>
        </w:rPr>
        <w:t>Partner Location</w:t>
      </w:r>
      <w:r w:rsidRPr="00EC4B34">
        <w:rPr>
          <w:u w:val="single"/>
          <w:lang w:val="en-GB"/>
        </w:rPr>
        <w:t xml:space="preserve"> </w:t>
      </w:r>
      <w:r w:rsidRPr="00FD07F6">
        <w:rPr>
          <w:lang w:val="en-GB"/>
        </w:rPr>
        <w:t>– Wholesale Partner location</w:t>
      </w:r>
      <w:r w:rsidRPr="00EC4B34">
        <w:rPr>
          <w:u w:val="single"/>
          <w:lang w:val="en-GB"/>
        </w:rPr>
        <w:t>.</w:t>
      </w:r>
      <w:r w:rsidRPr="00B17821">
        <w:rPr>
          <w:u w:val="single"/>
          <w:lang w:val="en-GB"/>
        </w:rPr>
        <w:t xml:space="preserve"> </w:t>
      </w:r>
    </w:p>
    <w:p w14:paraId="08ED6653" w14:textId="2BA9B444" w:rsidR="00A01A35" w:rsidRPr="00406875" w:rsidRDefault="00A01A35" w:rsidP="00572530">
      <w:pPr>
        <w:pStyle w:val="BodyText"/>
        <w:numPr>
          <w:ilvl w:val="0"/>
          <w:numId w:val="41"/>
        </w:numPr>
        <w:spacing w:before="240"/>
        <w:contextualSpacing/>
        <w:jc w:val="both"/>
        <w:rPr>
          <w:u w:val="single"/>
          <w:lang w:val="en-GB"/>
        </w:rPr>
      </w:pPr>
      <w:r>
        <w:rPr>
          <w:u w:val="single"/>
          <w:lang w:val="en-GB"/>
        </w:rPr>
        <w:t>Sales Order</w:t>
      </w:r>
      <w:r w:rsidRPr="00B17821">
        <w:rPr>
          <w:u w:val="single"/>
          <w:lang w:val="en-GB"/>
        </w:rPr>
        <w:t xml:space="preserve"> </w:t>
      </w:r>
      <w:r w:rsidR="00F36A7B">
        <w:rPr>
          <w:u w:val="single"/>
          <w:lang w:val="en-GB"/>
        </w:rPr>
        <w:t>despatch</w:t>
      </w:r>
      <w:r w:rsidR="00F36A7B" w:rsidRPr="00B17821">
        <w:rPr>
          <w:u w:val="single"/>
          <w:lang w:val="en-GB"/>
        </w:rPr>
        <w:t xml:space="preserve"> </w:t>
      </w:r>
      <w:r w:rsidRPr="00B17821">
        <w:rPr>
          <w:u w:val="single"/>
          <w:lang w:val="en-GB"/>
        </w:rPr>
        <w:t>month</w:t>
      </w:r>
      <w:r w:rsidR="00AE7378">
        <w:rPr>
          <w:u w:val="single"/>
          <w:lang w:val="en-GB"/>
        </w:rPr>
        <w:t xml:space="preserve"> </w:t>
      </w:r>
      <w:r w:rsidR="00AE7378" w:rsidRPr="00FD07F6">
        <w:rPr>
          <w:lang w:val="en-GB"/>
        </w:rPr>
        <w:t>-</w:t>
      </w:r>
      <w:r w:rsidRPr="00FD07F6">
        <w:rPr>
          <w:lang w:val="en-GB"/>
        </w:rPr>
        <w:t xml:space="preserve"> Current </w:t>
      </w:r>
      <w:r w:rsidR="00F36A7B" w:rsidRPr="00FD07F6">
        <w:rPr>
          <w:lang w:val="en-GB"/>
        </w:rPr>
        <w:t>despatch</w:t>
      </w:r>
      <w:r w:rsidR="00DD595E">
        <w:rPr>
          <w:lang w:val="en-GB"/>
        </w:rPr>
        <w:t xml:space="preserve"> </w:t>
      </w:r>
      <w:r w:rsidRPr="00FD07F6">
        <w:rPr>
          <w:lang w:val="en-GB"/>
        </w:rPr>
        <w:t>month on Sales orders</w:t>
      </w:r>
    </w:p>
    <w:p w14:paraId="167B2245" w14:textId="713F057E" w:rsidR="00A01A35" w:rsidRDefault="00A01A35" w:rsidP="00572530">
      <w:pPr>
        <w:pStyle w:val="BodyText"/>
        <w:numPr>
          <w:ilvl w:val="0"/>
          <w:numId w:val="41"/>
        </w:numPr>
        <w:spacing w:before="240"/>
        <w:contextualSpacing/>
        <w:jc w:val="both"/>
        <w:rPr>
          <w:u w:val="single"/>
          <w:lang w:val="en-GB"/>
        </w:rPr>
      </w:pPr>
      <w:r>
        <w:rPr>
          <w:u w:val="single"/>
          <w:lang w:val="en-GB"/>
        </w:rPr>
        <w:t>Sales Order Status</w:t>
      </w:r>
      <w:r w:rsidR="00DD595E">
        <w:rPr>
          <w:lang w:val="en-GB"/>
        </w:rPr>
        <w:t xml:space="preserve"> </w:t>
      </w:r>
      <w:r w:rsidR="005923F8" w:rsidRPr="009626F6">
        <w:rPr>
          <w:lang w:val="en-GB"/>
        </w:rPr>
        <w:t>(This field will allow multi-selection)</w:t>
      </w:r>
    </w:p>
    <w:p w14:paraId="32AF8150" w14:textId="79125227" w:rsidR="00835CDA" w:rsidRDefault="00835CDA" w:rsidP="00572530">
      <w:pPr>
        <w:pStyle w:val="BodyText"/>
        <w:numPr>
          <w:ilvl w:val="0"/>
          <w:numId w:val="41"/>
        </w:numPr>
        <w:spacing w:before="240"/>
        <w:contextualSpacing/>
        <w:jc w:val="both"/>
        <w:rPr>
          <w:u w:val="single"/>
          <w:lang w:val="en-GB"/>
        </w:rPr>
      </w:pPr>
      <w:r>
        <w:rPr>
          <w:u w:val="single"/>
          <w:lang w:val="en-GB"/>
        </w:rPr>
        <w:t>Release Date</w:t>
      </w:r>
    </w:p>
    <w:p w14:paraId="4EE69FE6" w14:textId="260D660F" w:rsidR="005923F8" w:rsidRPr="00FD07F6" w:rsidRDefault="005923F8" w:rsidP="00572530">
      <w:pPr>
        <w:pStyle w:val="BodyText"/>
        <w:numPr>
          <w:ilvl w:val="0"/>
          <w:numId w:val="41"/>
        </w:numPr>
        <w:spacing w:before="240"/>
        <w:contextualSpacing/>
        <w:jc w:val="both"/>
        <w:rPr>
          <w:u w:val="single"/>
          <w:lang w:val="en-GB"/>
        </w:rPr>
      </w:pPr>
      <w:r>
        <w:rPr>
          <w:u w:val="single"/>
          <w:lang w:val="en-GB"/>
        </w:rPr>
        <w:t>Brand</w:t>
      </w:r>
      <w:r w:rsidR="00DD595E">
        <w:rPr>
          <w:lang w:val="en-GB"/>
        </w:rPr>
        <w:t xml:space="preserve"> </w:t>
      </w:r>
      <w:r>
        <w:rPr>
          <w:lang w:val="en-GB"/>
        </w:rPr>
        <w:t>(This field will be mandatory</w:t>
      </w:r>
      <w:ins w:id="887" w:author="Sergio Rodrigues" w:date="2022-03-15T14:54:00Z">
        <w:r w:rsidR="00DD1DA7">
          <w:rPr>
            <w:lang w:val="en-GB"/>
          </w:rPr>
          <w:t xml:space="preserve"> if “Partner Group” is not populated</w:t>
        </w:r>
      </w:ins>
      <w:r>
        <w:rPr>
          <w:lang w:val="en-GB"/>
        </w:rPr>
        <w:t>)</w:t>
      </w:r>
    </w:p>
    <w:p w14:paraId="28E25A6D" w14:textId="7B7DAA7F" w:rsidR="00266F7B" w:rsidRPr="00F93838" w:rsidRDefault="00266F7B" w:rsidP="00572530">
      <w:pPr>
        <w:pStyle w:val="BodyText"/>
        <w:numPr>
          <w:ilvl w:val="0"/>
          <w:numId w:val="41"/>
        </w:numPr>
        <w:spacing w:before="240"/>
        <w:contextualSpacing/>
        <w:jc w:val="both"/>
        <w:rPr>
          <w:ins w:id="888" w:author="Reetu Muneem" w:date="2022-02-08T11:44:00Z"/>
          <w:u w:val="single"/>
          <w:lang w:val="en-GB"/>
        </w:rPr>
      </w:pPr>
      <w:r w:rsidRPr="00FD07F6">
        <w:rPr>
          <w:u w:val="single"/>
          <w:lang w:val="en-GB"/>
        </w:rPr>
        <w:t>Sales Order Type</w:t>
      </w:r>
      <w:r>
        <w:rPr>
          <w:lang w:val="en-GB"/>
        </w:rPr>
        <w:t xml:space="preserve"> – This will be a drop down with two values –</w:t>
      </w:r>
      <w:del w:id="889" w:author="Reetu Muneem" w:date="2022-01-11T15:26:00Z">
        <w:r w:rsidDel="004D7B8B">
          <w:rPr>
            <w:lang w:val="en-GB"/>
          </w:rPr>
          <w:delText xml:space="preserve"> Newness </w:delText>
        </w:r>
      </w:del>
      <w:ins w:id="890" w:author="Reetu Muneem" w:date="2022-01-11T15:27:00Z">
        <w:r w:rsidR="004D7B8B">
          <w:rPr>
            <w:lang w:val="en-GB"/>
          </w:rPr>
          <w:t xml:space="preserve"> Pre-Order </w:t>
        </w:r>
      </w:ins>
      <w:r>
        <w:rPr>
          <w:lang w:val="en-GB"/>
        </w:rPr>
        <w:t>and Trade</w:t>
      </w:r>
    </w:p>
    <w:p w14:paraId="1F02BAD5" w14:textId="17C3769C" w:rsidR="00BE1DA8" w:rsidRPr="00B17821" w:rsidRDefault="00BE1DA8" w:rsidP="00572530">
      <w:pPr>
        <w:pStyle w:val="BodyText"/>
        <w:numPr>
          <w:ilvl w:val="0"/>
          <w:numId w:val="41"/>
        </w:numPr>
        <w:spacing w:before="240"/>
        <w:contextualSpacing/>
        <w:jc w:val="both"/>
        <w:rPr>
          <w:u w:val="single"/>
          <w:lang w:val="en-GB"/>
        </w:rPr>
      </w:pPr>
      <w:ins w:id="891" w:author="Reetu Muneem" w:date="2022-02-08T11:44:00Z">
        <w:r>
          <w:rPr>
            <w:u w:val="single"/>
            <w:lang w:val="en-GB"/>
          </w:rPr>
          <w:t xml:space="preserve">Ready To Release – </w:t>
        </w:r>
        <w:r w:rsidRPr="00F93838">
          <w:rPr>
            <w:lang w:val="en-GB"/>
          </w:rPr>
          <w:t xml:space="preserve">This filter will be a drop down with two </w:t>
        </w:r>
        <w:del w:id="892" w:author="Sergio Rodrigues" w:date="2022-05-26T01:07:00Z">
          <w:r w:rsidRPr="00F93838" w:rsidDel="003E3E2C">
            <w:rPr>
              <w:lang w:val="en-GB"/>
            </w:rPr>
            <w:delText>value</w:delText>
          </w:r>
        </w:del>
      </w:ins>
      <w:ins w:id="893" w:author="Sergio Rodrigues" w:date="2022-05-26T01:07:00Z">
        <w:r w:rsidR="003E3E2C" w:rsidRPr="005E2E70">
          <w:rPr>
            <w:lang w:val="en-GB"/>
          </w:rPr>
          <w:t>values</w:t>
        </w:r>
        <w:r w:rsidR="003E3E2C">
          <w:rPr>
            <w:lang w:val="en-GB"/>
          </w:rPr>
          <w:t>,</w:t>
        </w:r>
      </w:ins>
      <w:ins w:id="894" w:author="Reetu Muneem" w:date="2022-02-08T11:44:00Z">
        <w:r w:rsidRPr="00F93838">
          <w:rPr>
            <w:lang w:val="en-GB"/>
          </w:rPr>
          <w:t xml:space="preserve"> </w:t>
        </w:r>
        <w:del w:id="895" w:author="Sergio Rodrigues" w:date="2022-05-26T01:07:00Z">
          <w:r w:rsidRPr="00F93838" w:rsidDel="003E3E2C">
            <w:rPr>
              <w:lang w:val="en-GB"/>
            </w:rPr>
            <w:delText xml:space="preserve">as </w:delText>
          </w:r>
        </w:del>
        <w:r w:rsidRPr="00F93838">
          <w:rPr>
            <w:lang w:val="en-GB"/>
          </w:rPr>
          <w:t>‘Y’ and ‘N’.</w:t>
        </w:r>
      </w:ins>
    </w:p>
    <w:p w14:paraId="408A0DB1" w14:textId="77777777" w:rsidR="00A01A35" w:rsidRDefault="00A01A35" w:rsidP="00406875">
      <w:pPr>
        <w:pStyle w:val="BodyText"/>
        <w:spacing w:before="240"/>
        <w:contextualSpacing/>
        <w:jc w:val="both"/>
        <w:rPr>
          <w:lang w:val="en-GB"/>
        </w:rPr>
      </w:pPr>
    </w:p>
    <w:p w14:paraId="5C85F869" w14:textId="3DF8E58F" w:rsidR="00406875" w:rsidRDefault="005923F8" w:rsidP="00406875">
      <w:pPr>
        <w:pStyle w:val="BodyText"/>
        <w:spacing w:before="240"/>
        <w:ind w:left="1800"/>
        <w:contextualSpacing/>
        <w:jc w:val="both"/>
        <w:rPr>
          <w:lang w:val="en-GB"/>
        </w:rPr>
      </w:pPr>
      <w:r>
        <w:rPr>
          <w:lang w:val="en-GB"/>
        </w:rPr>
        <w:t xml:space="preserve">In order to avoid situations where user will do a full-blown search on all Sales Orders in data base, the Partner Group </w:t>
      </w:r>
      <w:ins w:id="896" w:author="Reetu Muneem" w:date="2022-02-08T11:45:00Z">
        <w:r w:rsidR="00116929">
          <w:rPr>
            <w:lang w:val="en-GB"/>
          </w:rPr>
          <w:t xml:space="preserve">or </w:t>
        </w:r>
      </w:ins>
      <w:del w:id="897" w:author="Reetu Muneem" w:date="2022-02-08T11:45:00Z">
        <w:r w:rsidDel="00116929">
          <w:rPr>
            <w:lang w:val="en-GB"/>
          </w:rPr>
          <w:delText xml:space="preserve">and </w:delText>
        </w:r>
      </w:del>
      <w:r>
        <w:rPr>
          <w:lang w:val="en-GB"/>
        </w:rPr>
        <w:t xml:space="preserve">Brand filters will be mandatory. User would be able to search with any of these two fields </w:t>
      </w:r>
      <w:del w:id="898" w:author="Reetu Muneem" w:date="2022-02-08T11:46:00Z">
        <w:r w:rsidDel="00116929">
          <w:rPr>
            <w:lang w:val="en-GB"/>
          </w:rPr>
          <w:delText>or using</w:delText>
        </w:r>
      </w:del>
      <w:ins w:id="899" w:author="Reetu Muneem" w:date="2022-02-08T11:46:00Z">
        <w:r w:rsidR="00116929">
          <w:rPr>
            <w:lang w:val="en-GB"/>
          </w:rPr>
          <w:t>and</w:t>
        </w:r>
      </w:ins>
      <w:r w:rsidR="00DD595E">
        <w:rPr>
          <w:lang w:val="en-GB"/>
        </w:rPr>
        <w:t xml:space="preserve"> </w:t>
      </w:r>
      <w:r>
        <w:rPr>
          <w:lang w:val="en-GB"/>
        </w:rPr>
        <w:t>other non-mandatory filters</w:t>
      </w:r>
      <w:ins w:id="900" w:author="Reetu Muneem" w:date="2022-02-08T11:46:00Z">
        <w:r w:rsidR="00116929">
          <w:rPr>
            <w:lang w:val="en-GB"/>
          </w:rPr>
          <w:t>.</w:t>
        </w:r>
      </w:ins>
      <w:del w:id="901" w:author="Reetu Muneem" w:date="2022-02-08T11:46:00Z">
        <w:r w:rsidDel="00116929">
          <w:rPr>
            <w:lang w:val="en-GB"/>
          </w:rPr>
          <w:delText xml:space="preserve"> along with any of these two fields.</w:delText>
        </w:r>
      </w:del>
    </w:p>
    <w:p w14:paraId="1088A222" w14:textId="5AF1686C" w:rsidR="00C81E47" w:rsidRDefault="00C81E47" w:rsidP="00406875">
      <w:pPr>
        <w:pStyle w:val="BodyText"/>
        <w:spacing w:before="240"/>
        <w:ind w:left="1800"/>
        <w:contextualSpacing/>
        <w:jc w:val="both"/>
        <w:rPr>
          <w:lang w:val="en-GB"/>
        </w:rPr>
      </w:pPr>
    </w:p>
    <w:p w14:paraId="7A3FDC3C" w14:textId="0A05E3A7" w:rsidR="00C81E47" w:rsidRDefault="00C81E47" w:rsidP="00406875">
      <w:pPr>
        <w:pStyle w:val="BodyText"/>
        <w:spacing w:before="240"/>
        <w:ind w:left="1800"/>
        <w:contextualSpacing/>
        <w:jc w:val="both"/>
        <w:rPr>
          <w:lang w:val="en-GB"/>
        </w:rPr>
      </w:pPr>
      <w:r>
        <w:rPr>
          <w:lang w:val="en-GB"/>
        </w:rPr>
        <w:t>Order Status field will allow users to select multiple Sales Order status. Following screenshot provide a view of how this field will look. User will click on the respective status they want to select, and it will keep adding it to the main filter.</w:t>
      </w:r>
      <w:ins w:id="902" w:author="Reetu Muneem" w:date="2022-02-09T11:24:00Z">
        <w:r w:rsidR="000930C7">
          <w:rPr>
            <w:lang w:val="en-GB"/>
          </w:rPr>
          <w:t xml:space="preserve"> </w:t>
        </w:r>
      </w:ins>
      <w:del w:id="903" w:author="Reetu Muneem" w:date="2022-02-09T11:24:00Z">
        <w:r w:rsidDel="000930C7">
          <w:rPr>
            <w:lang w:val="en-GB"/>
          </w:rPr>
          <w:delText xml:space="preserve"> </w:delText>
        </w:r>
      </w:del>
      <w:r>
        <w:rPr>
          <w:lang w:val="en-GB"/>
        </w:rPr>
        <w:t xml:space="preserve">As </w:t>
      </w:r>
      <w:ins w:id="904" w:author="Reetu Muneem" w:date="2022-02-09T11:25:00Z">
        <w:r w:rsidR="000930C7">
          <w:rPr>
            <w:lang w:val="en-GB"/>
          </w:rPr>
          <w:t>shown</w:t>
        </w:r>
      </w:ins>
      <w:r>
        <w:rPr>
          <w:lang w:val="en-GB"/>
        </w:rPr>
        <w:t xml:space="preserve"> in below screenshot user has selected both Approved and Released status.</w:t>
      </w:r>
    </w:p>
    <w:p w14:paraId="133A8E76" w14:textId="29AE5E6D" w:rsidR="00C81E47" w:rsidRDefault="00C81E47" w:rsidP="00406875">
      <w:pPr>
        <w:pStyle w:val="BodyText"/>
        <w:spacing w:before="240"/>
        <w:ind w:left="1800"/>
        <w:contextualSpacing/>
        <w:jc w:val="both"/>
        <w:rPr>
          <w:lang w:val="en-GB"/>
        </w:rPr>
      </w:pPr>
    </w:p>
    <w:p w14:paraId="216931C6" w14:textId="202A4EAF" w:rsidR="00C81E47" w:rsidRPr="00FD07F6" w:rsidRDefault="00C81E47" w:rsidP="00406875">
      <w:pPr>
        <w:pStyle w:val="BodyText"/>
        <w:spacing w:before="240"/>
        <w:ind w:left="1800"/>
        <w:contextualSpacing/>
        <w:jc w:val="both"/>
        <w:rPr>
          <w:lang w:val="en-GB"/>
        </w:rPr>
      </w:pPr>
      <w:r>
        <w:rPr>
          <w:noProof/>
          <w:lang w:val="en-GB"/>
        </w:rPr>
        <w:lastRenderedPageBreak/>
        <w:drawing>
          <wp:inline distT="0" distB="0" distL="0" distR="0" wp14:anchorId="668D39BB" wp14:editId="75502F0F">
            <wp:extent cx="4297680" cy="2651760"/>
            <wp:effectExtent l="0" t="0" r="762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297680" cy="2651760"/>
                    </a:xfrm>
                    <a:prstGeom prst="rect">
                      <a:avLst/>
                    </a:prstGeom>
                    <a:noFill/>
                    <a:ln>
                      <a:noFill/>
                    </a:ln>
                  </pic:spPr>
                </pic:pic>
              </a:graphicData>
            </a:graphic>
          </wp:inline>
        </w:drawing>
      </w:r>
    </w:p>
    <w:p w14:paraId="02E364C0" w14:textId="240B037E" w:rsidR="00F93838" w:rsidRPr="00362F5F" w:rsidRDefault="00F93838" w:rsidP="00F93838">
      <w:pPr>
        <w:pStyle w:val="Caption"/>
        <w:ind w:left="1418"/>
        <w:jc w:val="center"/>
        <w:rPr>
          <w:ins w:id="905" w:author="Sergio Rodrigues" w:date="2022-05-27T15:59:00Z"/>
          <w:color w:val="auto"/>
          <w:lang w:val="en-GB"/>
        </w:rPr>
      </w:pPr>
      <w:ins w:id="906" w:author="Sergio Rodrigues" w:date="2022-05-27T15:59: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53</w:t>
      </w:r>
      <w:ins w:id="907" w:author="Sergio Rodrigues" w:date="2022-05-27T15:59:00Z">
        <w:r w:rsidRPr="00362F5F">
          <w:rPr>
            <w:color w:val="auto"/>
            <w:lang w:val="en-GB"/>
          </w:rPr>
          <w:fldChar w:fldCharType="end"/>
        </w:r>
        <w:r w:rsidRPr="00362F5F">
          <w:rPr>
            <w:color w:val="auto"/>
            <w:lang w:val="en-GB"/>
          </w:rPr>
          <w:t xml:space="preserve"> –</w:t>
        </w:r>
        <w:r>
          <w:rPr>
            <w:color w:val="auto"/>
            <w:lang w:val="en-GB"/>
          </w:rPr>
          <w:t xml:space="preserve"> Manage Sales Order Screen (</w:t>
        </w:r>
      </w:ins>
      <w:ins w:id="908" w:author="Sergio Rodrigues" w:date="2022-05-27T16:09:00Z">
        <w:r w:rsidR="00C30F28">
          <w:rPr>
            <w:color w:val="auto"/>
            <w:lang w:val="en-GB"/>
          </w:rPr>
          <w:t>Status selection</w:t>
        </w:r>
      </w:ins>
      <w:ins w:id="909" w:author="Sergio Rodrigues" w:date="2022-05-27T15:59:00Z">
        <w:r>
          <w:rPr>
            <w:color w:val="auto"/>
            <w:lang w:val="en-GB"/>
          </w:rPr>
          <w:t>)</w:t>
        </w:r>
      </w:ins>
    </w:p>
    <w:p w14:paraId="7897EEEC" w14:textId="77777777" w:rsidR="00406875" w:rsidRDefault="00406875" w:rsidP="00953FB6">
      <w:pPr>
        <w:pStyle w:val="BodyText"/>
        <w:jc w:val="both"/>
        <w:rPr>
          <w:lang w:val="en-GB"/>
        </w:rPr>
      </w:pPr>
    </w:p>
    <w:p w14:paraId="3AA70452" w14:textId="33E79400" w:rsidR="00406875" w:rsidRPr="006A73A0" w:rsidRDefault="001A258F" w:rsidP="00545D2B">
      <w:pPr>
        <w:pStyle w:val="Heading8"/>
        <w:spacing w:before="240"/>
        <w:ind w:left="1418"/>
        <w:jc w:val="both"/>
        <w:rPr>
          <w:lang w:val="en-GB"/>
        </w:rPr>
      </w:pPr>
      <w:r>
        <w:rPr>
          <w:lang w:val="en-GB"/>
        </w:rPr>
        <w:t>Result</w:t>
      </w:r>
      <w:r w:rsidR="00406875">
        <w:rPr>
          <w:lang w:val="en-GB"/>
        </w:rPr>
        <w:t xml:space="preserve"> Table </w:t>
      </w:r>
    </w:p>
    <w:p w14:paraId="66CB282C" w14:textId="07DBD221" w:rsidR="00D55EAF" w:rsidRDefault="00021765" w:rsidP="00C30F28">
      <w:pPr>
        <w:pStyle w:val="BodyText"/>
        <w:spacing w:before="240"/>
        <w:contextualSpacing/>
        <w:jc w:val="both"/>
        <w:rPr>
          <w:lang w:val="en-GB"/>
        </w:rPr>
      </w:pPr>
      <w:r w:rsidRPr="00021765">
        <w:t xml:space="preserve"> </w:t>
      </w:r>
      <w:ins w:id="910" w:author="Reetu Muneem" w:date="2022-02-08T12:00:00Z">
        <w:r w:rsidR="00B669A2">
          <w:rPr>
            <w:noProof/>
            <w:lang w:val="en-GB"/>
          </w:rPr>
          <w:drawing>
            <wp:inline distT="0" distB="0" distL="0" distR="0" wp14:anchorId="4B11C2FB" wp14:editId="2BCC4AD7">
              <wp:extent cx="5835246" cy="9725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870077" cy="978346"/>
                      </a:xfrm>
                      <a:prstGeom prst="rect">
                        <a:avLst/>
                      </a:prstGeom>
                      <a:noFill/>
                      <a:ln>
                        <a:noFill/>
                      </a:ln>
                    </pic:spPr>
                  </pic:pic>
                </a:graphicData>
              </a:graphic>
            </wp:inline>
          </w:drawing>
        </w:r>
      </w:ins>
    </w:p>
    <w:p w14:paraId="3D7957FF" w14:textId="5D96794F" w:rsidR="00C30F28" w:rsidRPr="00362F5F" w:rsidRDefault="00C30F28" w:rsidP="00C30F28">
      <w:pPr>
        <w:pStyle w:val="Caption"/>
        <w:ind w:left="1418"/>
        <w:jc w:val="center"/>
        <w:rPr>
          <w:ins w:id="911" w:author="Sergio Rodrigues" w:date="2022-05-27T16:09:00Z"/>
          <w:color w:val="auto"/>
          <w:lang w:val="en-GB"/>
        </w:rPr>
      </w:pPr>
      <w:ins w:id="912" w:author="Sergio Rodrigues" w:date="2022-05-27T16:09: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54</w:t>
      </w:r>
      <w:ins w:id="913" w:author="Sergio Rodrigues" w:date="2022-05-27T16:09:00Z">
        <w:r w:rsidRPr="00362F5F">
          <w:rPr>
            <w:color w:val="auto"/>
            <w:lang w:val="en-GB"/>
          </w:rPr>
          <w:fldChar w:fldCharType="end"/>
        </w:r>
        <w:r w:rsidRPr="00362F5F">
          <w:rPr>
            <w:color w:val="auto"/>
            <w:lang w:val="en-GB"/>
          </w:rPr>
          <w:t xml:space="preserve"> –</w:t>
        </w:r>
        <w:r>
          <w:rPr>
            <w:color w:val="auto"/>
            <w:lang w:val="en-GB"/>
          </w:rPr>
          <w:t xml:space="preserve"> Manage Sales Order Screen (Result Section)</w:t>
        </w:r>
      </w:ins>
    </w:p>
    <w:p w14:paraId="72E464AB" w14:textId="77777777" w:rsidR="00406875" w:rsidRDefault="00406875" w:rsidP="00953FB6">
      <w:pPr>
        <w:pStyle w:val="BodyText"/>
        <w:jc w:val="both"/>
        <w:rPr>
          <w:lang w:val="en-GB"/>
        </w:rPr>
      </w:pPr>
    </w:p>
    <w:p w14:paraId="1288B0CD" w14:textId="757125E2" w:rsidR="00953FB6" w:rsidRPr="006A73A0" w:rsidRDefault="00953FB6" w:rsidP="00545D2B">
      <w:pPr>
        <w:pStyle w:val="BodyText"/>
        <w:ind w:left="1418"/>
        <w:jc w:val="both"/>
        <w:rPr>
          <w:lang w:val="en-GB"/>
        </w:rPr>
      </w:pPr>
      <w:r>
        <w:rPr>
          <w:lang w:val="en-GB"/>
        </w:rPr>
        <w:t>Details of a</w:t>
      </w:r>
      <w:r w:rsidRPr="006A73A0">
        <w:rPr>
          <w:lang w:val="en-GB"/>
        </w:rPr>
        <w:t>vailable fields in th</w:t>
      </w:r>
      <w:r>
        <w:rPr>
          <w:lang w:val="en-GB"/>
        </w:rPr>
        <w:t xml:space="preserve">is </w:t>
      </w:r>
      <w:r w:rsidR="001A258F">
        <w:rPr>
          <w:lang w:val="en-GB"/>
        </w:rPr>
        <w:t>table</w:t>
      </w:r>
      <w:r>
        <w:rPr>
          <w:lang w:val="en-GB"/>
        </w:rPr>
        <w:t xml:space="preserve"> are mentioned below</w:t>
      </w:r>
      <w:r w:rsidRPr="00D2562E">
        <w:rPr>
          <w:lang w:val="en-GB"/>
        </w:rPr>
        <w:t>:</w:t>
      </w:r>
      <w:r w:rsidR="001A258F" w:rsidRPr="008B3C76">
        <w:rPr>
          <w:lang w:val="en-GB"/>
        </w:rPr>
        <w:t xml:space="preserve"> </w:t>
      </w:r>
      <w:r w:rsidR="00EF0C33">
        <w:rPr>
          <w:lang w:val="en-GB"/>
        </w:rPr>
        <w:t xml:space="preserve">As this table will also show the ASN raised for the Supplier </w:t>
      </w:r>
      <w:r w:rsidR="00E56F04">
        <w:rPr>
          <w:lang w:val="en-GB"/>
        </w:rPr>
        <w:t>PO,</w:t>
      </w:r>
      <w:r w:rsidR="00EF0C33">
        <w:rPr>
          <w:lang w:val="en-GB"/>
        </w:rPr>
        <w:t xml:space="preserve"> there are chances that if multiple ASNs will exists then same information for the Sales Orders will be replicated in multiple lines with the exception of ASN no. being different in each line. </w:t>
      </w:r>
    </w:p>
    <w:tbl>
      <w:tblPr>
        <w:tblW w:w="3906" w:type="pct"/>
        <w:jc w:val="right"/>
        <w:tblLook w:val="04A0" w:firstRow="1" w:lastRow="0" w:firstColumn="1" w:lastColumn="0" w:noHBand="0" w:noVBand="1"/>
      </w:tblPr>
      <w:tblGrid>
        <w:gridCol w:w="2424"/>
        <w:gridCol w:w="2802"/>
        <w:gridCol w:w="2914"/>
      </w:tblGrid>
      <w:tr w:rsidR="00953FB6" w:rsidRPr="006A73A0" w14:paraId="7F7DFAE2" w14:textId="77777777" w:rsidTr="005D038F">
        <w:trPr>
          <w:trHeight w:val="315"/>
          <w:tblHeader/>
          <w:jc w:val="right"/>
        </w:trPr>
        <w:tc>
          <w:tcPr>
            <w:tcW w:w="1489" w:type="pct"/>
            <w:tcBorders>
              <w:top w:val="nil"/>
              <w:left w:val="single" w:sz="8" w:space="0" w:color="000000"/>
              <w:bottom w:val="single" w:sz="8" w:space="0" w:color="000000"/>
              <w:right w:val="single" w:sz="8" w:space="0" w:color="000000"/>
            </w:tcBorders>
            <w:shd w:val="clear" w:color="auto" w:fill="A6A6A6"/>
            <w:vAlign w:val="center"/>
            <w:hideMark/>
          </w:tcPr>
          <w:p w14:paraId="20F35A4D" w14:textId="77777777" w:rsidR="00953FB6" w:rsidRPr="006A73A0" w:rsidRDefault="00953FB6" w:rsidP="005D038F">
            <w:pPr>
              <w:rPr>
                <w:rFonts w:ascii="Calibri" w:hAnsi="Calibri"/>
                <w:b/>
                <w:bCs/>
                <w:sz w:val="16"/>
                <w:szCs w:val="16"/>
                <w:lang w:val="en-GB" w:eastAsia="en-US"/>
              </w:rPr>
            </w:pPr>
            <w:r w:rsidRPr="006A73A0">
              <w:rPr>
                <w:rFonts w:ascii="Calibri" w:hAnsi="Calibri"/>
                <w:b/>
                <w:bCs/>
                <w:sz w:val="16"/>
                <w:szCs w:val="16"/>
                <w:lang w:val="en-GB" w:eastAsia="en-US"/>
              </w:rPr>
              <w:t>Fields</w:t>
            </w:r>
          </w:p>
        </w:tc>
        <w:tc>
          <w:tcPr>
            <w:tcW w:w="1721" w:type="pct"/>
            <w:tcBorders>
              <w:top w:val="nil"/>
              <w:left w:val="nil"/>
              <w:bottom w:val="single" w:sz="8" w:space="0" w:color="000000"/>
              <w:right w:val="single" w:sz="8" w:space="0" w:color="000000"/>
            </w:tcBorders>
            <w:shd w:val="clear" w:color="auto" w:fill="A6A6A6"/>
            <w:vAlign w:val="center"/>
            <w:hideMark/>
          </w:tcPr>
          <w:p w14:paraId="32DC0DCC" w14:textId="4973D8E3" w:rsidR="00953FB6" w:rsidRPr="006A73A0" w:rsidRDefault="00953FB6" w:rsidP="005D038F">
            <w:pPr>
              <w:rPr>
                <w:rFonts w:ascii="Calibri" w:hAnsi="Calibri"/>
                <w:b/>
                <w:bCs/>
                <w:sz w:val="16"/>
                <w:szCs w:val="16"/>
                <w:lang w:val="en-GB" w:eastAsia="en-US"/>
              </w:rPr>
            </w:pPr>
            <w:r w:rsidRPr="006A73A0">
              <w:rPr>
                <w:rFonts w:ascii="Calibri" w:hAnsi="Calibri"/>
                <w:b/>
                <w:bCs/>
                <w:sz w:val="16"/>
                <w:szCs w:val="16"/>
                <w:lang w:val="en-GB" w:eastAsia="en-US"/>
              </w:rPr>
              <w:t>Description</w:t>
            </w:r>
          </w:p>
        </w:tc>
        <w:tc>
          <w:tcPr>
            <w:tcW w:w="1790" w:type="pct"/>
            <w:tcBorders>
              <w:top w:val="nil"/>
              <w:left w:val="nil"/>
              <w:bottom w:val="single" w:sz="8" w:space="0" w:color="000000"/>
              <w:right w:val="single" w:sz="8" w:space="0" w:color="000000"/>
            </w:tcBorders>
            <w:shd w:val="clear" w:color="auto" w:fill="A6A6A6"/>
            <w:vAlign w:val="center"/>
            <w:hideMark/>
          </w:tcPr>
          <w:p w14:paraId="3F0A0C13" w14:textId="77777777" w:rsidR="00953FB6" w:rsidRPr="006A73A0" w:rsidRDefault="00953FB6" w:rsidP="005D038F">
            <w:pPr>
              <w:rPr>
                <w:rFonts w:ascii="Calibri" w:hAnsi="Calibri"/>
                <w:b/>
                <w:bCs/>
                <w:sz w:val="16"/>
                <w:szCs w:val="16"/>
                <w:lang w:val="en-GB" w:eastAsia="en-US"/>
              </w:rPr>
            </w:pPr>
            <w:r w:rsidRPr="006A73A0">
              <w:rPr>
                <w:rFonts w:ascii="Calibri" w:hAnsi="Calibri"/>
                <w:b/>
                <w:bCs/>
                <w:sz w:val="16"/>
                <w:szCs w:val="16"/>
                <w:lang w:val="en-GB" w:eastAsia="en-US"/>
              </w:rPr>
              <w:t>Notes</w:t>
            </w:r>
          </w:p>
        </w:tc>
      </w:tr>
      <w:tr w:rsidR="00953FB6" w:rsidRPr="006A73A0" w14:paraId="2EC1B6D8"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9FBA71C" w14:textId="0A1C33FA" w:rsidR="00953FB6" w:rsidRPr="006C6123" w:rsidRDefault="005D038F" w:rsidP="005D038F">
            <w:pPr>
              <w:rPr>
                <w:rFonts w:ascii="Calibri" w:hAnsi="Calibri"/>
                <w:color w:val="000000"/>
                <w:lang w:val="en-GB" w:eastAsia="en-US"/>
              </w:rPr>
            </w:pPr>
            <w:r>
              <w:rPr>
                <w:rFonts w:ascii="Calibri" w:hAnsi="Calibri"/>
                <w:color w:val="000000"/>
                <w:lang w:val="en-GB" w:eastAsia="en-US"/>
              </w:rPr>
              <w:t>Sales Order No.</w:t>
            </w:r>
          </w:p>
        </w:tc>
        <w:tc>
          <w:tcPr>
            <w:tcW w:w="1721" w:type="pct"/>
            <w:tcBorders>
              <w:top w:val="nil"/>
              <w:left w:val="nil"/>
              <w:bottom w:val="single" w:sz="8" w:space="0" w:color="000000"/>
              <w:right w:val="single" w:sz="8" w:space="0" w:color="000000"/>
            </w:tcBorders>
            <w:shd w:val="clear" w:color="auto" w:fill="auto"/>
            <w:vAlign w:val="center"/>
          </w:tcPr>
          <w:p w14:paraId="610789D9" w14:textId="5A687152" w:rsidR="00953FB6" w:rsidRPr="006C6123" w:rsidRDefault="000975C8" w:rsidP="00FD07F6">
            <w:pPr>
              <w:spacing w:after="240"/>
              <w:rPr>
                <w:rFonts w:ascii="Calibri" w:hAnsi="Calibri"/>
                <w:color w:val="000000"/>
                <w:lang w:val="en-GB" w:eastAsia="en-US"/>
              </w:rPr>
            </w:pPr>
            <w:r w:rsidRPr="006C6123">
              <w:rPr>
                <w:rFonts w:ascii="Calibri" w:hAnsi="Calibri"/>
                <w:color w:val="000000"/>
                <w:lang w:val="en-GB" w:eastAsia="en-US"/>
              </w:rPr>
              <w:t xml:space="preserve">Unique reference in Wholesale Portal assigned to each Sales Orders. </w:t>
            </w:r>
          </w:p>
        </w:tc>
        <w:tc>
          <w:tcPr>
            <w:tcW w:w="1790" w:type="pct"/>
            <w:tcBorders>
              <w:top w:val="nil"/>
              <w:left w:val="nil"/>
              <w:bottom w:val="single" w:sz="8" w:space="0" w:color="000000"/>
              <w:right w:val="single" w:sz="8" w:space="0" w:color="000000"/>
            </w:tcBorders>
            <w:shd w:val="clear" w:color="auto" w:fill="auto"/>
            <w:vAlign w:val="center"/>
          </w:tcPr>
          <w:p w14:paraId="48DF3DB2" w14:textId="77777777" w:rsidR="00351FCE" w:rsidRDefault="00741858" w:rsidP="005D038F">
            <w:pPr>
              <w:rPr>
                <w:ins w:id="914" w:author="Reetu Muneem" w:date="2022-02-08T12:39:00Z"/>
                <w:rFonts w:ascii="Calibri" w:hAnsi="Calibri"/>
                <w:color w:val="000000"/>
                <w:lang w:val="en-GB" w:eastAsia="en-US"/>
              </w:rPr>
            </w:pPr>
            <w:r>
              <w:rPr>
                <w:rFonts w:ascii="Calibri" w:hAnsi="Calibri"/>
                <w:color w:val="000000"/>
                <w:lang w:val="en-GB" w:eastAsia="en-US"/>
              </w:rPr>
              <w:t>This will appear as a link and will open in Edit Sales Order screen</w:t>
            </w:r>
            <w:ins w:id="915" w:author="Reetu Muneem" w:date="2022-02-08T12:13:00Z">
              <w:r w:rsidR="00F15E42">
                <w:rPr>
                  <w:rFonts w:ascii="Calibri" w:hAnsi="Calibri"/>
                  <w:color w:val="000000"/>
                  <w:lang w:val="en-GB" w:eastAsia="en-US"/>
                </w:rPr>
                <w:t xml:space="preserve"> or in View Sales Order screen</w:t>
              </w:r>
            </w:ins>
            <w:r>
              <w:rPr>
                <w:rFonts w:ascii="Calibri" w:hAnsi="Calibri"/>
                <w:color w:val="000000"/>
                <w:lang w:val="en-GB" w:eastAsia="en-US"/>
              </w:rPr>
              <w:t>.</w:t>
            </w:r>
            <w:ins w:id="916" w:author="Reetu Muneem" w:date="2022-02-08T12:13:00Z">
              <w:r w:rsidR="00F15E42">
                <w:rPr>
                  <w:rFonts w:ascii="Calibri" w:hAnsi="Calibri"/>
                  <w:color w:val="000000"/>
                  <w:lang w:val="en-GB" w:eastAsia="en-US"/>
                </w:rPr>
                <w:t xml:space="preserve"> </w:t>
              </w:r>
            </w:ins>
          </w:p>
          <w:p w14:paraId="6B6AFC41" w14:textId="77777777" w:rsidR="00351FCE" w:rsidRDefault="00351FCE" w:rsidP="005D038F">
            <w:pPr>
              <w:rPr>
                <w:ins w:id="917" w:author="Reetu Muneem" w:date="2022-02-08T12:39:00Z"/>
                <w:rFonts w:ascii="Calibri" w:hAnsi="Calibri"/>
                <w:color w:val="000000"/>
                <w:lang w:val="en-GB" w:eastAsia="en-US"/>
              </w:rPr>
            </w:pPr>
            <w:ins w:id="918" w:author="Reetu Muneem" w:date="2022-02-08T12:39:00Z">
              <w:r>
                <w:rPr>
                  <w:rFonts w:ascii="Calibri" w:hAnsi="Calibri"/>
                  <w:color w:val="000000"/>
                  <w:lang w:val="en-GB" w:eastAsia="en-US"/>
                </w:rPr>
                <w:t>Sales Order will open in view mode under following conditions-</w:t>
              </w:r>
            </w:ins>
          </w:p>
          <w:p w14:paraId="76BEFBEA" w14:textId="77777777" w:rsidR="00351FCE" w:rsidRDefault="00F15E42" w:rsidP="00351FCE">
            <w:pPr>
              <w:pStyle w:val="ListParagraph"/>
              <w:numPr>
                <w:ilvl w:val="0"/>
                <w:numId w:val="55"/>
              </w:numPr>
              <w:rPr>
                <w:ins w:id="919" w:author="Reetu Muneem" w:date="2022-02-08T12:40:00Z"/>
                <w:rFonts w:ascii="Calibri" w:hAnsi="Calibri"/>
                <w:color w:val="000000"/>
                <w:lang w:val="en-GB" w:eastAsia="en-US"/>
              </w:rPr>
            </w:pPr>
            <w:ins w:id="920" w:author="Reetu Muneem" w:date="2022-02-08T12:14:00Z">
              <w:r w:rsidRPr="00C30F28">
                <w:rPr>
                  <w:rFonts w:ascii="Calibri" w:hAnsi="Calibri"/>
                  <w:color w:val="000000"/>
                  <w:lang w:val="en-GB" w:eastAsia="en-US"/>
                </w:rPr>
                <w:t xml:space="preserve">If the Sales Order was already </w:t>
              </w:r>
            </w:ins>
            <w:ins w:id="921" w:author="Reetu Muneem" w:date="2022-02-08T12:15:00Z">
              <w:r w:rsidRPr="00C30F28">
                <w:rPr>
                  <w:rFonts w:ascii="Calibri" w:hAnsi="Calibri"/>
                  <w:color w:val="000000"/>
                  <w:lang w:val="en-GB" w:eastAsia="en-US"/>
                </w:rPr>
                <w:t>released (it has a release date populated)</w:t>
              </w:r>
            </w:ins>
            <w:ins w:id="922" w:author="Reetu Muneem" w:date="2022-02-08T12:40:00Z">
              <w:r w:rsidR="00351FCE">
                <w:rPr>
                  <w:rFonts w:ascii="Calibri" w:hAnsi="Calibri"/>
                  <w:color w:val="000000"/>
                  <w:lang w:val="en-GB" w:eastAsia="en-US"/>
                </w:rPr>
                <w:t>.</w:t>
              </w:r>
            </w:ins>
          </w:p>
          <w:p w14:paraId="79136186" w14:textId="77777777" w:rsidR="00953FB6" w:rsidRDefault="00F15E42" w:rsidP="00351FCE">
            <w:pPr>
              <w:pStyle w:val="ListParagraph"/>
              <w:numPr>
                <w:ilvl w:val="0"/>
                <w:numId w:val="55"/>
              </w:numPr>
              <w:rPr>
                <w:ins w:id="923" w:author="Reetu Muneem" w:date="2022-02-08T12:40:00Z"/>
                <w:rFonts w:ascii="Calibri" w:hAnsi="Calibri"/>
                <w:color w:val="000000"/>
                <w:lang w:val="en-GB" w:eastAsia="en-US"/>
              </w:rPr>
            </w:pPr>
            <w:ins w:id="924" w:author="Reetu Muneem" w:date="2022-02-08T12:14:00Z">
              <w:r w:rsidRPr="00C30F28">
                <w:rPr>
                  <w:rFonts w:ascii="Calibri" w:hAnsi="Calibri"/>
                  <w:color w:val="000000"/>
                  <w:lang w:val="en-GB" w:eastAsia="en-US"/>
                </w:rPr>
                <w:t xml:space="preserve"> </w:t>
              </w:r>
            </w:ins>
            <w:ins w:id="925" w:author="Reetu Muneem" w:date="2022-02-08T12:40:00Z">
              <w:r w:rsidR="00351FCE">
                <w:rPr>
                  <w:rFonts w:ascii="Calibri" w:hAnsi="Calibri"/>
                  <w:color w:val="000000"/>
                  <w:lang w:val="en-GB" w:eastAsia="en-US"/>
                </w:rPr>
                <w:t>Sales Order is locked.</w:t>
              </w:r>
            </w:ins>
          </w:p>
          <w:p w14:paraId="732D7E22" w14:textId="77777777" w:rsidR="00351FCE" w:rsidRDefault="00351FCE" w:rsidP="00351FCE">
            <w:pPr>
              <w:pStyle w:val="ListParagraph"/>
              <w:numPr>
                <w:ilvl w:val="0"/>
                <w:numId w:val="55"/>
              </w:numPr>
              <w:rPr>
                <w:ins w:id="926" w:author="Reetu Muneem" w:date="2022-02-08T12:40:00Z"/>
                <w:rFonts w:ascii="Calibri" w:hAnsi="Calibri"/>
                <w:color w:val="000000"/>
                <w:lang w:val="en-GB" w:eastAsia="en-US"/>
              </w:rPr>
            </w:pPr>
            <w:ins w:id="927" w:author="Reetu Muneem" w:date="2022-02-08T12:40:00Z">
              <w:r>
                <w:rPr>
                  <w:rFonts w:ascii="Calibri" w:hAnsi="Calibri"/>
                  <w:color w:val="000000"/>
                  <w:lang w:val="en-GB" w:eastAsia="en-US"/>
                </w:rPr>
                <w:t>Sales Order is Cancelled.</w:t>
              </w:r>
            </w:ins>
          </w:p>
          <w:p w14:paraId="794031C1" w14:textId="0283B4DF" w:rsidR="00351FCE" w:rsidRPr="00C30F28" w:rsidRDefault="00351FCE">
            <w:pPr>
              <w:rPr>
                <w:rFonts w:ascii="Calibri" w:hAnsi="Calibri"/>
                <w:color w:val="000000"/>
                <w:lang w:val="en-GB" w:eastAsia="en-US"/>
              </w:rPr>
            </w:pPr>
            <w:ins w:id="928" w:author="Reetu Muneem" w:date="2022-02-08T12:40:00Z">
              <w:r>
                <w:rPr>
                  <w:rFonts w:ascii="Calibri" w:hAnsi="Calibri"/>
                  <w:color w:val="000000"/>
                  <w:lang w:val="en-GB" w:eastAsia="en-US"/>
                </w:rPr>
                <w:lastRenderedPageBreak/>
                <w:t xml:space="preserve">Other </w:t>
              </w:r>
            </w:ins>
            <w:ins w:id="929" w:author="Reetu Muneem" w:date="2022-02-09T11:26:00Z">
              <w:r w:rsidR="000930C7">
                <w:rPr>
                  <w:rFonts w:ascii="Calibri" w:hAnsi="Calibri"/>
                  <w:color w:val="000000"/>
                  <w:lang w:val="en-GB" w:eastAsia="en-US"/>
                </w:rPr>
                <w:t>than</w:t>
              </w:r>
            </w:ins>
            <w:ins w:id="930" w:author="Reetu Muneem" w:date="2022-02-08T12:40:00Z">
              <w:r>
                <w:rPr>
                  <w:rFonts w:ascii="Calibri" w:hAnsi="Calibri"/>
                  <w:color w:val="000000"/>
                  <w:lang w:val="en-GB" w:eastAsia="en-US"/>
                </w:rPr>
                <w:t xml:space="preserve"> these conditions Sales O</w:t>
              </w:r>
            </w:ins>
            <w:ins w:id="931" w:author="Reetu Muneem" w:date="2022-02-08T12:41:00Z">
              <w:r>
                <w:rPr>
                  <w:rFonts w:ascii="Calibri" w:hAnsi="Calibri"/>
                  <w:color w:val="000000"/>
                  <w:lang w:val="en-GB" w:eastAsia="en-US"/>
                </w:rPr>
                <w:t>rder will open in edit mode.</w:t>
              </w:r>
            </w:ins>
          </w:p>
        </w:tc>
      </w:tr>
      <w:tr w:rsidR="000975C8" w:rsidRPr="006A73A0" w14:paraId="0137023F"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36011EFB" w14:textId="5F5B14F1" w:rsidR="000975C8" w:rsidRDefault="000975C8" w:rsidP="000975C8">
            <w:pPr>
              <w:rPr>
                <w:rFonts w:ascii="Calibri" w:hAnsi="Calibri"/>
                <w:color w:val="000000"/>
                <w:lang w:val="en-GB" w:eastAsia="en-US"/>
              </w:rPr>
            </w:pPr>
            <w:r>
              <w:rPr>
                <w:rFonts w:ascii="Calibri" w:hAnsi="Calibri"/>
                <w:color w:val="000000"/>
                <w:lang w:val="en-GB" w:eastAsia="en-US"/>
              </w:rPr>
              <w:lastRenderedPageBreak/>
              <w:t>Sales Order Type</w:t>
            </w:r>
          </w:p>
        </w:tc>
        <w:tc>
          <w:tcPr>
            <w:tcW w:w="1721" w:type="pct"/>
            <w:tcBorders>
              <w:top w:val="nil"/>
              <w:left w:val="nil"/>
              <w:bottom w:val="single" w:sz="8" w:space="0" w:color="000000"/>
              <w:right w:val="single" w:sz="8" w:space="0" w:color="000000"/>
            </w:tcBorders>
            <w:shd w:val="clear" w:color="auto" w:fill="auto"/>
            <w:vAlign w:val="center"/>
          </w:tcPr>
          <w:p w14:paraId="640E615E" w14:textId="0D83388D" w:rsidR="000975C8" w:rsidRPr="006C6123" w:rsidRDefault="000975C8" w:rsidP="00FD07F6">
            <w:pPr>
              <w:spacing w:after="240"/>
              <w:rPr>
                <w:rFonts w:ascii="Calibri" w:hAnsi="Calibri"/>
                <w:color w:val="000000"/>
                <w:lang w:val="en-GB" w:eastAsia="en-US"/>
              </w:rPr>
            </w:pPr>
            <w:r>
              <w:rPr>
                <w:rFonts w:ascii="Calibri" w:hAnsi="Calibri"/>
                <w:color w:val="000000"/>
                <w:lang w:val="en-GB" w:eastAsia="en-US"/>
              </w:rPr>
              <w:t>Type of Sales Order if it is created based on Supplier PO or unproductive wholesale stock.</w:t>
            </w:r>
          </w:p>
        </w:tc>
        <w:tc>
          <w:tcPr>
            <w:tcW w:w="1790" w:type="pct"/>
            <w:tcBorders>
              <w:top w:val="nil"/>
              <w:left w:val="nil"/>
              <w:bottom w:val="single" w:sz="8" w:space="0" w:color="000000"/>
              <w:right w:val="single" w:sz="8" w:space="0" w:color="000000"/>
            </w:tcBorders>
            <w:shd w:val="clear" w:color="auto" w:fill="auto"/>
            <w:vAlign w:val="center"/>
          </w:tcPr>
          <w:p w14:paraId="16BA395A" w14:textId="30809BF4" w:rsidR="000975C8" w:rsidRDefault="000975C8" w:rsidP="000975C8">
            <w:pPr>
              <w:rPr>
                <w:rFonts w:ascii="Calibri" w:hAnsi="Calibri"/>
                <w:color w:val="000000"/>
                <w:lang w:val="en-GB" w:eastAsia="en-US"/>
              </w:rPr>
            </w:pPr>
            <w:r>
              <w:rPr>
                <w:rFonts w:ascii="Calibri" w:hAnsi="Calibri"/>
                <w:color w:val="000000"/>
                <w:lang w:val="en-GB" w:eastAsia="en-US"/>
              </w:rPr>
              <w:t>Each sales order will either be classed as ‘</w:t>
            </w:r>
            <w:ins w:id="932" w:author="Reetu Muneem" w:date="2022-01-11T15:27:00Z">
              <w:r w:rsidR="004D7B8B">
                <w:rPr>
                  <w:rFonts w:ascii="Calibri" w:hAnsi="Calibri"/>
                  <w:color w:val="000000"/>
                  <w:lang w:val="en-GB" w:eastAsia="en-US"/>
                </w:rPr>
                <w:t>Pre-Order</w:t>
              </w:r>
            </w:ins>
            <w:del w:id="933" w:author="Reetu Muneem" w:date="2022-01-11T15:27:00Z">
              <w:r w:rsidDel="004D7B8B">
                <w:rPr>
                  <w:rFonts w:ascii="Calibri" w:hAnsi="Calibri"/>
                  <w:color w:val="000000"/>
                  <w:lang w:val="en-GB" w:eastAsia="en-US"/>
                </w:rPr>
                <w:delText>Newness</w:delText>
              </w:r>
            </w:del>
            <w:r>
              <w:rPr>
                <w:rFonts w:ascii="Calibri" w:hAnsi="Calibri"/>
                <w:color w:val="000000"/>
                <w:lang w:val="en-GB" w:eastAsia="en-US"/>
              </w:rPr>
              <w:t>’ (linked to Supplier PO) or ‘Trade’ (linked to unproductive wholesale stock).</w:t>
            </w:r>
          </w:p>
        </w:tc>
      </w:tr>
      <w:tr w:rsidR="000975C8" w:rsidRPr="006A73A0" w14:paraId="28ED0FD2"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8904E84" w14:textId="4B5E2DB1" w:rsidR="000975C8" w:rsidRPr="006C6123" w:rsidRDefault="000975C8" w:rsidP="000975C8">
            <w:pPr>
              <w:rPr>
                <w:rFonts w:ascii="Calibri" w:hAnsi="Calibri"/>
                <w:color w:val="000000"/>
                <w:lang w:val="en-GB" w:eastAsia="en-US"/>
              </w:rPr>
            </w:pPr>
            <w:r>
              <w:rPr>
                <w:rFonts w:ascii="Calibri" w:hAnsi="Calibri"/>
                <w:color w:val="000000"/>
                <w:lang w:val="en-GB" w:eastAsia="en-US"/>
              </w:rPr>
              <w:t>Partner</w:t>
            </w:r>
          </w:p>
        </w:tc>
        <w:tc>
          <w:tcPr>
            <w:tcW w:w="1721" w:type="pct"/>
            <w:tcBorders>
              <w:top w:val="nil"/>
              <w:left w:val="nil"/>
              <w:bottom w:val="single" w:sz="8" w:space="0" w:color="000000"/>
              <w:right w:val="single" w:sz="8" w:space="0" w:color="000000"/>
            </w:tcBorders>
            <w:shd w:val="clear" w:color="auto" w:fill="auto"/>
            <w:vAlign w:val="center"/>
          </w:tcPr>
          <w:p w14:paraId="12369F46" w14:textId="0828D3E4" w:rsidR="000975C8" w:rsidRPr="006C6123" w:rsidRDefault="000975C8" w:rsidP="000975C8">
            <w:pPr>
              <w:rPr>
                <w:rFonts w:ascii="Calibri" w:hAnsi="Calibri"/>
                <w:color w:val="000000"/>
                <w:lang w:val="en-GB" w:eastAsia="en-US"/>
              </w:rPr>
            </w:pPr>
            <w:r>
              <w:rPr>
                <w:rFonts w:ascii="Calibri" w:hAnsi="Calibri"/>
                <w:color w:val="000000"/>
                <w:lang w:val="en-GB" w:eastAsia="en-US"/>
              </w:rPr>
              <w:t>Wholesale Partner</w:t>
            </w:r>
            <w:r w:rsidRPr="006C6123">
              <w:rPr>
                <w:rFonts w:ascii="Calibri" w:hAnsi="Calibri"/>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54890E0E" w14:textId="77777777" w:rsidR="000975C8" w:rsidRPr="006C6123" w:rsidRDefault="000975C8" w:rsidP="000975C8">
            <w:pPr>
              <w:rPr>
                <w:rFonts w:ascii="Calibri" w:hAnsi="Calibri"/>
                <w:color w:val="000000"/>
                <w:lang w:val="en-GB" w:eastAsia="en-US"/>
              </w:rPr>
            </w:pPr>
          </w:p>
        </w:tc>
      </w:tr>
      <w:tr w:rsidR="000975C8" w:rsidRPr="006A73A0" w14:paraId="16314FE3"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984B1E0" w14:textId="02EC2F75" w:rsidR="000975C8" w:rsidRPr="006C6123" w:rsidRDefault="000975C8" w:rsidP="000975C8">
            <w:pPr>
              <w:rPr>
                <w:rFonts w:ascii="Calibri" w:hAnsi="Calibri"/>
                <w:color w:val="000000"/>
                <w:lang w:val="en-GB" w:eastAsia="en-US"/>
              </w:rPr>
            </w:pPr>
            <w:r>
              <w:rPr>
                <w:rFonts w:ascii="Calibri" w:hAnsi="Calibri"/>
                <w:color w:val="000000"/>
                <w:lang w:val="en-GB" w:eastAsia="en-US"/>
              </w:rPr>
              <w:t>Partner Location</w:t>
            </w:r>
          </w:p>
        </w:tc>
        <w:tc>
          <w:tcPr>
            <w:tcW w:w="1721" w:type="pct"/>
            <w:tcBorders>
              <w:top w:val="nil"/>
              <w:left w:val="nil"/>
              <w:bottom w:val="single" w:sz="8" w:space="0" w:color="000000"/>
              <w:right w:val="single" w:sz="8" w:space="0" w:color="000000"/>
            </w:tcBorders>
            <w:shd w:val="clear" w:color="auto" w:fill="auto"/>
            <w:vAlign w:val="center"/>
          </w:tcPr>
          <w:p w14:paraId="788B62E1" w14:textId="2586B7ED" w:rsidR="000975C8" w:rsidRPr="006C6123" w:rsidRDefault="000975C8" w:rsidP="000975C8">
            <w:pPr>
              <w:rPr>
                <w:rFonts w:ascii="Calibri" w:hAnsi="Calibri"/>
                <w:color w:val="000000"/>
                <w:lang w:val="en-GB" w:eastAsia="en-US"/>
              </w:rPr>
            </w:pPr>
            <w:r>
              <w:rPr>
                <w:rFonts w:ascii="Calibri" w:hAnsi="Calibri"/>
                <w:color w:val="000000"/>
                <w:lang w:val="en-GB" w:eastAsia="en-US"/>
              </w:rPr>
              <w:t>Wholesale Partner location</w:t>
            </w:r>
          </w:p>
        </w:tc>
        <w:tc>
          <w:tcPr>
            <w:tcW w:w="1790" w:type="pct"/>
            <w:tcBorders>
              <w:top w:val="nil"/>
              <w:left w:val="nil"/>
              <w:bottom w:val="single" w:sz="8" w:space="0" w:color="000000"/>
              <w:right w:val="single" w:sz="8" w:space="0" w:color="000000"/>
            </w:tcBorders>
            <w:shd w:val="clear" w:color="auto" w:fill="auto"/>
            <w:vAlign w:val="center"/>
          </w:tcPr>
          <w:p w14:paraId="165D5923" w14:textId="73AFB758" w:rsidR="000975C8" w:rsidRPr="006C6123" w:rsidRDefault="000975C8" w:rsidP="000975C8">
            <w:pPr>
              <w:rPr>
                <w:rFonts w:ascii="Calibri" w:hAnsi="Calibri"/>
                <w:color w:val="000000"/>
                <w:lang w:val="en-GB" w:eastAsia="en-US"/>
              </w:rPr>
            </w:pPr>
          </w:p>
        </w:tc>
      </w:tr>
      <w:tr w:rsidR="000975C8" w:rsidRPr="006A73A0" w14:paraId="29B89B61"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CD26578" w14:textId="305E009B" w:rsidR="000975C8" w:rsidRPr="006C6123" w:rsidRDefault="000975C8" w:rsidP="000975C8">
            <w:pPr>
              <w:rPr>
                <w:rFonts w:ascii="Calibri" w:hAnsi="Calibri"/>
                <w:color w:val="000000"/>
                <w:lang w:val="en-GB" w:eastAsia="en-US"/>
              </w:rPr>
            </w:pPr>
            <w:r>
              <w:rPr>
                <w:rFonts w:ascii="Calibri" w:hAnsi="Calibri"/>
                <w:color w:val="000000"/>
                <w:lang w:val="en-GB" w:eastAsia="en-US"/>
              </w:rPr>
              <w:t>Sales Order Status</w:t>
            </w:r>
          </w:p>
        </w:tc>
        <w:tc>
          <w:tcPr>
            <w:tcW w:w="1721" w:type="pct"/>
            <w:tcBorders>
              <w:top w:val="nil"/>
              <w:left w:val="nil"/>
              <w:bottom w:val="single" w:sz="8" w:space="0" w:color="000000"/>
              <w:right w:val="single" w:sz="8" w:space="0" w:color="000000"/>
            </w:tcBorders>
            <w:shd w:val="clear" w:color="auto" w:fill="auto"/>
            <w:vAlign w:val="center"/>
          </w:tcPr>
          <w:p w14:paraId="2E8B9AAA" w14:textId="5EB34BD4" w:rsidR="000975C8" w:rsidRPr="005D038F" w:rsidRDefault="000975C8" w:rsidP="000975C8">
            <w:pPr>
              <w:spacing w:after="240"/>
              <w:rPr>
                <w:rFonts w:ascii="Calibri" w:hAnsi="Calibri"/>
                <w:color w:val="000000"/>
                <w:lang w:val="en-GB" w:eastAsia="en-US"/>
              </w:rPr>
            </w:pPr>
            <w:r>
              <w:rPr>
                <w:rFonts w:ascii="Calibri" w:hAnsi="Calibri"/>
                <w:color w:val="000000"/>
                <w:lang w:val="en-GB" w:eastAsia="en-US"/>
              </w:rPr>
              <w:t>Current status of Sales Order</w:t>
            </w:r>
          </w:p>
        </w:tc>
        <w:tc>
          <w:tcPr>
            <w:tcW w:w="1790" w:type="pct"/>
            <w:tcBorders>
              <w:top w:val="nil"/>
              <w:left w:val="nil"/>
              <w:bottom w:val="single" w:sz="8" w:space="0" w:color="000000"/>
              <w:right w:val="single" w:sz="8" w:space="0" w:color="000000"/>
            </w:tcBorders>
            <w:shd w:val="clear" w:color="auto" w:fill="auto"/>
            <w:vAlign w:val="center"/>
          </w:tcPr>
          <w:p w14:paraId="3CB93F27" w14:textId="2164D558" w:rsidR="000975C8" w:rsidRPr="006C6123" w:rsidRDefault="000975C8" w:rsidP="000975C8">
            <w:pPr>
              <w:rPr>
                <w:rFonts w:ascii="Calibri" w:hAnsi="Calibri"/>
                <w:color w:val="000000"/>
                <w:lang w:val="en-GB" w:eastAsia="en-US"/>
              </w:rPr>
            </w:pPr>
          </w:p>
        </w:tc>
      </w:tr>
      <w:tr w:rsidR="000975C8" w:rsidRPr="006A73A0" w14:paraId="046B5157"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D062E6C" w14:textId="053AC753" w:rsidR="000975C8" w:rsidRDefault="000975C8" w:rsidP="000975C8">
            <w:pPr>
              <w:rPr>
                <w:rFonts w:ascii="Calibri" w:hAnsi="Calibri"/>
                <w:color w:val="000000"/>
                <w:lang w:val="en-GB" w:eastAsia="en-US"/>
              </w:rPr>
            </w:pPr>
            <w:r>
              <w:rPr>
                <w:rFonts w:ascii="Calibri" w:hAnsi="Calibri"/>
                <w:color w:val="000000"/>
                <w:lang w:val="en-GB" w:eastAsia="en-US"/>
              </w:rPr>
              <w:t>Hold Level</w:t>
            </w:r>
          </w:p>
        </w:tc>
        <w:tc>
          <w:tcPr>
            <w:tcW w:w="1721" w:type="pct"/>
            <w:tcBorders>
              <w:top w:val="nil"/>
              <w:left w:val="nil"/>
              <w:bottom w:val="single" w:sz="8" w:space="0" w:color="000000"/>
              <w:right w:val="single" w:sz="8" w:space="0" w:color="000000"/>
            </w:tcBorders>
            <w:shd w:val="clear" w:color="auto" w:fill="auto"/>
            <w:vAlign w:val="center"/>
          </w:tcPr>
          <w:p w14:paraId="212FCE49" w14:textId="51A8A982" w:rsidR="000975C8" w:rsidRDefault="000975C8" w:rsidP="000975C8">
            <w:pPr>
              <w:spacing w:after="240"/>
              <w:rPr>
                <w:rFonts w:ascii="Calibri" w:hAnsi="Calibri"/>
                <w:color w:val="000000"/>
                <w:lang w:val="en-GB" w:eastAsia="en-US"/>
              </w:rPr>
            </w:pPr>
            <w:r>
              <w:rPr>
                <w:rFonts w:ascii="Calibri" w:hAnsi="Calibri"/>
                <w:color w:val="000000"/>
                <w:lang w:val="en-GB" w:eastAsia="en-US"/>
              </w:rPr>
              <w:t>Type of hold level applied on a Sales Order.</w:t>
            </w:r>
          </w:p>
        </w:tc>
        <w:tc>
          <w:tcPr>
            <w:tcW w:w="1790" w:type="pct"/>
            <w:tcBorders>
              <w:top w:val="nil"/>
              <w:left w:val="nil"/>
              <w:bottom w:val="single" w:sz="8" w:space="0" w:color="000000"/>
              <w:right w:val="single" w:sz="8" w:space="0" w:color="000000"/>
            </w:tcBorders>
            <w:shd w:val="clear" w:color="auto" w:fill="auto"/>
            <w:vAlign w:val="center"/>
          </w:tcPr>
          <w:p w14:paraId="2D517B6E" w14:textId="0A9ED107" w:rsidR="000975C8" w:rsidRDefault="000975C8" w:rsidP="000975C8">
            <w:pPr>
              <w:rPr>
                <w:rFonts w:ascii="Calibri" w:hAnsi="Calibri"/>
                <w:color w:val="000000"/>
                <w:lang w:val="en-GB" w:eastAsia="en-US"/>
              </w:rPr>
            </w:pPr>
            <w:r>
              <w:rPr>
                <w:rFonts w:ascii="Calibri" w:hAnsi="Calibri"/>
                <w:color w:val="000000"/>
                <w:lang w:val="en-GB" w:eastAsia="en-US"/>
              </w:rPr>
              <w:t>Even though the valid values for Hold level are mentioned below but Sales Order will always supersede the Partner level hold. If none of the hold are applied, then this value will be blank.</w:t>
            </w:r>
            <w:r w:rsidR="00DD595E">
              <w:rPr>
                <w:rFonts w:ascii="Calibri" w:hAnsi="Calibri"/>
                <w:color w:val="000000"/>
                <w:lang w:val="en-GB" w:eastAsia="en-US"/>
              </w:rPr>
              <w:t xml:space="preserve">  </w:t>
            </w:r>
            <w:r>
              <w:rPr>
                <w:rFonts w:ascii="Calibri" w:hAnsi="Calibri"/>
                <w:color w:val="000000"/>
                <w:lang w:val="en-GB" w:eastAsia="en-US"/>
              </w:rPr>
              <w:t xml:space="preserve">The valid values will </w:t>
            </w:r>
            <w:r w:rsidR="00E56F04">
              <w:rPr>
                <w:rFonts w:ascii="Calibri" w:hAnsi="Calibri"/>
                <w:color w:val="000000"/>
                <w:lang w:val="en-GB" w:eastAsia="en-US"/>
              </w:rPr>
              <w:t>be:</w:t>
            </w:r>
            <w:r>
              <w:rPr>
                <w:rFonts w:ascii="Calibri" w:hAnsi="Calibri"/>
                <w:color w:val="000000"/>
                <w:lang w:val="en-GB" w:eastAsia="en-US"/>
              </w:rPr>
              <w:t xml:space="preserve"> </w:t>
            </w:r>
          </w:p>
          <w:p w14:paraId="6993C699" w14:textId="77777777" w:rsidR="000975C8" w:rsidRDefault="000975C8" w:rsidP="000975C8">
            <w:pPr>
              <w:pStyle w:val="ListParagraph"/>
              <w:numPr>
                <w:ilvl w:val="0"/>
                <w:numId w:val="33"/>
              </w:numPr>
              <w:rPr>
                <w:rFonts w:ascii="Calibri" w:hAnsi="Calibri"/>
                <w:color w:val="000000"/>
                <w:lang w:val="en-GB" w:eastAsia="en-US"/>
              </w:rPr>
            </w:pPr>
            <w:r w:rsidRPr="000A64FA">
              <w:rPr>
                <w:rFonts w:ascii="Calibri" w:hAnsi="Calibri"/>
                <w:color w:val="000000"/>
                <w:lang w:val="en-GB" w:eastAsia="en-US"/>
              </w:rPr>
              <w:t>Partner</w:t>
            </w:r>
          </w:p>
          <w:p w14:paraId="42099379" w14:textId="1AF2A43F" w:rsidR="000975C8" w:rsidRPr="00FD07F6" w:rsidRDefault="000975C8" w:rsidP="00FD07F6">
            <w:pPr>
              <w:pStyle w:val="ListParagraph"/>
              <w:numPr>
                <w:ilvl w:val="0"/>
                <w:numId w:val="33"/>
              </w:numPr>
              <w:rPr>
                <w:rFonts w:ascii="Calibri" w:hAnsi="Calibri"/>
                <w:color w:val="000000"/>
                <w:lang w:val="en-GB" w:eastAsia="en-US"/>
              </w:rPr>
            </w:pPr>
            <w:r w:rsidRPr="00FD07F6">
              <w:rPr>
                <w:rFonts w:ascii="Calibri" w:hAnsi="Calibri"/>
                <w:color w:val="000000"/>
                <w:lang w:val="en-GB" w:eastAsia="en-US"/>
              </w:rPr>
              <w:t>Sales Order</w:t>
            </w:r>
          </w:p>
        </w:tc>
      </w:tr>
      <w:tr w:rsidR="000975C8" w:rsidRPr="006A73A0" w14:paraId="1BF24E57"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B7D27F7" w14:textId="7BC1FC43" w:rsidR="000975C8" w:rsidRDefault="000975C8" w:rsidP="000975C8">
            <w:pPr>
              <w:rPr>
                <w:rFonts w:ascii="Calibri" w:hAnsi="Calibri"/>
                <w:color w:val="000000"/>
                <w:lang w:val="en-GB" w:eastAsia="en-US"/>
              </w:rPr>
            </w:pPr>
            <w:r>
              <w:rPr>
                <w:rFonts w:ascii="Calibri" w:hAnsi="Calibri"/>
                <w:color w:val="000000"/>
                <w:lang w:val="en-GB" w:eastAsia="en-US"/>
              </w:rPr>
              <w:t>Release date</w:t>
            </w:r>
          </w:p>
        </w:tc>
        <w:tc>
          <w:tcPr>
            <w:tcW w:w="1721" w:type="pct"/>
            <w:tcBorders>
              <w:top w:val="nil"/>
              <w:left w:val="nil"/>
              <w:bottom w:val="single" w:sz="8" w:space="0" w:color="000000"/>
              <w:right w:val="single" w:sz="8" w:space="0" w:color="000000"/>
            </w:tcBorders>
            <w:shd w:val="clear" w:color="auto" w:fill="auto"/>
            <w:vAlign w:val="center"/>
          </w:tcPr>
          <w:p w14:paraId="0B733109" w14:textId="29CAE51B" w:rsidR="000975C8" w:rsidRDefault="000975C8" w:rsidP="000975C8">
            <w:pPr>
              <w:spacing w:after="240"/>
              <w:rPr>
                <w:rFonts w:ascii="Calibri" w:hAnsi="Calibri"/>
                <w:color w:val="000000"/>
                <w:lang w:val="en-GB" w:eastAsia="en-US"/>
              </w:rPr>
            </w:pPr>
            <w:r>
              <w:rPr>
                <w:rFonts w:ascii="Calibri" w:hAnsi="Calibri"/>
                <w:color w:val="000000"/>
                <w:lang w:val="en-GB" w:eastAsia="en-US"/>
              </w:rPr>
              <w:t>Date when Sales Order was released from the Wholesale Portal.</w:t>
            </w:r>
          </w:p>
        </w:tc>
        <w:tc>
          <w:tcPr>
            <w:tcW w:w="1790" w:type="pct"/>
            <w:tcBorders>
              <w:top w:val="nil"/>
              <w:left w:val="nil"/>
              <w:bottom w:val="single" w:sz="8" w:space="0" w:color="000000"/>
              <w:right w:val="single" w:sz="8" w:space="0" w:color="000000"/>
            </w:tcBorders>
            <w:shd w:val="clear" w:color="auto" w:fill="auto"/>
            <w:vAlign w:val="center"/>
          </w:tcPr>
          <w:p w14:paraId="5D2CD4F3" w14:textId="38C62074" w:rsidR="000975C8" w:rsidRPr="006C6123" w:rsidRDefault="000975C8" w:rsidP="000975C8">
            <w:pPr>
              <w:rPr>
                <w:rFonts w:ascii="Calibri" w:hAnsi="Calibri"/>
                <w:color w:val="000000"/>
                <w:lang w:val="en-GB" w:eastAsia="en-US"/>
              </w:rPr>
            </w:pPr>
            <w:r>
              <w:rPr>
                <w:rFonts w:ascii="Calibri" w:hAnsi="Calibri"/>
                <w:color w:val="000000"/>
                <w:lang w:val="en-GB" w:eastAsia="en-US"/>
              </w:rPr>
              <w:t>If the Sales Order was already released from the wholesale portal, then this date will show the date when it was released.</w:t>
            </w:r>
          </w:p>
        </w:tc>
      </w:tr>
      <w:tr w:rsidR="000975C8" w:rsidRPr="006A73A0" w14:paraId="55CAF9C1"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635DA8D8" w14:textId="4A9ED3F4" w:rsidR="000975C8" w:rsidRDefault="000975C8" w:rsidP="000975C8">
            <w:pPr>
              <w:rPr>
                <w:rFonts w:ascii="Calibri" w:hAnsi="Calibri"/>
                <w:color w:val="000000"/>
                <w:lang w:val="en-GB" w:eastAsia="en-US"/>
              </w:rPr>
            </w:pPr>
            <w:r>
              <w:rPr>
                <w:rFonts w:ascii="Calibri" w:hAnsi="Calibri"/>
                <w:color w:val="000000"/>
                <w:lang w:val="en-GB" w:eastAsia="en-US"/>
              </w:rPr>
              <w:t>Supplier PO</w:t>
            </w:r>
          </w:p>
        </w:tc>
        <w:tc>
          <w:tcPr>
            <w:tcW w:w="1721" w:type="pct"/>
            <w:tcBorders>
              <w:top w:val="nil"/>
              <w:left w:val="nil"/>
              <w:bottom w:val="single" w:sz="8" w:space="0" w:color="000000"/>
              <w:right w:val="single" w:sz="8" w:space="0" w:color="000000"/>
            </w:tcBorders>
            <w:shd w:val="clear" w:color="auto" w:fill="auto"/>
            <w:vAlign w:val="center"/>
          </w:tcPr>
          <w:p w14:paraId="1B235657" w14:textId="0ABF3623" w:rsidR="000975C8" w:rsidRDefault="000975C8" w:rsidP="000975C8">
            <w:pPr>
              <w:spacing w:after="240"/>
              <w:rPr>
                <w:rFonts w:ascii="Calibri" w:hAnsi="Calibri"/>
                <w:color w:val="000000"/>
                <w:lang w:val="en-GB" w:eastAsia="en-US"/>
              </w:rPr>
            </w:pPr>
            <w:r>
              <w:rPr>
                <w:rFonts w:ascii="Calibri" w:hAnsi="Calibri"/>
                <w:color w:val="000000"/>
                <w:lang w:val="en-GB" w:eastAsia="en-US"/>
              </w:rPr>
              <w:t>Supplier PO no.</w:t>
            </w:r>
          </w:p>
        </w:tc>
        <w:tc>
          <w:tcPr>
            <w:tcW w:w="1790" w:type="pct"/>
            <w:tcBorders>
              <w:top w:val="nil"/>
              <w:left w:val="nil"/>
              <w:bottom w:val="single" w:sz="8" w:space="0" w:color="000000"/>
              <w:right w:val="single" w:sz="8" w:space="0" w:color="000000"/>
            </w:tcBorders>
            <w:shd w:val="clear" w:color="auto" w:fill="auto"/>
            <w:vAlign w:val="center"/>
          </w:tcPr>
          <w:p w14:paraId="35B4025A" w14:textId="041ADC7B" w:rsidR="000975C8" w:rsidRPr="006C6123" w:rsidRDefault="000975C8" w:rsidP="000975C8">
            <w:pPr>
              <w:rPr>
                <w:rFonts w:ascii="Calibri" w:hAnsi="Calibri"/>
                <w:color w:val="000000"/>
                <w:lang w:val="en-GB" w:eastAsia="en-US"/>
              </w:rPr>
            </w:pPr>
            <w:r>
              <w:rPr>
                <w:rFonts w:ascii="Calibri" w:hAnsi="Calibri"/>
                <w:color w:val="000000"/>
                <w:lang w:val="en-GB" w:eastAsia="en-US"/>
              </w:rPr>
              <w:t xml:space="preserve">This will appear as a link and will open in Re-distribute PO screen in edit mode if at least one of the Sales Order </w:t>
            </w:r>
            <w:ins w:id="934" w:author="Reetu Muneem" w:date="2022-02-08T12:16:00Z">
              <w:r w:rsidR="00F15E42">
                <w:rPr>
                  <w:rFonts w:ascii="Calibri" w:hAnsi="Calibri"/>
                  <w:color w:val="000000"/>
                  <w:lang w:val="en-GB" w:eastAsia="en-US"/>
                </w:rPr>
                <w:t>linked to</w:t>
              </w:r>
            </w:ins>
            <w:del w:id="935" w:author="Reetu Muneem" w:date="2022-02-08T12:16:00Z">
              <w:r w:rsidDel="00F15E42">
                <w:rPr>
                  <w:rFonts w:ascii="Calibri" w:hAnsi="Calibri"/>
                  <w:color w:val="000000"/>
                  <w:lang w:val="en-GB" w:eastAsia="en-US"/>
                </w:rPr>
                <w:delText>in</w:delText>
              </w:r>
            </w:del>
            <w:r>
              <w:rPr>
                <w:rFonts w:ascii="Calibri" w:hAnsi="Calibri"/>
                <w:color w:val="000000"/>
                <w:lang w:val="en-GB" w:eastAsia="en-US"/>
              </w:rPr>
              <w:t xml:space="preserve"> the Supplier PO is not yet </w:t>
            </w:r>
            <w:del w:id="936" w:author="Reetu Muneem" w:date="2022-02-09T11:26:00Z">
              <w:r w:rsidDel="000930C7">
                <w:rPr>
                  <w:rFonts w:ascii="Calibri" w:hAnsi="Calibri"/>
                  <w:color w:val="000000"/>
                  <w:lang w:val="en-GB" w:eastAsia="en-US"/>
                </w:rPr>
                <w:delText>distributed</w:delText>
              </w:r>
            </w:del>
            <w:ins w:id="937" w:author="Reetu Muneem" w:date="2022-02-09T11:26:00Z">
              <w:r w:rsidR="000930C7">
                <w:rPr>
                  <w:rFonts w:ascii="Calibri" w:hAnsi="Calibri"/>
                  <w:color w:val="000000"/>
                  <w:lang w:val="en-GB" w:eastAsia="en-US"/>
                </w:rPr>
                <w:t>distributed,</w:t>
              </w:r>
            </w:ins>
            <w:ins w:id="938" w:author="Reetu Muneem" w:date="2022-02-08T12:16:00Z">
              <w:r w:rsidR="00F15E42">
                <w:rPr>
                  <w:rFonts w:ascii="Calibri" w:hAnsi="Calibri"/>
                  <w:color w:val="000000"/>
                  <w:lang w:val="en-GB" w:eastAsia="en-US"/>
                </w:rPr>
                <w:t xml:space="preserve"> and the PO has been receipted on its final destination</w:t>
              </w:r>
            </w:ins>
            <w:r>
              <w:rPr>
                <w:rFonts w:ascii="Calibri" w:hAnsi="Calibri"/>
                <w:color w:val="000000"/>
                <w:lang w:val="en-GB" w:eastAsia="en-US"/>
              </w:rPr>
              <w:t xml:space="preserve">. </w:t>
            </w:r>
            <w:r w:rsidR="00E56F04">
              <w:rPr>
                <w:rFonts w:ascii="Calibri" w:hAnsi="Calibri"/>
                <w:color w:val="000000"/>
                <w:lang w:val="en-GB" w:eastAsia="en-US"/>
              </w:rPr>
              <w:t>Otherwise,</w:t>
            </w:r>
            <w:r>
              <w:rPr>
                <w:rFonts w:ascii="Calibri" w:hAnsi="Calibri"/>
                <w:color w:val="000000"/>
                <w:lang w:val="en-GB" w:eastAsia="en-US"/>
              </w:rPr>
              <w:t xml:space="preserve"> it will open it view mode.</w:t>
            </w:r>
          </w:p>
        </w:tc>
      </w:tr>
      <w:tr w:rsidR="000975C8" w:rsidRPr="006A73A0" w14:paraId="18ABBEE8"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E41D103" w14:textId="23943D84" w:rsidR="000975C8" w:rsidRDefault="000975C8" w:rsidP="000975C8">
            <w:pPr>
              <w:rPr>
                <w:rFonts w:ascii="Calibri" w:hAnsi="Calibri"/>
                <w:color w:val="000000"/>
                <w:lang w:val="en-GB" w:eastAsia="en-US"/>
              </w:rPr>
            </w:pPr>
            <w:r>
              <w:rPr>
                <w:rFonts w:ascii="Calibri" w:hAnsi="Calibri"/>
                <w:color w:val="000000"/>
                <w:lang w:val="en-GB" w:eastAsia="en-US"/>
              </w:rPr>
              <w:t>ASN</w:t>
            </w:r>
          </w:p>
        </w:tc>
        <w:tc>
          <w:tcPr>
            <w:tcW w:w="1721" w:type="pct"/>
            <w:tcBorders>
              <w:top w:val="nil"/>
              <w:left w:val="nil"/>
              <w:bottom w:val="single" w:sz="8" w:space="0" w:color="000000"/>
              <w:right w:val="single" w:sz="8" w:space="0" w:color="000000"/>
            </w:tcBorders>
            <w:shd w:val="clear" w:color="auto" w:fill="auto"/>
            <w:vAlign w:val="center"/>
          </w:tcPr>
          <w:p w14:paraId="0DFC087B" w14:textId="4F82FE5D" w:rsidR="000975C8" w:rsidRDefault="000975C8" w:rsidP="000975C8">
            <w:pPr>
              <w:spacing w:after="240"/>
              <w:rPr>
                <w:rFonts w:ascii="Calibri" w:hAnsi="Calibri"/>
                <w:color w:val="000000"/>
                <w:lang w:val="en-GB" w:eastAsia="en-US"/>
              </w:rPr>
            </w:pPr>
            <w:r>
              <w:rPr>
                <w:rFonts w:ascii="Calibri" w:hAnsi="Calibri"/>
                <w:color w:val="000000"/>
                <w:lang w:val="en-GB" w:eastAsia="en-US"/>
              </w:rPr>
              <w:t>ASN No.</w:t>
            </w:r>
          </w:p>
        </w:tc>
        <w:tc>
          <w:tcPr>
            <w:tcW w:w="1790" w:type="pct"/>
            <w:tcBorders>
              <w:top w:val="nil"/>
              <w:left w:val="nil"/>
              <w:bottom w:val="single" w:sz="8" w:space="0" w:color="000000"/>
              <w:right w:val="single" w:sz="8" w:space="0" w:color="000000"/>
            </w:tcBorders>
            <w:shd w:val="clear" w:color="auto" w:fill="auto"/>
            <w:vAlign w:val="center"/>
          </w:tcPr>
          <w:p w14:paraId="18DE067E" w14:textId="0313AB12" w:rsidR="000975C8" w:rsidRDefault="000975C8" w:rsidP="000975C8">
            <w:pPr>
              <w:rPr>
                <w:rFonts w:ascii="Calibri" w:hAnsi="Calibri"/>
                <w:color w:val="000000"/>
                <w:lang w:val="en-GB" w:eastAsia="en-US"/>
              </w:rPr>
            </w:pPr>
            <w:r>
              <w:rPr>
                <w:rFonts w:ascii="Calibri" w:hAnsi="Calibri"/>
                <w:color w:val="000000"/>
                <w:lang w:val="en-GB" w:eastAsia="en-US"/>
              </w:rPr>
              <w:t xml:space="preserve">This field will show the ASN raised for the Supplier PO. </w:t>
            </w:r>
          </w:p>
        </w:tc>
      </w:tr>
      <w:tr w:rsidR="000975C8" w:rsidRPr="006A73A0" w14:paraId="30FE7CDA"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B957B57" w14:textId="2613D1FC" w:rsidR="000975C8" w:rsidRPr="006C6123" w:rsidRDefault="000975C8" w:rsidP="000975C8">
            <w:pPr>
              <w:rPr>
                <w:rFonts w:ascii="Calibri" w:hAnsi="Calibri"/>
                <w:color w:val="000000"/>
                <w:lang w:val="en-GB" w:eastAsia="en-US"/>
              </w:rPr>
            </w:pPr>
            <w:r>
              <w:rPr>
                <w:rFonts w:ascii="Calibri" w:hAnsi="Calibri"/>
                <w:color w:val="000000"/>
                <w:lang w:val="en-GB" w:eastAsia="en-US"/>
              </w:rPr>
              <w:t>Order Row code</w:t>
            </w:r>
          </w:p>
        </w:tc>
        <w:tc>
          <w:tcPr>
            <w:tcW w:w="1721" w:type="pct"/>
            <w:tcBorders>
              <w:top w:val="nil"/>
              <w:left w:val="nil"/>
              <w:bottom w:val="single" w:sz="8" w:space="0" w:color="000000"/>
              <w:right w:val="single" w:sz="8" w:space="0" w:color="000000"/>
            </w:tcBorders>
            <w:shd w:val="clear" w:color="auto" w:fill="auto"/>
            <w:vAlign w:val="center"/>
          </w:tcPr>
          <w:p w14:paraId="57C0D53E" w14:textId="77777777" w:rsidR="000975C8" w:rsidRDefault="000975C8" w:rsidP="000975C8">
            <w:pPr>
              <w:rPr>
                <w:rFonts w:ascii="Calibri" w:hAnsi="Calibri"/>
                <w:color w:val="000000"/>
                <w:lang w:val="en-GB" w:eastAsia="en-US"/>
              </w:rPr>
            </w:pPr>
            <w:r w:rsidRPr="006C6123">
              <w:rPr>
                <w:rFonts w:ascii="Calibri" w:hAnsi="Calibri"/>
                <w:color w:val="000000"/>
                <w:lang w:val="en-GB" w:eastAsia="en-US"/>
              </w:rPr>
              <w:t>A unique identifier associated with the Supplier PO and the corresponding Sales Orders.</w:t>
            </w:r>
          </w:p>
          <w:p w14:paraId="20A9937F" w14:textId="1F8164BF" w:rsidR="000975C8" w:rsidRPr="006C6123" w:rsidRDefault="000975C8" w:rsidP="000975C8">
            <w:pPr>
              <w:rPr>
                <w:rFonts w:ascii="Calibri" w:hAnsi="Calibri"/>
                <w:color w:val="000000"/>
                <w:lang w:val="en-GB" w:eastAsia="en-US"/>
              </w:rPr>
            </w:pPr>
          </w:p>
        </w:tc>
        <w:tc>
          <w:tcPr>
            <w:tcW w:w="1790" w:type="pct"/>
            <w:tcBorders>
              <w:top w:val="nil"/>
              <w:left w:val="nil"/>
              <w:bottom w:val="single" w:sz="8" w:space="0" w:color="000000"/>
              <w:right w:val="single" w:sz="8" w:space="0" w:color="000000"/>
            </w:tcBorders>
            <w:shd w:val="clear" w:color="auto" w:fill="auto"/>
            <w:vAlign w:val="center"/>
          </w:tcPr>
          <w:p w14:paraId="248C2F47" w14:textId="0E865B96" w:rsidR="000975C8" w:rsidRPr="006C6123" w:rsidRDefault="000975C8" w:rsidP="000975C8">
            <w:pPr>
              <w:rPr>
                <w:rFonts w:ascii="Calibri" w:hAnsi="Calibri"/>
                <w:color w:val="000000"/>
                <w:lang w:val="en-GB" w:eastAsia="en-US"/>
              </w:rPr>
            </w:pPr>
            <w:r w:rsidRPr="006C6123">
              <w:rPr>
                <w:rFonts w:ascii="Calibri" w:hAnsi="Calibri"/>
                <w:color w:val="000000"/>
                <w:lang w:val="en-GB" w:eastAsia="en-US"/>
              </w:rPr>
              <w:t>Order row code in Wholesale Portal will be the key identifier to establish the relationship between Supplier POs and respective Sales Orders.</w:t>
            </w:r>
          </w:p>
        </w:tc>
      </w:tr>
      <w:tr w:rsidR="000975C8" w:rsidRPr="006A73A0" w14:paraId="71E5D3AE"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2E088AAB" w14:textId="7A433ABD" w:rsidR="000975C8" w:rsidRPr="006C6123" w:rsidRDefault="000975C8" w:rsidP="000975C8">
            <w:pPr>
              <w:rPr>
                <w:rFonts w:ascii="Calibri" w:hAnsi="Calibri"/>
                <w:color w:val="000000"/>
                <w:lang w:val="en-GB" w:eastAsia="en-US"/>
              </w:rPr>
            </w:pPr>
            <w:r>
              <w:rPr>
                <w:rFonts w:ascii="Calibri" w:hAnsi="Calibri"/>
                <w:color w:val="000000"/>
                <w:lang w:val="en-GB" w:eastAsia="en-US"/>
              </w:rPr>
              <w:t>PO Type</w:t>
            </w:r>
          </w:p>
        </w:tc>
        <w:tc>
          <w:tcPr>
            <w:tcW w:w="1721" w:type="pct"/>
            <w:tcBorders>
              <w:top w:val="nil"/>
              <w:left w:val="nil"/>
              <w:bottom w:val="single" w:sz="8" w:space="0" w:color="000000"/>
              <w:right w:val="single" w:sz="8" w:space="0" w:color="000000"/>
            </w:tcBorders>
            <w:shd w:val="clear" w:color="auto" w:fill="auto"/>
            <w:vAlign w:val="center"/>
          </w:tcPr>
          <w:p w14:paraId="12F7E93D" w14:textId="6C372CAE" w:rsidR="000975C8" w:rsidRPr="006C6123" w:rsidRDefault="000975C8" w:rsidP="000975C8">
            <w:pPr>
              <w:rPr>
                <w:rFonts w:ascii="Calibri" w:hAnsi="Calibri"/>
                <w:color w:val="000000"/>
                <w:lang w:val="en-GB" w:eastAsia="en-US"/>
              </w:rPr>
            </w:pPr>
            <w:r>
              <w:rPr>
                <w:rFonts w:ascii="Calibri" w:hAnsi="Calibri"/>
                <w:color w:val="000000"/>
                <w:lang w:val="en-GB" w:eastAsia="en-US"/>
              </w:rPr>
              <w:t>Supplier PO Type</w:t>
            </w:r>
          </w:p>
        </w:tc>
        <w:tc>
          <w:tcPr>
            <w:tcW w:w="1790" w:type="pct"/>
            <w:tcBorders>
              <w:top w:val="nil"/>
              <w:left w:val="nil"/>
              <w:bottom w:val="single" w:sz="8" w:space="0" w:color="000000"/>
              <w:right w:val="single" w:sz="8" w:space="0" w:color="000000"/>
            </w:tcBorders>
            <w:shd w:val="clear" w:color="auto" w:fill="auto"/>
            <w:vAlign w:val="center"/>
          </w:tcPr>
          <w:p w14:paraId="174F6BF7" w14:textId="2517D9EA" w:rsidR="000975C8" w:rsidRDefault="000975C8" w:rsidP="000975C8">
            <w:pPr>
              <w:rPr>
                <w:rFonts w:ascii="Calibri" w:hAnsi="Calibri"/>
                <w:color w:val="000000"/>
                <w:lang w:val="en-GB" w:eastAsia="en-US"/>
              </w:rPr>
            </w:pPr>
            <w:r>
              <w:rPr>
                <w:rFonts w:ascii="Calibri" w:hAnsi="Calibri"/>
                <w:color w:val="000000"/>
                <w:lang w:val="en-GB" w:eastAsia="en-US"/>
              </w:rPr>
              <w:t>As per ASOS business process following type of Supplier Po will be raised for wholesale</w:t>
            </w:r>
            <w:r w:rsidR="00DD595E">
              <w:rPr>
                <w:rFonts w:ascii="Calibri" w:hAnsi="Calibri"/>
                <w:color w:val="000000"/>
                <w:lang w:val="en-GB" w:eastAsia="en-US"/>
              </w:rPr>
              <w:t xml:space="preserve"> </w:t>
            </w:r>
            <w:r>
              <w:rPr>
                <w:rFonts w:ascii="Calibri" w:hAnsi="Calibri"/>
                <w:color w:val="000000"/>
                <w:lang w:val="en-GB" w:eastAsia="en-US"/>
              </w:rPr>
              <w:t>–</w:t>
            </w:r>
          </w:p>
          <w:p w14:paraId="5D362FAD" w14:textId="64E43969" w:rsidR="000975C8" w:rsidRDefault="000975C8" w:rsidP="000975C8">
            <w:pPr>
              <w:pStyle w:val="ListParagraph"/>
              <w:numPr>
                <w:ilvl w:val="0"/>
                <w:numId w:val="38"/>
              </w:numPr>
              <w:rPr>
                <w:rFonts w:ascii="Calibri" w:hAnsi="Calibri"/>
                <w:color w:val="000000"/>
                <w:lang w:val="en-GB" w:eastAsia="en-US"/>
              </w:rPr>
            </w:pPr>
            <w:r>
              <w:rPr>
                <w:rFonts w:ascii="Calibri" w:hAnsi="Calibri"/>
                <w:color w:val="000000"/>
                <w:lang w:val="en-GB" w:eastAsia="en-US"/>
              </w:rPr>
              <w:t>Direct</w:t>
            </w:r>
          </w:p>
          <w:p w14:paraId="4BBB778A" w14:textId="3C91880F" w:rsidR="000975C8" w:rsidRPr="005D038F" w:rsidRDefault="000975C8" w:rsidP="000975C8">
            <w:pPr>
              <w:pStyle w:val="ListParagraph"/>
              <w:numPr>
                <w:ilvl w:val="0"/>
                <w:numId w:val="38"/>
              </w:numPr>
              <w:rPr>
                <w:rFonts w:ascii="Calibri" w:hAnsi="Calibri"/>
                <w:color w:val="000000"/>
                <w:lang w:val="en-GB" w:eastAsia="en-US"/>
              </w:rPr>
            </w:pPr>
            <w:r>
              <w:rPr>
                <w:rFonts w:ascii="Calibri" w:hAnsi="Calibri"/>
                <w:color w:val="000000"/>
                <w:lang w:val="en-GB" w:eastAsia="en-US"/>
              </w:rPr>
              <w:t>Split</w:t>
            </w:r>
          </w:p>
        </w:tc>
      </w:tr>
      <w:tr w:rsidR="000975C8" w:rsidRPr="006A73A0" w14:paraId="0EDFD124"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0C26745" w14:textId="4835C436" w:rsidR="000975C8" w:rsidRDefault="000975C8" w:rsidP="000975C8">
            <w:pPr>
              <w:rPr>
                <w:rFonts w:ascii="Calibri" w:hAnsi="Calibri"/>
                <w:color w:val="000000"/>
                <w:lang w:val="en-GB" w:eastAsia="en-US"/>
              </w:rPr>
            </w:pPr>
            <w:r w:rsidRPr="006C6123">
              <w:rPr>
                <w:rFonts w:ascii="Calibri" w:hAnsi="Calibri"/>
                <w:color w:val="000000"/>
                <w:lang w:val="en-GB" w:eastAsia="en-US"/>
              </w:rPr>
              <w:t>First Destination</w:t>
            </w:r>
          </w:p>
        </w:tc>
        <w:tc>
          <w:tcPr>
            <w:tcW w:w="1721" w:type="pct"/>
            <w:tcBorders>
              <w:top w:val="nil"/>
              <w:left w:val="nil"/>
              <w:bottom w:val="single" w:sz="8" w:space="0" w:color="000000"/>
              <w:right w:val="single" w:sz="8" w:space="0" w:color="000000"/>
            </w:tcBorders>
            <w:shd w:val="clear" w:color="auto" w:fill="auto"/>
            <w:vAlign w:val="center"/>
          </w:tcPr>
          <w:p w14:paraId="51B52681" w14:textId="032AF21D" w:rsidR="000975C8" w:rsidRDefault="000975C8" w:rsidP="000975C8">
            <w:pPr>
              <w:rPr>
                <w:rFonts w:ascii="Calibri" w:hAnsi="Calibri"/>
                <w:color w:val="000000"/>
                <w:lang w:val="en-GB" w:eastAsia="en-US"/>
              </w:rPr>
            </w:pPr>
            <w:r w:rsidRPr="006C6123">
              <w:rPr>
                <w:rFonts w:ascii="Calibri" w:hAnsi="Calibri"/>
                <w:color w:val="000000"/>
                <w:lang w:val="en-GB" w:eastAsia="en-US"/>
              </w:rPr>
              <w:t>An ASOS virtual warehouse</w:t>
            </w:r>
            <w:r w:rsidR="00DD595E">
              <w:rPr>
                <w:rFonts w:ascii="Calibri" w:hAnsi="Calibri"/>
                <w:color w:val="000000"/>
                <w:lang w:val="en-GB" w:eastAsia="en-US"/>
              </w:rPr>
              <w:t xml:space="preserve"> </w:t>
            </w:r>
          </w:p>
          <w:p w14:paraId="6D00A771" w14:textId="26F8EB1F" w:rsidR="000975C8" w:rsidRDefault="000975C8" w:rsidP="000975C8">
            <w:pPr>
              <w:rPr>
                <w:rFonts w:ascii="Calibri" w:hAnsi="Calibri"/>
                <w:color w:val="000000"/>
                <w:lang w:val="en-GB" w:eastAsia="en-US"/>
              </w:rPr>
            </w:pPr>
          </w:p>
        </w:tc>
        <w:tc>
          <w:tcPr>
            <w:tcW w:w="1790" w:type="pct"/>
            <w:tcBorders>
              <w:top w:val="nil"/>
              <w:left w:val="nil"/>
              <w:bottom w:val="single" w:sz="8" w:space="0" w:color="000000"/>
              <w:right w:val="single" w:sz="8" w:space="0" w:color="000000"/>
            </w:tcBorders>
            <w:shd w:val="clear" w:color="auto" w:fill="auto"/>
            <w:vAlign w:val="center"/>
          </w:tcPr>
          <w:p w14:paraId="4D24911D" w14:textId="7CDB2134" w:rsidR="000975C8" w:rsidRDefault="000975C8" w:rsidP="000975C8">
            <w:pPr>
              <w:rPr>
                <w:rFonts w:ascii="Calibri" w:hAnsi="Calibri"/>
                <w:color w:val="000000"/>
                <w:lang w:val="en-GB" w:eastAsia="en-US"/>
              </w:rPr>
            </w:pPr>
            <w:r w:rsidRPr="006C6123">
              <w:rPr>
                <w:rFonts w:ascii="Calibri" w:hAnsi="Calibri"/>
                <w:color w:val="000000"/>
                <w:lang w:val="en-GB" w:eastAsia="en-US"/>
              </w:rPr>
              <w:t>This field will show the ASOS warehouse where Supplier PO will be receipted.</w:t>
            </w:r>
          </w:p>
        </w:tc>
      </w:tr>
      <w:tr w:rsidR="000975C8" w:rsidRPr="006A73A0" w14:paraId="684FEDD8"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752D05E3" w14:textId="7D95C1B8" w:rsidR="000975C8" w:rsidRDefault="000975C8" w:rsidP="000975C8">
            <w:pPr>
              <w:rPr>
                <w:rFonts w:ascii="Calibri" w:hAnsi="Calibri"/>
                <w:color w:val="000000"/>
                <w:lang w:val="en-GB" w:eastAsia="en-US"/>
              </w:rPr>
            </w:pPr>
            <w:r w:rsidRPr="006C6123">
              <w:rPr>
                <w:rFonts w:ascii="Calibri" w:hAnsi="Calibri"/>
                <w:color w:val="000000"/>
                <w:lang w:val="en-GB" w:eastAsia="en-US"/>
              </w:rPr>
              <w:lastRenderedPageBreak/>
              <w:t>Final Destination</w:t>
            </w:r>
          </w:p>
        </w:tc>
        <w:tc>
          <w:tcPr>
            <w:tcW w:w="1721" w:type="pct"/>
            <w:tcBorders>
              <w:top w:val="nil"/>
              <w:left w:val="nil"/>
              <w:bottom w:val="single" w:sz="8" w:space="0" w:color="000000"/>
              <w:right w:val="single" w:sz="8" w:space="0" w:color="000000"/>
            </w:tcBorders>
            <w:shd w:val="clear" w:color="auto" w:fill="auto"/>
            <w:vAlign w:val="center"/>
          </w:tcPr>
          <w:p w14:paraId="7535BD88" w14:textId="6A33C663" w:rsidR="000975C8" w:rsidRDefault="000975C8" w:rsidP="000975C8">
            <w:pPr>
              <w:rPr>
                <w:rFonts w:ascii="Calibri" w:hAnsi="Calibri"/>
                <w:color w:val="000000"/>
                <w:lang w:val="en-GB" w:eastAsia="en-US"/>
              </w:rPr>
            </w:pPr>
            <w:r w:rsidRPr="006C6123">
              <w:rPr>
                <w:rFonts w:ascii="Calibri" w:hAnsi="Calibri"/>
                <w:color w:val="000000"/>
                <w:lang w:val="en-GB" w:eastAsia="en-US"/>
              </w:rPr>
              <w:t>An ASOS virtual warehouse</w:t>
            </w:r>
            <w:r w:rsidR="00DD595E">
              <w:rPr>
                <w:rFonts w:ascii="Calibri" w:hAnsi="Calibri"/>
                <w:color w:val="000000"/>
                <w:lang w:val="en-GB" w:eastAsia="en-US"/>
              </w:rPr>
              <w:t xml:space="preserve"> </w:t>
            </w:r>
          </w:p>
          <w:p w14:paraId="5B47BA34" w14:textId="6C1912E0" w:rsidR="000975C8" w:rsidRDefault="000975C8" w:rsidP="000975C8">
            <w:pPr>
              <w:rPr>
                <w:rFonts w:ascii="Calibri" w:hAnsi="Calibri"/>
                <w:color w:val="000000"/>
                <w:lang w:val="en-GB" w:eastAsia="en-US"/>
              </w:rPr>
            </w:pPr>
          </w:p>
        </w:tc>
        <w:tc>
          <w:tcPr>
            <w:tcW w:w="1790" w:type="pct"/>
            <w:tcBorders>
              <w:top w:val="nil"/>
              <w:left w:val="nil"/>
              <w:bottom w:val="single" w:sz="8" w:space="0" w:color="000000"/>
              <w:right w:val="single" w:sz="8" w:space="0" w:color="000000"/>
            </w:tcBorders>
            <w:shd w:val="clear" w:color="auto" w:fill="auto"/>
            <w:vAlign w:val="center"/>
          </w:tcPr>
          <w:p w14:paraId="1E6DF690" w14:textId="77777777" w:rsidR="000975C8" w:rsidRPr="006C6123" w:rsidRDefault="000975C8" w:rsidP="000975C8">
            <w:pPr>
              <w:rPr>
                <w:rFonts w:ascii="Calibri" w:hAnsi="Calibri"/>
                <w:color w:val="000000"/>
                <w:lang w:val="en-GB" w:eastAsia="en-US"/>
              </w:rPr>
            </w:pPr>
            <w:r w:rsidRPr="006C6123">
              <w:rPr>
                <w:rFonts w:ascii="Calibri" w:hAnsi="Calibri"/>
                <w:color w:val="000000"/>
                <w:lang w:val="en-GB" w:eastAsia="en-US"/>
              </w:rPr>
              <w:t>This field will show the ASOS warehouse from where Sales Orders will be sourced.</w:t>
            </w:r>
          </w:p>
          <w:p w14:paraId="7B98BA17" w14:textId="77777777" w:rsidR="000975C8" w:rsidRPr="006C6123" w:rsidRDefault="000975C8" w:rsidP="000975C8">
            <w:pPr>
              <w:rPr>
                <w:rFonts w:ascii="Calibri" w:hAnsi="Calibri"/>
                <w:color w:val="000000"/>
                <w:lang w:val="en-GB" w:eastAsia="en-US"/>
              </w:rPr>
            </w:pPr>
          </w:p>
          <w:p w14:paraId="2D280502" w14:textId="0AE30655" w:rsidR="000975C8" w:rsidRPr="006C6123" w:rsidRDefault="000975C8" w:rsidP="000975C8">
            <w:pPr>
              <w:pStyle w:val="ListParagraph"/>
              <w:numPr>
                <w:ilvl w:val="0"/>
                <w:numId w:val="26"/>
              </w:numPr>
              <w:rPr>
                <w:rFonts w:ascii="Calibri" w:hAnsi="Calibri"/>
                <w:color w:val="000000"/>
                <w:lang w:val="en-GB" w:eastAsia="en-US"/>
              </w:rPr>
            </w:pPr>
            <w:r w:rsidRPr="006C6123">
              <w:rPr>
                <w:rFonts w:ascii="Calibri" w:hAnsi="Calibri"/>
                <w:color w:val="000000"/>
                <w:lang w:val="en-GB" w:eastAsia="en-US"/>
              </w:rPr>
              <w:t>If the supplier PO will be direct, then first and final warehouse will be same.</w:t>
            </w:r>
          </w:p>
          <w:p w14:paraId="7354F2EB" w14:textId="4C2FDD13" w:rsidR="000975C8" w:rsidRDefault="000975C8" w:rsidP="000975C8">
            <w:pPr>
              <w:pStyle w:val="ListParagraph"/>
              <w:numPr>
                <w:ilvl w:val="0"/>
                <w:numId w:val="26"/>
              </w:numPr>
              <w:rPr>
                <w:rFonts w:ascii="Calibri" w:hAnsi="Calibri"/>
                <w:color w:val="000000"/>
                <w:lang w:val="en-GB" w:eastAsia="en-US"/>
              </w:rPr>
            </w:pPr>
            <w:r w:rsidRPr="006C6123">
              <w:rPr>
                <w:rFonts w:ascii="Calibri" w:hAnsi="Calibri"/>
                <w:color w:val="000000"/>
                <w:lang w:val="en-GB" w:eastAsia="en-US"/>
              </w:rPr>
              <w:t>If the supplier PO will be split, then first and final destination warehouse will be different. Once the Supplier PO will be receipted on First destination it will be send to final destination as allocations.</w:t>
            </w:r>
          </w:p>
          <w:p w14:paraId="1CF80F5E" w14:textId="435C7480" w:rsidR="000975C8" w:rsidRPr="006C6123" w:rsidRDefault="000975C8" w:rsidP="000975C8">
            <w:pPr>
              <w:pStyle w:val="ListParagraph"/>
              <w:numPr>
                <w:ilvl w:val="0"/>
                <w:numId w:val="26"/>
              </w:numPr>
              <w:rPr>
                <w:rFonts w:ascii="Calibri" w:hAnsi="Calibri"/>
                <w:color w:val="000000"/>
                <w:lang w:val="en-GB" w:eastAsia="en-US"/>
              </w:rPr>
            </w:pPr>
            <w:r>
              <w:rPr>
                <w:rFonts w:ascii="Calibri" w:hAnsi="Calibri"/>
                <w:color w:val="000000"/>
                <w:lang w:val="en-GB" w:eastAsia="en-US"/>
              </w:rPr>
              <w:t xml:space="preserve">For Sales order that are raised based on available un-productive wholesale stock will show same first and final destination. </w:t>
            </w:r>
          </w:p>
          <w:p w14:paraId="69BF3B39" w14:textId="77777777" w:rsidR="000975C8" w:rsidRDefault="000975C8" w:rsidP="000975C8">
            <w:pPr>
              <w:rPr>
                <w:rFonts w:ascii="Calibri" w:hAnsi="Calibri"/>
                <w:color w:val="000000"/>
                <w:lang w:val="en-GB" w:eastAsia="en-US"/>
              </w:rPr>
            </w:pPr>
          </w:p>
        </w:tc>
      </w:tr>
      <w:tr w:rsidR="000975C8" w:rsidRPr="006A73A0" w14:paraId="2EE98928"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E633487" w14:textId="2883ADE9" w:rsidR="000975C8" w:rsidRPr="006C6123" w:rsidRDefault="000975C8" w:rsidP="000975C8">
            <w:pPr>
              <w:rPr>
                <w:rFonts w:ascii="Calibri" w:hAnsi="Calibri"/>
                <w:color w:val="000000"/>
                <w:lang w:val="en-GB" w:eastAsia="en-US"/>
              </w:rPr>
            </w:pPr>
            <w:r>
              <w:rPr>
                <w:rFonts w:ascii="Calibri" w:hAnsi="Calibri"/>
                <w:color w:val="000000"/>
                <w:lang w:val="en-GB" w:eastAsia="en-US"/>
              </w:rPr>
              <w:t>Option id</w:t>
            </w:r>
          </w:p>
        </w:tc>
        <w:tc>
          <w:tcPr>
            <w:tcW w:w="1721" w:type="pct"/>
            <w:tcBorders>
              <w:top w:val="nil"/>
              <w:left w:val="nil"/>
              <w:bottom w:val="single" w:sz="8" w:space="0" w:color="000000"/>
              <w:right w:val="single" w:sz="8" w:space="0" w:color="000000"/>
            </w:tcBorders>
            <w:shd w:val="clear" w:color="auto" w:fill="auto"/>
            <w:vAlign w:val="center"/>
          </w:tcPr>
          <w:p w14:paraId="30F7AFDE" w14:textId="0F2CDC3A" w:rsidR="000975C8" w:rsidRPr="00FD07F6" w:rsidRDefault="000975C8" w:rsidP="000975C8">
            <w:pPr>
              <w:rPr>
                <w:rFonts w:ascii="Calibri" w:hAnsi="Calibri"/>
                <w:b/>
                <w:bCs/>
                <w:color w:val="000000"/>
                <w:lang w:val="en-GB" w:eastAsia="en-US"/>
              </w:rPr>
            </w:pPr>
            <w:r w:rsidRPr="006C6123">
              <w:rPr>
                <w:rFonts w:ascii="Calibri" w:hAnsi="Calibri"/>
                <w:color w:val="000000"/>
                <w:lang w:val="en-GB" w:eastAsia="en-US"/>
              </w:rPr>
              <w:t>The parent item on the Sales Order</w:t>
            </w:r>
            <w:r w:rsidRPr="00274119">
              <w:rPr>
                <w:rFonts w:ascii="Calibri" w:hAnsi="Calibri"/>
                <w:b/>
                <w:bCs/>
                <w:color w:val="000000"/>
                <w:lang w:val="en-GB" w:eastAsia="en-US"/>
              </w:rPr>
              <w:t xml:space="preserve"> </w:t>
            </w:r>
          </w:p>
        </w:tc>
        <w:tc>
          <w:tcPr>
            <w:tcW w:w="1790" w:type="pct"/>
            <w:tcBorders>
              <w:top w:val="nil"/>
              <w:left w:val="nil"/>
              <w:bottom w:val="single" w:sz="8" w:space="0" w:color="000000"/>
              <w:right w:val="single" w:sz="8" w:space="0" w:color="000000"/>
            </w:tcBorders>
            <w:shd w:val="clear" w:color="auto" w:fill="auto"/>
            <w:vAlign w:val="center"/>
          </w:tcPr>
          <w:p w14:paraId="29229637" w14:textId="426E0B5E" w:rsidR="000975C8" w:rsidRPr="006C6123" w:rsidRDefault="000975C8" w:rsidP="000975C8">
            <w:pPr>
              <w:rPr>
                <w:rFonts w:ascii="Calibri" w:hAnsi="Calibri"/>
                <w:color w:val="000000"/>
                <w:lang w:val="en-GB" w:eastAsia="en-US"/>
              </w:rPr>
            </w:pPr>
          </w:p>
        </w:tc>
      </w:tr>
      <w:tr w:rsidR="000975C8" w:rsidRPr="006A73A0" w14:paraId="0984BF4B"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01E2FC8F" w14:textId="44EA91AB" w:rsidR="000975C8" w:rsidRDefault="000975C8" w:rsidP="000975C8">
            <w:pPr>
              <w:rPr>
                <w:rFonts w:ascii="Calibri" w:hAnsi="Calibri"/>
                <w:color w:val="000000"/>
                <w:lang w:val="en-GB" w:eastAsia="en-US"/>
              </w:rPr>
            </w:pPr>
            <w:r>
              <w:rPr>
                <w:rFonts w:ascii="Calibri" w:hAnsi="Calibri"/>
                <w:color w:val="000000"/>
                <w:lang w:val="en-GB" w:eastAsia="en-US"/>
              </w:rPr>
              <w:t>Option Description</w:t>
            </w:r>
          </w:p>
        </w:tc>
        <w:tc>
          <w:tcPr>
            <w:tcW w:w="1721" w:type="pct"/>
            <w:tcBorders>
              <w:top w:val="nil"/>
              <w:left w:val="nil"/>
              <w:bottom w:val="single" w:sz="8" w:space="0" w:color="000000"/>
              <w:right w:val="single" w:sz="8" w:space="0" w:color="000000"/>
            </w:tcBorders>
            <w:shd w:val="clear" w:color="auto" w:fill="auto"/>
            <w:vAlign w:val="center"/>
          </w:tcPr>
          <w:p w14:paraId="7BFFB464" w14:textId="19931F9F" w:rsidR="000975C8" w:rsidRPr="006C6123" w:rsidRDefault="000975C8" w:rsidP="000975C8">
            <w:pPr>
              <w:rPr>
                <w:rFonts w:ascii="Calibri" w:hAnsi="Calibri"/>
                <w:color w:val="000000"/>
                <w:lang w:val="en-GB" w:eastAsia="en-US"/>
              </w:rPr>
            </w:pPr>
            <w:r w:rsidRPr="006E25FE">
              <w:rPr>
                <w:rFonts w:ascii="Calibri" w:hAnsi="Calibri"/>
                <w:color w:val="000000"/>
                <w:lang w:val="en-GB" w:eastAsia="en-US"/>
              </w:rPr>
              <w:t>Description of the option</w:t>
            </w:r>
          </w:p>
        </w:tc>
        <w:tc>
          <w:tcPr>
            <w:tcW w:w="1790" w:type="pct"/>
            <w:tcBorders>
              <w:top w:val="nil"/>
              <w:left w:val="nil"/>
              <w:bottom w:val="single" w:sz="8" w:space="0" w:color="000000"/>
              <w:right w:val="single" w:sz="8" w:space="0" w:color="000000"/>
            </w:tcBorders>
            <w:shd w:val="clear" w:color="auto" w:fill="auto"/>
            <w:vAlign w:val="center"/>
          </w:tcPr>
          <w:p w14:paraId="1BB8543F" w14:textId="77777777" w:rsidR="000975C8" w:rsidRPr="006C6123" w:rsidRDefault="000975C8" w:rsidP="000975C8">
            <w:pPr>
              <w:rPr>
                <w:rFonts w:ascii="Calibri" w:hAnsi="Calibri"/>
                <w:color w:val="000000"/>
                <w:lang w:val="en-GB" w:eastAsia="en-US"/>
              </w:rPr>
            </w:pPr>
          </w:p>
        </w:tc>
      </w:tr>
      <w:tr w:rsidR="000975C8" w:rsidRPr="006A73A0" w14:paraId="740979BC" w14:textId="77777777" w:rsidTr="005D038F">
        <w:trPr>
          <w:trHeight w:val="315"/>
          <w:jc w:val="right"/>
        </w:trPr>
        <w:tc>
          <w:tcPr>
            <w:tcW w:w="1489" w:type="pct"/>
            <w:tcBorders>
              <w:top w:val="nil"/>
              <w:left w:val="single" w:sz="8" w:space="0" w:color="000000"/>
              <w:bottom w:val="single" w:sz="8" w:space="0" w:color="000000"/>
              <w:right w:val="single" w:sz="8" w:space="0" w:color="000000"/>
            </w:tcBorders>
            <w:shd w:val="clear" w:color="auto" w:fill="auto"/>
            <w:vAlign w:val="center"/>
          </w:tcPr>
          <w:p w14:paraId="503FA0D1" w14:textId="078ADFBF" w:rsidR="000975C8" w:rsidRDefault="000975C8" w:rsidP="000975C8">
            <w:pPr>
              <w:rPr>
                <w:rFonts w:ascii="Calibri" w:hAnsi="Calibri"/>
                <w:color w:val="000000"/>
                <w:lang w:val="en-GB" w:eastAsia="en-US"/>
              </w:rPr>
            </w:pPr>
            <w:r>
              <w:rPr>
                <w:rFonts w:ascii="Calibri" w:hAnsi="Calibri"/>
                <w:color w:val="000000"/>
                <w:lang w:val="en-GB" w:eastAsia="en-US"/>
              </w:rPr>
              <w:t xml:space="preserve">Sales Order </w:t>
            </w:r>
            <w:r w:rsidRPr="00FD07F6">
              <w:rPr>
                <w:rFonts w:ascii="Calibri" w:hAnsi="Calibri"/>
                <w:color w:val="000000"/>
                <w:lang w:val="en-GB" w:eastAsia="en-US"/>
              </w:rPr>
              <w:t>despatch</w:t>
            </w:r>
            <w:r w:rsidR="00DD595E">
              <w:rPr>
                <w:rFonts w:ascii="Calibri" w:hAnsi="Calibri"/>
                <w:color w:val="000000"/>
                <w:lang w:val="en-GB" w:eastAsia="en-US"/>
              </w:rPr>
              <w:t xml:space="preserve"> </w:t>
            </w:r>
            <w:r>
              <w:rPr>
                <w:rFonts w:ascii="Calibri" w:hAnsi="Calibri"/>
                <w:color w:val="000000"/>
                <w:lang w:val="en-GB" w:eastAsia="en-US"/>
              </w:rPr>
              <w:t>Month</w:t>
            </w:r>
          </w:p>
        </w:tc>
        <w:tc>
          <w:tcPr>
            <w:tcW w:w="1721" w:type="pct"/>
            <w:tcBorders>
              <w:top w:val="nil"/>
              <w:left w:val="nil"/>
              <w:bottom w:val="single" w:sz="8" w:space="0" w:color="000000"/>
              <w:right w:val="single" w:sz="8" w:space="0" w:color="000000"/>
            </w:tcBorders>
            <w:shd w:val="clear" w:color="auto" w:fill="auto"/>
            <w:vAlign w:val="center"/>
          </w:tcPr>
          <w:p w14:paraId="647E466F" w14:textId="0E976E8D" w:rsidR="000975C8" w:rsidRDefault="000975C8" w:rsidP="000975C8">
            <w:pPr>
              <w:rPr>
                <w:rFonts w:ascii="Calibri" w:hAnsi="Calibri"/>
                <w:color w:val="000000"/>
                <w:lang w:val="en-GB" w:eastAsia="en-US"/>
              </w:rPr>
            </w:pPr>
            <w:r>
              <w:rPr>
                <w:rFonts w:ascii="Calibri" w:hAnsi="Calibri"/>
                <w:color w:val="000000"/>
                <w:lang w:val="en-GB" w:eastAsia="en-US"/>
              </w:rPr>
              <w:t xml:space="preserve">Current </w:t>
            </w:r>
            <w:r w:rsidRPr="00FD07F6">
              <w:rPr>
                <w:rFonts w:ascii="Calibri" w:hAnsi="Calibri"/>
                <w:color w:val="000000"/>
                <w:lang w:val="en-GB" w:eastAsia="en-US"/>
              </w:rPr>
              <w:t>despatch</w:t>
            </w:r>
            <w:r w:rsidR="00DD595E">
              <w:rPr>
                <w:rFonts w:ascii="Calibri" w:hAnsi="Calibri"/>
                <w:color w:val="000000"/>
                <w:lang w:val="en-GB" w:eastAsia="en-US"/>
              </w:rPr>
              <w:t xml:space="preserve"> </w:t>
            </w:r>
            <w:r>
              <w:rPr>
                <w:rFonts w:ascii="Calibri" w:hAnsi="Calibri"/>
                <w:color w:val="000000"/>
                <w:lang w:val="en-GB" w:eastAsia="en-US"/>
              </w:rPr>
              <w:t>month on Sales Order</w:t>
            </w:r>
          </w:p>
        </w:tc>
        <w:tc>
          <w:tcPr>
            <w:tcW w:w="1790" w:type="pct"/>
            <w:tcBorders>
              <w:top w:val="nil"/>
              <w:left w:val="nil"/>
              <w:bottom w:val="single" w:sz="8" w:space="0" w:color="000000"/>
              <w:right w:val="single" w:sz="8" w:space="0" w:color="000000"/>
            </w:tcBorders>
            <w:shd w:val="clear" w:color="auto" w:fill="auto"/>
            <w:vAlign w:val="center"/>
          </w:tcPr>
          <w:p w14:paraId="45FC1DA1" w14:textId="77777777" w:rsidR="000975C8" w:rsidRDefault="000975C8" w:rsidP="000975C8">
            <w:pPr>
              <w:rPr>
                <w:rFonts w:ascii="Calibri" w:hAnsi="Calibri"/>
                <w:color w:val="000000"/>
                <w:lang w:val="en-GB" w:eastAsia="en-US"/>
              </w:rPr>
            </w:pPr>
          </w:p>
        </w:tc>
      </w:tr>
    </w:tbl>
    <w:p w14:paraId="0A496063" w14:textId="46B05F39" w:rsidR="0038691E" w:rsidRPr="007052A5" w:rsidRDefault="0038691E" w:rsidP="0038691E">
      <w:pPr>
        <w:pStyle w:val="Caption"/>
        <w:ind w:left="2127"/>
        <w:jc w:val="center"/>
        <w:rPr>
          <w:ins w:id="939" w:author="Sergio Rodrigues" w:date="2022-05-27T17:16:00Z"/>
          <w:color w:val="auto"/>
          <w:lang w:val="en-GB"/>
        </w:rPr>
      </w:pPr>
      <w:ins w:id="940" w:author="Sergio Rodrigues" w:date="2022-05-27T17:16: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18</w:t>
      </w:r>
      <w:ins w:id="941" w:author="Sergio Rodrigues" w:date="2022-05-27T17:16:00Z">
        <w:r w:rsidRPr="000F4E5F">
          <w:rPr>
            <w:color w:val="auto"/>
            <w:lang w:val="en-GB"/>
          </w:rPr>
          <w:fldChar w:fldCharType="end"/>
        </w:r>
        <w:r w:rsidRPr="000F4E5F">
          <w:rPr>
            <w:color w:val="auto"/>
            <w:lang w:val="en-GB"/>
          </w:rPr>
          <w:t xml:space="preserve"> - </w:t>
        </w:r>
      </w:ins>
      <w:ins w:id="942" w:author="Sergio Rodrigues" w:date="2022-05-27T16:09:00Z">
        <w:r>
          <w:rPr>
            <w:color w:val="auto"/>
            <w:lang w:val="en-GB"/>
          </w:rPr>
          <w:t xml:space="preserve">Manage Sales Order Screen </w:t>
        </w:r>
      </w:ins>
      <w:ins w:id="943" w:author="Sergio Rodrigues" w:date="2022-05-27T17:16:00Z">
        <w:r>
          <w:rPr>
            <w:color w:val="auto"/>
            <w:lang w:val="en-GB"/>
          </w:rPr>
          <w:t>(</w:t>
        </w:r>
      </w:ins>
      <w:ins w:id="944" w:author="Sergio Rodrigues" w:date="2022-05-27T17:19:00Z">
        <w:r>
          <w:rPr>
            <w:color w:val="auto"/>
            <w:lang w:val="en-GB"/>
          </w:rPr>
          <w:t>Fields</w:t>
        </w:r>
      </w:ins>
      <w:ins w:id="945" w:author="Sergio Rodrigues" w:date="2022-05-27T17:16:00Z">
        <w:r>
          <w:rPr>
            <w:color w:val="auto"/>
            <w:lang w:val="en-GB"/>
          </w:rPr>
          <w:t xml:space="preserve"> </w:t>
        </w:r>
      </w:ins>
      <w:ins w:id="946" w:author="Sergio Rodrigues" w:date="2022-05-27T17:17:00Z">
        <w:r>
          <w:rPr>
            <w:color w:val="auto"/>
            <w:lang w:val="en-GB"/>
          </w:rPr>
          <w:t>Table)</w:t>
        </w:r>
      </w:ins>
    </w:p>
    <w:p w14:paraId="6012822E" w14:textId="77777777" w:rsidR="00362808" w:rsidRDefault="00362808" w:rsidP="00FD07F6">
      <w:pPr>
        <w:pStyle w:val="BodyText"/>
        <w:ind w:left="0"/>
        <w:jc w:val="both"/>
        <w:rPr>
          <w:b/>
          <w:bCs/>
          <w:u w:val="single"/>
          <w:lang w:val="en-GB"/>
        </w:rPr>
      </w:pPr>
    </w:p>
    <w:p w14:paraId="39C2FD7D" w14:textId="18EEECC3" w:rsidR="00953FB6" w:rsidRDefault="008C44B1" w:rsidP="00545D2B">
      <w:pPr>
        <w:pStyle w:val="BodyText"/>
        <w:ind w:left="1418"/>
        <w:jc w:val="both"/>
        <w:rPr>
          <w:lang w:val="en-GB"/>
        </w:rPr>
      </w:pPr>
      <w:r>
        <w:rPr>
          <w:b/>
          <w:bCs/>
          <w:u w:val="single"/>
          <w:lang w:val="en-GB"/>
        </w:rPr>
        <w:t>Apply Hold Flag</w:t>
      </w:r>
      <w:r w:rsidR="00545D2B">
        <w:rPr>
          <w:lang w:val="en-GB"/>
        </w:rPr>
        <w:t xml:space="preserve"> – </w:t>
      </w:r>
      <w:ins w:id="947" w:author="Reetu Muneem" w:date="2022-02-08T12:22:00Z">
        <w:r w:rsidR="006775F9">
          <w:rPr>
            <w:lang w:val="en-GB"/>
          </w:rPr>
          <w:t>(Highlighte</w:t>
        </w:r>
      </w:ins>
      <w:ins w:id="948" w:author="Reetu Muneem" w:date="2022-02-08T12:23:00Z">
        <w:r w:rsidR="006775F9">
          <w:rPr>
            <w:lang w:val="en-GB"/>
          </w:rPr>
          <w:t>d in green in Figure-11.1 and 11.3)</w:t>
        </w:r>
      </w:ins>
    </w:p>
    <w:p w14:paraId="08836B39" w14:textId="2AF82B74" w:rsidR="00953FB6" w:rsidRDefault="008C44B1" w:rsidP="00545D2B">
      <w:pPr>
        <w:pStyle w:val="BodyText"/>
        <w:ind w:left="1418"/>
        <w:jc w:val="both"/>
        <w:rPr>
          <w:lang w:val="en-GB"/>
        </w:rPr>
      </w:pPr>
      <w:r>
        <w:rPr>
          <w:lang w:val="en-GB"/>
        </w:rPr>
        <w:t xml:space="preserve">User can select one or multiple Sales Orders or all Sales Orders in result table through ‘Select All’ flag to apply Hold flag on selected Sales Order. This function will put each of these individual Sales Orders on hold which is different to partner hold. </w:t>
      </w:r>
      <w:r w:rsidR="00AD276D">
        <w:rPr>
          <w:lang w:val="en-GB"/>
        </w:rPr>
        <w:t xml:space="preserve">If multiple ASNs exists on a Supplier PO, then Sales Orders associated with Supplier PO will show up multiple times on the screen. Though hold flag would be applied to all Sales Order lines user has selected. Thus, if user has selected multiple lines for same Sales Order the flag would </w:t>
      </w:r>
      <w:r w:rsidR="00BC0DD2">
        <w:rPr>
          <w:lang w:val="en-GB"/>
        </w:rPr>
        <w:t xml:space="preserve">only </w:t>
      </w:r>
      <w:r w:rsidR="00AD276D">
        <w:rPr>
          <w:lang w:val="en-GB"/>
        </w:rPr>
        <w:t>be applied once. For</w:t>
      </w:r>
      <w:r>
        <w:rPr>
          <w:lang w:val="en-GB"/>
        </w:rPr>
        <w:t xml:space="preserve"> Release 1 all partners will be set with Hold flag indictor thus, this ‘Apply Hold Flag’ button will </w:t>
      </w:r>
      <w:r w:rsidR="004D0814">
        <w:rPr>
          <w:lang w:val="en-GB"/>
        </w:rPr>
        <w:t xml:space="preserve">apply the hold at Sales Order level which will always supersede the partner </w:t>
      </w:r>
      <w:r w:rsidR="00E56F04">
        <w:rPr>
          <w:lang w:val="en-GB"/>
        </w:rPr>
        <w:t>hold.</w:t>
      </w:r>
      <w:r>
        <w:rPr>
          <w:lang w:val="en-GB"/>
        </w:rPr>
        <w:t xml:space="preserve"> </w:t>
      </w:r>
      <w:r w:rsidR="004D0814">
        <w:rPr>
          <w:lang w:val="en-GB"/>
        </w:rPr>
        <w:t>I</w:t>
      </w:r>
      <w:r>
        <w:rPr>
          <w:lang w:val="en-GB"/>
        </w:rPr>
        <w:t xml:space="preserve">f user will click </w:t>
      </w:r>
      <w:r w:rsidR="004D0814">
        <w:rPr>
          <w:lang w:val="en-GB"/>
        </w:rPr>
        <w:t>t</w:t>
      </w:r>
      <w:r w:rsidR="00953FB6">
        <w:rPr>
          <w:lang w:val="en-GB"/>
        </w:rPr>
        <w:t xml:space="preserve">his button </w:t>
      </w:r>
      <w:r>
        <w:rPr>
          <w:lang w:val="en-GB"/>
        </w:rPr>
        <w:t>following validations will be performed by the system before applying hold flag</w:t>
      </w:r>
    </w:p>
    <w:p w14:paraId="794B1BC0" w14:textId="68B4E6CD" w:rsidR="008C44B1" w:rsidRDefault="008C44B1" w:rsidP="00572530">
      <w:pPr>
        <w:pStyle w:val="BodyText"/>
        <w:numPr>
          <w:ilvl w:val="0"/>
          <w:numId w:val="39"/>
        </w:numPr>
        <w:jc w:val="both"/>
        <w:rPr>
          <w:lang w:val="en-GB"/>
        </w:rPr>
      </w:pPr>
      <w:r>
        <w:rPr>
          <w:lang w:val="en-GB"/>
        </w:rPr>
        <w:t>Can only apply the flag if sales Order has not been released</w:t>
      </w:r>
      <w:r w:rsidR="00CC7AAB">
        <w:rPr>
          <w:lang w:val="en-GB"/>
        </w:rPr>
        <w:t xml:space="preserve"> or is not cancelled</w:t>
      </w:r>
      <w:r>
        <w:rPr>
          <w:lang w:val="en-GB"/>
        </w:rPr>
        <w:t>.</w:t>
      </w:r>
    </w:p>
    <w:p w14:paraId="60405D56" w14:textId="6B9A1D42" w:rsidR="008C44B1" w:rsidRDefault="008C44B1" w:rsidP="008C44B1">
      <w:pPr>
        <w:pStyle w:val="BodyText"/>
        <w:ind w:left="1800"/>
        <w:jc w:val="both"/>
        <w:rPr>
          <w:lang w:val="en-GB"/>
        </w:rPr>
      </w:pPr>
      <w:r>
        <w:rPr>
          <w:lang w:val="en-GB"/>
        </w:rPr>
        <w:t xml:space="preserve">User will be presented with error for respective Sales Order </w:t>
      </w:r>
      <w:r w:rsidR="0063176F">
        <w:rPr>
          <w:lang w:val="en-GB"/>
        </w:rPr>
        <w:t>that fails in above validation.</w:t>
      </w:r>
    </w:p>
    <w:p w14:paraId="0D770AFD" w14:textId="3688E3B4" w:rsidR="0063176F" w:rsidRDefault="0063176F" w:rsidP="00953FB6">
      <w:pPr>
        <w:pStyle w:val="BodyText"/>
        <w:jc w:val="both"/>
        <w:rPr>
          <w:ins w:id="949" w:author="Reetu Muneem" w:date="2022-02-08T12:18:00Z"/>
          <w:b/>
          <w:bCs/>
          <w:u w:val="single"/>
          <w:lang w:val="en-GB"/>
        </w:rPr>
      </w:pPr>
    </w:p>
    <w:p w14:paraId="3C944ECD" w14:textId="6BFED283" w:rsidR="002E192B" w:rsidRPr="00C30F28" w:rsidRDefault="002E192B" w:rsidP="00C30F28">
      <w:pPr>
        <w:pStyle w:val="BodyText"/>
        <w:ind w:left="1800"/>
        <w:jc w:val="both"/>
        <w:rPr>
          <w:lang w:val="en-GB"/>
        </w:rPr>
      </w:pPr>
      <w:ins w:id="950" w:author="Reetu Muneem" w:date="2022-02-08T12:18:00Z">
        <w:r>
          <w:rPr>
            <w:lang w:val="en-GB"/>
          </w:rPr>
          <w:t xml:space="preserve">This flag will be enabled only if </w:t>
        </w:r>
      </w:ins>
      <w:ins w:id="951" w:author="Reetu Muneem" w:date="2022-02-08T12:19:00Z">
        <w:r>
          <w:rPr>
            <w:lang w:val="en-GB"/>
          </w:rPr>
          <w:t>‘Ready To Release’ filter</w:t>
        </w:r>
      </w:ins>
      <w:ins w:id="952" w:author="Reetu Muneem" w:date="2022-02-08T12:23:00Z">
        <w:r w:rsidR="006775F9">
          <w:rPr>
            <w:lang w:val="en-GB"/>
          </w:rPr>
          <w:t xml:space="preserve"> (</w:t>
        </w:r>
      </w:ins>
      <w:ins w:id="953" w:author="Reetu Muneem" w:date="2022-02-08T12:24:00Z">
        <w:r w:rsidR="006775F9">
          <w:rPr>
            <w:lang w:val="en-GB"/>
          </w:rPr>
          <w:t>highlighted in red in Figure-11.1)</w:t>
        </w:r>
      </w:ins>
      <w:ins w:id="954" w:author="Reetu Muneem" w:date="2022-02-08T12:19:00Z">
        <w:r>
          <w:rPr>
            <w:lang w:val="en-GB"/>
          </w:rPr>
          <w:t xml:space="preserve"> is not selected by the user in filter section of the screen.</w:t>
        </w:r>
      </w:ins>
      <w:ins w:id="955" w:author="Reetu Muneem" w:date="2022-02-08T12:37:00Z">
        <w:r w:rsidR="00351FCE">
          <w:rPr>
            <w:lang w:val="en-GB"/>
          </w:rPr>
          <w:t xml:space="preserve"> User would have to select one of the mandatory fields ‘Brand’ or ‘Partner group’</w:t>
        </w:r>
      </w:ins>
      <w:r w:rsidR="00DD595E">
        <w:rPr>
          <w:lang w:val="en-GB"/>
        </w:rPr>
        <w:t xml:space="preserve"> </w:t>
      </w:r>
      <w:ins w:id="956" w:author="Reetu Muneem" w:date="2022-02-08T12:37:00Z">
        <w:r w:rsidR="00351FCE">
          <w:rPr>
            <w:lang w:val="en-GB"/>
          </w:rPr>
          <w:t xml:space="preserve">to run </w:t>
        </w:r>
      </w:ins>
      <w:ins w:id="957" w:author="Reetu Muneem" w:date="2022-02-08T12:38:00Z">
        <w:r w:rsidR="00351FCE">
          <w:rPr>
            <w:lang w:val="en-GB"/>
          </w:rPr>
          <w:t xml:space="preserve">the search. </w:t>
        </w:r>
      </w:ins>
      <w:ins w:id="958" w:author="Reetu Muneem" w:date="2022-02-08T12:37:00Z">
        <w:r w:rsidR="00351FCE">
          <w:rPr>
            <w:lang w:val="en-GB"/>
          </w:rPr>
          <w:t>They could also narrow down the result using other non-mandatory filters.</w:t>
        </w:r>
      </w:ins>
    </w:p>
    <w:p w14:paraId="03E8C9A3" w14:textId="03D8560D" w:rsidR="00890613" w:rsidRPr="006A1585" w:rsidRDefault="0063176F" w:rsidP="00506E40">
      <w:pPr>
        <w:pStyle w:val="BodyText"/>
        <w:ind w:left="1418"/>
        <w:jc w:val="both"/>
        <w:rPr>
          <w:b/>
          <w:bCs/>
          <w:u w:val="single"/>
          <w:lang w:val="en-GB"/>
        </w:rPr>
      </w:pPr>
      <w:r w:rsidRPr="006A1585">
        <w:rPr>
          <w:b/>
          <w:bCs/>
          <w:u w:val="single"/>
          <w:lang w:val="en-GB"/>
        </w:rPr>
        <w:lastRenderedPageBreak/>
        <w:t>Edit and View Icon</w:t>
      </w:r>
    </w:p>
    <w:p w14:paraId="06DB6EF5" w14:textId="4C196F71" w:rsidR="0063176F" w:rsidRDefault="0063176F" w:rsidP="00572530">
      <w:pPr>
        <w:pStyle w:val="BodyText"/>
        <w:numPr>
          <w:ilvl w:val="0"/>
          <w:numId w:val="40"/>
        </w:numPr>
        <w:jc w:val="both"/>
        <w:rPr>
          <w:lang w:val="en-GB"/>
        </w:rPr>
      </w:pPr>
      <w:r>
        <w:rPr>
          <w:lang w:val="en-GB"/>
        </w:rPr>
        <w:t xml:space="preserve">The pencil icon </w:t>
      </w:r>
      <w:r w:rsidR="00A03AAD">
        <w:rPr>
          <w:lang w:val="en-GB"/>
        </w:rPr>
        <w:t xml:space="preserve">will open the selected Sales Order in Edit Sales Order screen. But it will open the screen in view mode if the </w:t>
      </w:r>
      <w:del w:id="959" w:author="Reetu Muneem" w:date="2022-02-09T11:43:00Z">
        <w:r w:rsidR="00A03AAD" w:rsidDel="001E6A45">
          <w:rPr>
            <w:lang w:val="en-GB"/>
          </w:rPr>
          <w:delText xml:space="preserve">same </w:delText>
        </w:r>
      </w:del>
      <w:r w:rsidR="00A03AAD">
        <w:rPr>
          <w:lang w:val="en-GB"/>
        </w:rPr>
        <w:t>sales order is already being edited by any other user</w:t>
      </w:r>
      <w:r w:rsidR="00B64455">
        <w:rPr>
          <w:lang w:val="en-GB"/>
        </w:rPr>
        <w:t xml:space="preserve"> or has been Released</w:t>
      </w:r>
      <w:ins w:id="960" w:author="Reetu Muneem" w:date="2022-02-08T12:21:00Z">
        <w:r w:rsidR="006775F9">
          <w:rPr>
            <w:lang w:val="en-GB"/>
          </w:rPr>
          <w:t xml:space="preserve"> (release date is populated)</w:t>
        </w:r>
      </w:ins>
      <w:ins w:id="961" w:author="Reetu Muneem" w:date="2022-02-08T12:43:00Z">
        <w:r w:rsidR="00662BA9">
          <w:rPr>
            <w:lang w:val="en-GB"/>
          </w:rPr>
          <w:t xml:space="preserve"> or cancelled</w:t>
        </w:r>
      </w:ins>
      <w:r w:rsidR="00A03AAD">
        <w:rPr>
          <w:lang w:val="en-GB"/>
        </w:rPr>
        <w:t>. User would be able to open a single Sales Order in Edit Sales Order screen. The icon will be disabled if user has selected more than one Sales Order.</w:t>
      </w:r>
    </w:p>
    <w:p w14:paraId="141F8DE6" w14:textId="76E18D2E" w:rsidR="00506E40" w:rsidRDefault="00A03AAD" w:rsidP="00572530">
      <w:pPr>
        <w:pStyle w:val="BodyText"/>
        <w:numPr>
          <w:ilvl w:val="0"/>
          <w:numId w:val="40"/>
        </w:numPr>
        <w:jc w:val="both"/>
        <w:rPr>
          <w:ins w:id="962" w:author="Reetu Muneem" w:date="2022-02-08T12:22:00Z"/>
          <w:lang w:val="en-GB"/>
        </w:rPr>
      </w:pPr>
      <w:r>
        <w:rPr>
          <w:lang w:val="en-GB"/>
        </w:rPr>
        <w:t>The glasses icon will open the selected Sales Order in View Sales Order screen. User would be able to open a single Sales Order in View Sales Order screen. The icon will be disabled if user has</w:t>
      </w:r>
      <w:r w:rsidR="00362808">
        <w:rPr>
          <w:lang w:val="en-GB"/>
        </w:rPr>
        <w:t xml:space="preserve"> </w:t>
      </w:r>
      <w:r>
        <w:rPr>
          <w:lang w:val="en-GB"/>
        </w:rPr>
        <w:t>selected more than one Sales Order.</w:t>
      </w:r>
      <w:bookmarkStart w:id="963" w:name="_Settings_-_Orders"/>
      <w:bookmarkStart w:id="964" w:name="_Toc470187954"/>
      <w:bookmarkStart w:id="965" w:name="_Toc470191123"/>
      <w:bookmarkStart w:id="966" w:name="_Toc470191341"/>
      <w:bookmarkStart w:id="967" w:name="_Toc470256872"/>
      <w:bookmarkStart w:id="968" w:name="_Toc470257124"/>
      <w:bookmarkStart w:id="969" w:name="_Toc470187956"/>
      <w:bookmarkStart w:id="970" w:name="_Toc470191343"/>
      <w:bookmarkStart w:id="971" w:name="_Toc470256874"/>
      <w:bookmarkStart w:id="972" w:name="_Toc470257126"/>
      <w:bookmarkStart w:id="973" w:name="_Toc470187957"/>
      <w:bookmarkStart w:id="974" w:name="_Toc470191126"/>
      <w:bookmarkStart w:id="975" w:name="_Toc470191344"/>
      <w:bookmarkStart w:id="976" w:name="_Toc470256875"/>
      <w:bookmarkStart w:id="977" w:name="_Toc470257127"/>
      <w:bookmarkStart w:id="978" w:name="_Toc470187961"/>
      <w:bookmarkStart w:id="979" w:name="_Toc470191348"/>
      <w:bookmarkStart w:id="980" w:name="_Toc470256879"/>
      <w:bookmarkStart w:id="981" w:name="_Toc470257131"/>
      <w:bookmarkStart w:id="982" w:name="_Toc470187962"/>
      <w:bookmarkStart w:id="983" w:name="_Toc470191349"/>
      <w:bookmarkStart w:id="984" w:name="_Toc470256880"/>
      <w:bookmarkStart w:id="985" w:name="_Toc470257132"/>
      <w:bookmarkStart w:id="986" w:name="_Toc470187964"/>
      <w:bookmarkStart w:id="987" w:name="_Toc470191351"/>
      <w:bookmarkStart w:id="988" w:name="_Toc470256882"/>
      <w:bookmarkStart w:id="989" w:name="_Toc470257134"/>
      <w:bookmarkStart w:id="990" w:name="_Toc470187965"/>
      <w:bookmarkStart w:id="991" w:name="_Toc470191352"/>
      <w:bookmarkStart w:id="992" w:name="_Toc470256883"/>
      <w:bookmarkStart w:id="993" w:name="_Toc470257135"/>
      <w:bookmarkStart w:id="994" w:name="_Toc470187966"/>
      <w:bookmarkStart w:id="995" w:name="_Toc470191353"/>
      <w:bookmarkStart w:id="996" w:name="_Toc470256884"/>
      <w:bookmarkStart w:id="997" w:name="_Toc470257136"/>
      <w:bookmarkStart w:id="998" w:name="_Toc470187969"/>
      <w:bookmarkStart w:id="999" w:name="_Toc470191356"/>
      <w:bookmarkStart w:id="1000" w:name="_Toc470256887"/>
      <w:bookmarkStart w:id="1001" w:name="_Toc470257139"/>
      <w:bookmarkStart w:id="1002" w:name="_Toc470187972"/>
      <w:bookmarkStart w:id="1003" w:name="_Toc470191359"/>
      <w:bookmarkStart w:id="1004" w:name="_Toc470256890"/>
      <w:bookmarkStart w:id="1005" w:name="_Toc470257142"/>
      <w:bookmarkStart w:id="1006" w:name="_Toc470187973"/>
      <w:bookmarkStart w:id="1007" w:name="_Toc470191360"/>
      <w:bookmarkStart w:id="1008" w:name="_Toc470256891"/>
      <w:bookmarkStart w:id="1009" w:name="_Toc470257143"/>
      <w:bookmarkStart w:id="1010" w:name="_Toc470187974"/>
      <w:bookmarkStart w:id="1011" w:name="_Toc470191361"/>
      <w:bookmarkStart w:id="1012" w:name="_Toc470256892"/>
      <w:bookmarkStart w:id="1013" w:name="_Toc470257144"/>
      <w:bookmarkStart w:id="1014" w:name="_Toc470187975"/>
      <w:bookmarkStart w:id="1015" w:name="_Toc470191144"/>
      <w:bookmarkStart w:id="1016" w:name="_Toc470191362"/>
      <w:bookmarkStart w:id="1017" w:name="_Toc470256893"/>
      <w:bookmarkStart w:id="1018" w:name="_Toc470257145"/>
      <w:bookmarkStart w:id="1019" w:name="_Toc470187978"/>
      <w:bookmarkStart w:id="1020" w:name="_Toc470191147"/>
      <w:bookmarkStart w:id="1021" w:name="_Toc470191365"/>
      <w:bookmarkStart w:id="1022" w:name="_Toc470256896"/>
      <w:bookmarkStart w:id="1023" w:name="_Toc470257148"/>
      <w:bookmarkStart w:id="1024" w:name="_Toc470187979"/>
      <w:bookmarkStart w:id="1025" w:name="_Toc470191148"/>
      <w:bookmarkStart w:id="1026" w:name="_Toc470191366"/>
      <w:bookmarkStart w:id="1027" w:name="_Toc470256897"/>
      <w:bookmarkStart w:id="1028" w:name="_Toc470257149"/>
      <w:bookmarkStart w:id="1029" w:name="_Toc470187980"/>
      <w:bookmarkStart w:id="1030" w:name="_Toc470191149"/>
      <w:bookmarkStart w:id="1031" w:name="_Toc470191367"/>
      <w:bookmarkStart w:id="1032" w:name="_Toc470256898"/>
      <w:bookmarkStart w:id="1033" w:name="_Toc470257150"/>
      <w:bookmarkStart w:id="1034" w:name="_Filters"/>
      <w:bookmarkStart w:id="1035" w:name="_Toc470187981"/>
      <w:bookmarkStart w:id="1036" w:name="_Toc470191368"/>
      <w:bookmarkStart w:id="1037" w:name="_Toc470256899"/>
      <w:bookmarkStart w:id="1038" w:name="_Toc470257151"/>
      <w:bookmarkStart w:id="1039" w:name="_Toc470187982"/>
      <w:bookmarkStart w:id="1040" w:name="_Toc470191369"/>
      <w:bookmarkStart w:id="1041" w:name="_Toc470256900"/>
      <w:bookmarkStart w:id="1042" w:name="_Toc470257152"/>
      <w:bookmarkStart w:id="1043" w:name="_Toc470187983"/>
      <w:bookmarkStart w:id="1044" w:name="_Toc470191370"/>
      <w:bookmarkStart w:id="1045" w:name="_Toc470256901"/>
      <w:bookmarkStart w:id="1046" w:name="_Toc470257153"/>
      <w:bookmarkStart w:id="1047" w:name="_Toc470187984"/>
      <w:bookmarkStart w:id="1048" w:name="_Toc470191153"/>
      <w:bookmarkStart w:id="1049" w:name="_Toc470191371"/>
      <w:bookmarkStart w:id="1050" w:name="_Toc470256902"/>
      <w:bookmarkStart w:id="1051" w:name="_Toc470257154"/>
      <w:bookmarkStart w:id="1052" w:name="_Toc470187986"/>
      <w:bookmarkStart w:id="1053" w:name="_Toc470191373"/>
      <w:bookmarkStart w:id="1054" w:name="_Toc470256904"/>
      <w:bookmarkStart w:id="1055" w:name="_Toc470257156"/>
      <w:bookmarkStart w:id="1056" w:name="_Toc470188017"/>
      <w:bookmarkStart w:id="1057" w:name="_Toc470191186"/>
      <w:bookmarkStart w:id="1058" w:name="_Toc470191404"/>
      <w:bookmarkStart w:id="1059" w:name="_Toc470256935"/>
      <w:bookmarkStart w:id="1060" w:name="_Toc470257187"/>
      <w:bookmarkStart w:id="1061" w:name="_Toc470188019"/>
      <w:bookmarkStart w:id="1062" w:name="_Toc470191188"/>
      <w:bookmarkStart w:id="1063" w:name="_Toc470191406"/>
      <w:bookmarkStart w:id="1064" w:name="_Toc470256937"/>
      <w:bookmarkStart w:id="1065" w:name="_Toc470257189"/>
      <w:bookmarkStart w:id="1066" w:name="_Toc470188022"/>
      <w:bookmarkStart w:id="1067" w:name="_Toc470191409"/>
      <w:bookmarkStart w:id="1068" w:name="_Toc470256940"/>
      <w:bookmarkStart w:id="1069" w:name="_Toc470257192"/>
      <w:bookmarkStart w:id="1070" w:name="_Toc470188023"/>
      <w:bookmarkStart w:id="1071" w:name="_Toc470191410"/>
      <w:bookmarkStart w:id="1072" w:name="_Toc470256941"/>
      <w:bookmarkStart w:id="1073" w:name="_Toc470257193"/>
      <w:bookmarkStart w:id="1074" w:name="_Toc470188024"/>
      <w:bookmarkStart w:id="1075" w:name="_Toc470191411"/>
      <w:bookmarkStart w:id="1076" w:name="_Toc470256942"/>
      <w:bookmarkStart w:id="1077" w:name="_Toc470257194"/>
      <w:bookmarkStart w:id="1078" w:name="_Toc470188025"/>
      <w:bookmarkStart w:id="1079" w:name="_Toc470191412"/>
      <w:bookmarkStart w:id="1080" w:name="_Toc470256943"/>
      <w:bookmarkStart w:id="1081" w:name="_Toc470257195"/>
      <w:bookmarkStart w:id="1082" w:name="_Toc470188027"/>
      <w:bookmarkStart w:id="1083" w:name="_Toc470191414"/>
      <w:bookmarkStart w:id="1084" w:name="_Toc470256945"/>
      <w:bookmarkStart w:id="1085" w:name="_Toc470257197"/>
      <w:bookmarkStart w:id="1086" w:name="_Toc470188028"/>
      <w:bookmarkStart w:id="1087" w:name="_Toc470191415"/>
      <w:bookmarkStart w:id="1088" w:name="_Toc470256946"/>
      <w:bookmarkStart w:id="1089" w:name="_Toc470257198"/>
      <w:bookmarkStart w:id="1090" w:name="_Toc470188029"/>
      <w:bookmarkStart w:id="1091" w:name="_Toc470191198"/>
      <w:bookmarkStart w:id="1092" w:name="_Toc470191416"/>
      <w:bookmarkStart w:id="1093" w:name="_Toc470256947"/>
      <w:bookmarkStart w:id="1094" w:name="_Toc470257199"/>
      <w:bookmarkStart w:id="1095" w:name="_Toc470188031"/>
      <w:bookmarkStart w:id="1096" w:name="_Toc470191418"/>
      <w:bookmarkStart w:id="1097" w:name="_Toc470256949"/>
      <w:bookmarkStart w:id="1098" w:name="_Toc470257201"/>
      <w:bookmarkStart w:id="1099" w:name="_Toc470188036"/>
      <w:bookmarkStart w:id="1100" w:name="_Toc470191205"/>
      <w:bookmarkStart w:id="1101" w:name="_Toc470191423"/>
      <w:bookmarkStart w:id="1102" w:name="_Toc470256954"/>
      <w:bookmarkStart w:id="1103" w:name="_Toc470257206"/>
      <w:bookmarkStart w:id="1104" w:name="_Toc470188037"/>
      <w:bookmarkStart w:id="1105" w:name="_Toc470191206"/>
      <w:bookmarkStart w:id="1106" w:name="_Toc470191424"/>
      <w:bookmarkStart w:id="1107" w:name="_Toc470256955"/>
      <w:bookmarkStart w:id="1108" w:name="_Toc470257207"/>
      <w:bookmarkStart w:id="1109" w:name="_Toc470188038"/>
      <w:bookmarkStart w:id="1110" w:name="_Toc470191207"/>
      <w:bookmarkStart w:id="1111" w:name="_Toc470191425"/>
      <w:bookmarkStart w:id="1112" w:name="_Toc470256956"/>
      <w:bookmarkStart w:id="1113" w:name="_Toc470257208"/>
      <w:bookmarkStart w:id="1114" w:name="_Toc470188040"/>
      <w:bookmarkStart w:id="1115" w:name="_Toc470191427"/>
      <w:bookmarkStart w:id="1116" w:name="_Toc470256958"/>
      <w:bookmarkStart w:id="1117" w:name="_Toc470257210"/>
      <w:bookmarkStart w:id="1118" w:name="_Toc470188041"/>
      <w:bookmarkStart w:id="1119" w:name="_Toc470191428"/>
      <w:bookmarkStart w:id="1120" w:name="_Toc470256959"/>
      <w:bookmarkStart w:id="1121" w:name="_Toc470257211"/>
      <w:bookmarkStart w:id="1122" w:name="_Toc470188043"/>
      <w:bookmarkStart w:id="1123" w:name="_Toc470191212"/>
      <w:bookmarkStart w:id="1124" w:name="_Toc470191430"/>
      <w:bookmarkStart w:id="1125" w:name="_Toc470256961"/>
      <w:bookmarkStart w:id="1126" w:name="_Toc470257213"/>
      <w:bookmarkStart w:id="1127" w:name="_Toc470188095"/>
      <w:bookmarkStart w:id="1128" w:name="_Toc470191247"/>
      <w:bookmarkStart w:id="1129" w:name="_Toc470191482"/>
      <w:bookmarkStart w:id="1130" w:name="_Toc470257013"/>
      <w:bookmarkStart w:id="1131" w:name="_Toc470257265"/>
      <w:bookmarkStart w:id="1132" w:name="_Toc470188096"/>
      <w:bookmarkStart w:id="1133" w:name="_Toc470191483"/>
      <w:bookmarkStart w:id="1134" w:name="_Toc470257014"/>
      <w:bookmarkStart w:id="1135" w:name="_Toc470257266"/>
      <w:bookmarkStart w:id="1136" w:name="_Toc470188097"/>
      <w:bookmarkStart w:id="1137" w:name="_Toc470191484"/>
      <w:bookmarkStart w:id="1138" w:name="_Toc470257015"/>
      <w:bookmarkStart w:id="1139" w:name="_Toc470257267"/>
      <w:bookmarkStart w:id="1140" w:name="_Toc470188098"/>
      <w:bookmarkStart w:id="1141" w:name="_Toc470191250"/>
      <w:bookmarkStart w:id="1142" w:name="_Toc470191485"/>
      <w:bookmarkStart w:id="1143" w:name="_Toc470257016"/>
      <w:bookmarkStart w:id="1144" w:name="_Toc470257268"/>
      <w:bookmarkStart w:id="1145" w:name="_Toc470188100"/>
      <w:bookmarkStart w:id="1146" w:name="_Toc470191487"/>
      <w:bookmarkStart w:id="1147" w:name="_Toc470257018"/>
      <w:bookmarkStart w:id="1148" w:name="_Toc470257270"/>
      <w:bookmarkStart w:id="1149" w:name="_Toc470188101"/>
      <w:bookmarkStart w:id="1150" w:name="_Toc470191253"/>
      <w:bookmarkStart w:id="1151" w:name="_Toc470191488"/>
      <w:bookmarkStart w:id="1152" w:name="_Toc470257019"/>
      <w:bookmarkStart w:id="1153" w:name="_Toc470257271"/>
      <w:bookmarkStart w:id="1154" w:name="_Toc470188103"/>
      <w:bookmarkStart w:id="1155" w:name="_Toc470191490"/>
      <w:bookmarkStart w:id="1156" w:name="_Toc470257021"/>
      <w:bookmarkStart w:id="1157" w:name="_Toc470257273"/>
      <w:bookmarkStart w:id="1158" w:name="_Toc470188104"/>
      <w:bookmarkStart w:id="1159" w:name="_Toc470191491"/>
      <w:bookmarkStart w:id="1160" w:name="_Toc470257022"/>
      <w:bookmarkStart w:id="1161" w:name="_Toc470257274"/>
      <w:bookmarkStart w:id="1162" w:name="_Toc470188107"/>
      <w:bookmarkStart w:id="1163" w:name="_Toc470191494"/>
      <w:bookmarkStart w:id="1164" w:name="_Toc470257025"/>
      <w:bookmarkStart w:id="1165" w:name="_Toc470257277"/>
      <w:bookmarkStart w:id="1166" w:name="_Toc470188108"/>
      <w:bookmarkStart w:id="1167" w:name="_Toc470191495"/>
      <w:bookmarkStart w:id="1168" w:name="_Toc470257026"/>
      <w:bookmarkStart w:id="1169" w:name="_Toc470257278"/>
      <w:bookmarkStart w:id="1170" w:name="_Toc470188110"/>
      <w:bookmarkStart w:id="1171" w:name="_Toc470191497"/>
      <w:bookmarkStart w:id="1172" w:name="_Toc470257028"/>
      <w:bookmarkStart w:id="1173" w:name="_Toc470257280"/>
      <w:bookmarkStart w:id="1174" w:name="_Toc470188111"/>
      <w:bookmarkStart w:id="1175" w:name="_Toc470191498"/>
      <w:bookmarkStart w:id="1176" w:name="_Toc470257029"/>
      <w:bookmarkStart w:id="1177" w:name="_Toc470257281"/>
      <w:bookmarkStart w:id="1178" w:name="_Toc470188112"/>
      <w:bookmarkStart w:id="1179" w:name="_Toc470191499"/>
      <w:bookmarkStart w:id="1180" w:name="_Toc470257030"/>
      <w:bookmarkStart w:id="1181" w:name="_Toc470257282"/>
      <w:bookmarkStart w:id="1182" w:name="_Toc470188113"/>
      <w:bookmarkStart w:id="1183" w:name="_Toc470191500"/>
      <w:bookmarkStart w:id="1184" w:name="_Toc470257031"/>
      <w:bookmarkStart w:id="1185" w:name="_Toc470257283"/>
      <w:bookmarkStart w:id="1186" w:name="_Toc470188114"/>
      <w:bookmarkStart w:id="1187" w:name="_Toc470191266"/>
      <w:bookmarkStart w:id="1188" w:name="_Toc470191501"/>
      <w:bookmarkStart w:id="1189" w:name="_Toc470257032"/>
      <w:bookmarkStart w:id="1190" w:name="_Toc470257284"/>
      <w:bookmarkStart w:id="1191" w:name="_Toc470188116"/>
      <w:bookmarkStart w:id="1192" w:name="_Toc470191503"/>
      <w:bookmarkStart w:id="1193" w:name="_Toc470257034"/>
      <w:bookmarkStart w:id="1194" w:name="_Toc470257286"/>
      <w:bookmarkStart w:id="1195" w:name="_Toc470188124"/>
      <w:bookmarkStart w:id="1196" w:name="_Toc470191276"/>
      <w:bookmarkStart w:id="1197" w:name="_Toc470191511"/>
      <w:bookmarkStart w:id="1198" w:name="_Toc470257042"/>
      <w:bookmarkStart w:id="1199" w:name="_Toc470257294"/>
      <w:bookmarkStart w:id="1200" w:name="_Toc470188126"/>
      <w:bookmarkStart w:id="1201" w:name="_Toc470191513"/>
      <w:bookmarkStart w:id="1202" w:name="_Toc470257044"/>
      <w:bookmarkStart w:id="1203" w:name="_Toc470257296"/>
      <w:bookmarkStart w:id="1204" w:name="_Toc470188127"/>
      <w:bookmarkStart w:id="1205" w:name="_Toc470191514"/>
      <w:bookmarkStart w:id="1206" w:name="_Toc470257045"/>
      <w:bookmarkStart w:id="1207" w:name="_Toc470257297"/>
      <w:bookmarkStart w:id="1208" w:name="_Toc470188128"/>
      <w:bookmarkStart w:id="1209" w:name="_Toc470191515"/>
      <w:bookmarkStart w:id="1210" w:name="_Toc470257046"/>
      <w:bookmarkStart w:id="1211" w:name="_Toc470257298"/>
      <w:bookmarkStart w:id="1212" w:name="_Toc470188129"/>
      <w:bookmarkStart w:id="1213" w:name="_Toc470191281"/>
      <w:bookmarkStart w:id="1214" w:name="_Toc470191516"/>
      <w:bookmarkStart w:id="1215" w:name="_Toc470257047"/>
      <w:bookmarkStart w:id="1216" w:name="_Toc470257299"/>
      <w:bookmarkStart w:id="1217" w:name="_Toc470188139"/>
      <w:bookmarkStart w:id="1218" w:name="_Toc470191291"/>
      <w:bookmarkStart w:id="1219" w:name="_Toc470191526"/>
      <w:bookmarkStart w:id="1220" w:name="_Toc470257057"/>
      <w:bookmarkStart w:id="1221" w:name="_Toc470257309"/>
      <w:bookmarkStart w:id="1222" w:name="_Toc470188141"/>
      <w:bookmarkStart w:id="1223" w:name="_Toc470191293"/>
      <w:bookmarkStart w:id="1224" w:name="_Toc470191528"/>
      <w:bookmarkStart w:id="1225" w:name="_Toc470257059"/>
      <w:bookmarkStart w:id="1226" w:name="_Toc470257311"/>
      <w:bookmarkStart w:id="1227" w:name="_Toc470188149"/>
      <w:bookmarkStart w:id="1228" w:name="_Toc470191536"/>
      <w:bookmarkStart w:id="1229" w:name="_Toc470257067"/>
      <w:bookmarkStart w:id="1230" w:name="_Toc470257319"/>
      <w:bookmarkStart w:id="1231" w:name="_Toc470188152"/>
      <w:bookmarkStart w:id="1232" w:name="_Toc470191539"/>
      <w:bookmarkStart w:id="1233" w:name="_Toc470257070"/>
      <w:bookmarkStart w:id="1234" w:name="_Toc470257322"/>
      <w:bookmarkStart w:id="1235" w:name="_Toc470188153"/>
      <w:bookmarkStart w:id="1236" w:name="_Toc470191540"/>
      <w:bookmarkStart w:id="1237" w:name="_Toc470257071"/>
      <w:bookmarkStart w:id="1238" w:name="_Toc470257323"/>
      <w:bookmarkStart w:id="1239" w:name="_Toc470188154"/>
      <w:bookmarkStart w:id="1240" w:name="_Toc470191541"/>
      <w:bookmarkStart w:id="1241" w:name="_Toc470257072"/>
      <w:bookmarkStart w:id="1242" w:name="_Toc470257324"/>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p>
    <w:p w14:paraId="45F20DCE" w14:textId="16F9AE76" w:rsidR="006775F9" w:rsidRDefault="006775F9" w:rsidP="006775F9">
      <w:pPr>
        <w:pStyle w:val="BodyText"/>
        <w:jc w:val="both"/>
        <w:rPr>
          <w:ins w:id="1243" w:author="Reetu Muneem" w:date="2022-02-08T12:22:00Z"/>
          <w:lang w:val="en-GB"/>
        </w:rPr>
      </w:pPr>
    </w:p>
    <w:p w14:paraId="16D750BD" w14:textId="6547C253" w:rsidR="006775F9" w:rsidRPr="006A1585" w:rsidRDefault="006775F9" w:rsidP="006775F9">
      <w:pPr>
        <w:pStyle w:val="BodyText"/>
        <w:ind w:left="1418"/>
        <w:jc w:val="both"/>
        <w:rPr>
          <w:ins w:id="1244" w:author="Reetu Muneem" w:date="2022-02-08T12:22:00Z"/>
          <w:b/>
          <w:bCs/>
          <w:u w:val="single"/>
          <w:lang w:val="en-GB"/>
        </w:rPr>
      </w:pPr>
      <w:ins w:id="1245" w:author="Reetu Muneem" w:date="2022-02-08T12:22:00Z">
        <w:r>
          <w:rPr>
            <w:b/>
            <w:bCs/>
            <w:u w:val="single"/>
            <w:lang w:val="en-GB"/>
          </w:rPr>
          <w:t>Download</w:t>
        </w:r>
      </w:ins>
      <w:r w:rsidR="00545D2B">
        <w:rPr>
          <w:lang w:val="en-GB"/>
        </w:rPr>
        <w:t xml:space="preserve"> – </w:t>
      </w:r>
      <w:ins w:id="1246" w:author="Reetu Muneem" w:date="2022-02-08T12:24:00Z">
        <w:r>
          <w:rPr>
            <w:lang w:val="en-GB"/>
          </w:rPr>
          <w:t>(Highlighted in red in Figure-11.1 and 11.3)</w:t>
        </w:r>
      </w:ins>
    </w:p>
    <w:p w14:paraId="5D412425" w14:textId="362E5CE7" w:rsidR="006775F9" w:rsidRDefault="006775F9" w:rsidP="00C30F28">
      <w:pPr>
        <w:pStyle w:val="BodyText"/>
        <w:numPr>
          <w:ilvl w:val="0"/>
          <w:numId w:val="54"/>
        </w:numPr>
        <w:jc w:val="both"/>
        <w:rPr>
          <w:ins w:id="1247" w:author="Reetu Muneem" w:date="2022-02-08T12:22:00Z"/>
          <w:lang w:val="en-GB"/>
        </w:rPr>
      </w:pPr>
      <w:ins w:id="1248" w:author="Reetu Muneem" w:date="2022-02-08T12:22:00Z">
        <w:r>
          <w:rPr>
            <w:lang w:val="en-GB"/>
          </w:rPr>
          <w:t>T</w:t>
        </w:r>
      </w:ins>
      <w:ins w:id="1249" w:author="Reetu Muneem" w:date="2022-02-08T12:29:00Z">
        <w:r>
          <w:rPr>
            <w:lang w:val="en-GB"/>
          </w:rPr>
          <w:t xml:space="preserve">his button will be enabled only if the </w:t>
        </w:r>
      </w:ins>
      <w:ins w:id="1250" w:author="Reetu Muneem" w:date="2022-02-08T12:30:00Z">
        <w:r>
          <w:rPr>
            <w:lang w:val="en-GB"/>
          </w:rPr>
          <w:t>‘Ready To Release’ filter (highlighted in red in Figure-11.1)</w:t>
        </w:r>
      </w:ins>
      <w:r w:rsidR="00DD595E">
        <w:rPr>
          <w:lang w:val="en-GB"/>
        </w:rPr>
        <w:t xml:space="preserve"> </w:t>
      </w:r>
      <w:ins w:id="1251" w:author="Reetu Muneem" w:date="2022-02-08T12:30:00Z">
        <w:r>
          <w:rPr>
            <w:lang w:val="en-GB"/>
          </w:rPr>
          <w:t>in filter section is selected by the user as ‘Y’ or ‘N’.</w:t>
        </w:r>
      </w:ins>
      <w:ins w:id="1252" w:author="Reetu Muneem" w:date="2022-02-08T12:29:00Z">
        <w:r>
          <w:rPr>
            <w:lang w:val="en-GB"/>
          </w:rPr>
          <w:t xml:space="preserve"> </w:t>
        </w:r>
      </w:ins>
    </w:p>
    <w:p w14:paraId="27149634" w14:textId="359877E6" w:rsidR="006775F9" w:rsidRDefault="00351FCE" w:rsidP="006775F9">
      <w:pPr>
        <w:pStyle w:val="BodyText"/>
        <w:numPr>
          <w:ilvl w:val="0"/>
          <w:numId w:val="54"/>
        </w:numPr>
        <w:jc w:val="both"/>
        <w:rPr>
          <w:ins w:id="1253" w:author="Reetu Muneem" w:date="2022-02-08T14:54:00Z"/>
          <w:lang w:val="en-GB"/>
        </w:rPr>
      </w:pPr>
      <w:ins w:id="1254" w:author="Reetu Muneem" w:date="2022-02-08T12:33:00Z">
        <w:r>
          <w:rPr>
            <w:lang w:val="en-GB"/>
          </w:rPr>
          <w:t xml:space="preserve">If the ‘Ready to Release’ filter will be selected as ‘Y’ then user would be able to download the </w:t>
        </w:r>
      </w:ins>
      <w:ins w:id="1255" w:author="Reetu Muneem" w:date="2022-02-08T12:34:00Z">
        <w:r>
          <w:rPr>
            <w:lang w:val="en-GB"/>
          </w:rPr>
          <w:t xml:space="preserve">Sales Orders that are ready to be Released at that point of time. This search will utilize </w:t>
        </w:r>
      </w:ins>
      <w:ins w:id="1256" w:author="Reetu Muneem" w:date="2022-02-08T12:35:00Z">
        <w:r>
          <w:rPr>
            <w:lang w:val="en-GB"/>
          </w:rPr>
          <w:t>the data</w:t>
        </w:r>
      </w:ins>
      <w:ins w:id="1257" w:author="Reetu Muneem" w:date="2022-02-08T14:53:00Z">
        <w:r w:rsidR="00C848EF">
          <w:rPr>
            <w:lang w:val="en-GB"/>
          </w:rPr>
          <w:t>set</w:t>
        </w:r>
      </w:ins>
      <w:ins w:id="1258" w:author="Reetu Muneem" w:date="2022-02-08T12:35:00Z">
        <w:r>
          <w:rPr>
            <w:lang w:val="en-GB"/>
          </w:rPr>
          <w:t xml:space="preserve"> from ‘Sales Order To Release’ dashboard. User would have to sele</w:t>
        </w:r>
      </w:ins>
      <w:ins w:id="1259" w:author="Reetu Muneem" w:date="2022-02-08T12:36:00Z">
        <w:r>
          <w:rPr>
            <w:lang w:val="en-GB"/>
          </w:rPr>
          <w:t xml:space="preserve">ct one of the mandatory fields ‘Brand’ or ‘Partner group’ along with ‘Ready to Release’ filter. They could also narrow down the result </w:t>
        </w:r>
      </w:ins>
      <w:ins w:id="1260" w:author="Reetu Muneem" w:date="2022-02-08T12:37:00Z">
        <w:r>
          <w:rPr>
            <w:lang w:val="en-GB"/>
          </w:rPr>
          <w:t>using other non-mandatory filters.</w:t>
        </w:r>
      </w:ins>
      <w:ins w:id="1261" w:author="Reetu Muneem" w:date="2022-02-08T15:03:00Z">
        <w:r w:rsidR="007F6C7F" w:rsidRPr="007F6C7F">
          <w:rPr>
            <w:lang w:val="en-GB"/>
          </w:rPr>
          <w:t xml:space="preserve"> </w:t>
        </w:r>
        <w:r w:rsidR="007F6C7F">
          <w:rPr>
            <w:lang w:val="en-GB"/>
          </w:rPr>
          <w:t>These Sales Orders will exclude any Cancelled, Released, Despatched or Posted Sales Orders.</w:t>
        </w:r>
      </w:ins>
    </w:p>
    <w:p w14:paraId="70BDB682" w14:textId="1815161A" w:rsidR="00C848EF" w:rsidRDefault="00C848EF" w:rsidP="006775F9">
      <w:pPr>
        <w:pStyle w:val="BodyText"/>
        <w:numPr>
          <w:ilvl w:val="0"/>
          <w:numId w:val="54"/>
        </w:numPr>
        <w:jc w:val="both"/>
        <w:rPr>
          <w:ins w:id="1262" w:author="Reetu Muneem" w:date="2022-02-08T15:04:00Z"/>
          <w:lang w:val="en-GB"/>
        </w:rPr>
      </w:pPr>
      <w:ins w:id="1263" w:author="Reetu Muneem" w:date="2022-02-08T14:54:00Z">
        <w:r>
          <w:rPr>
            <w:lang w:val="en-GB"/>
          </w:rPr>
          <w:t>If the ‘Ready to Release’ filter will be selected as ‘N’</w:t>
        </w:r>
      </w:ins>
      <w:ins w:id="1264" w:author="Reetu Muneem" w:date="2022-02-08T14:59:00Z">
        <w:r>
          <w:rPr>
            <w:lang w:val="en-GB"/>
          </w:rPr>
          <w:t xml:space="preserve"> along with mandatory and other non-mandatory</w:t>
        </w:r>
      </w:ins>
      <w:ins w:id="1265" w:author="Reetu Muneem" w:date="2022-02-08T14:54:00Z">
        <w:r>
          <w:rPr>
            <w:lang w:val="en-GB"/>
          </w:rPr>
          <w:t xml:space="preserve"> </w:t>
        </w:r>
      </w:ins>
      <w:ins w:id="1266" w:author="Reetu Muneem" w:date="2022-02-08T15:00:00Z">
        <w:r>
          <w:rPr>
            <w:lang w:val="en-GB"/>
          </w:rPr>
          <w:t xml:space="preserve">filters </w:t>
        </w:r>
      </w:ins>
      <w:ins w:id="1267" w:author="Reetu Muneem" w:date="2022-02-08T14:54:00Z">
        <w:r>
          <w:rPr>
            <w:lang w:val="en-GB"/>
          </w:rPr>
          <w:t>then</w:t>
        </w:r>
      </w:ins>
      <w:ins w:id="1268" w:author="Reetu Muneem" w:date="2022-02-08T15:00:00Z">
        <w:r>
          <w:rPr>
            <w:lang w:val="en-GB"/>
          </w:rPr>
          <w:t>,</w:t>
        </w:r>
      </w:ins>
      <w:ins w:id="1269" w:author="Reetu Muneem" w:date="2022-02-08T14:54:00Z">
        <w:r>
          <w:rPr>
            <w:lang w:val="en-GB"/>
          </w:rPr>
          <w:t xml:space="preserve"> it will download </w:t>
        </w:r>
      </w:ins>
      <w:ins w:id="1270" w:author="Reetu Muneem" w:date="2022-02-08T14:55:00Z">
        <w:r>
          <w:rPr>
            <w:lang w:val="en-GB"/>
          </w:rPr>
          <w:t>Sales Orders which are not</w:t>
        </w:r>
      </w:ins>
      <w:r w:rsidR="00DD595E">
        <w:rPr>
          <w:lang w:val="en-GB"/>
        </w:rPr>
        <w:t xml:space="preserve"> </w:t>
      </w:r>
      <w:ins w:id="1271" w:author="Reetu Muneem" w:date="2022-02-08T15:02:00Z">
        <w:r>
          <w:rPr>
            <w:lang w:val="en-GB"/>
          </w:rPr>
          <w:t xml:space="preserve">ready to be </w:t>
        </w:r>
      </w:ins>
      <w:r w:rsidR="00E56F04">
        <w:rPr>
          <w:lang w:val="en-GB"/>
        </w:rPr>
        <w:t>released.</w:t>
      </w:r>
      <w:ins w:id="1272" w:author="Reetu Muneem" w:date="2022-02-08T14:56:00Z">
        <w:r>
          <w:rPr>
            <w:lang w:val="en-GB"/>
          </w:rPr>
          <w:t xml:space="preserve"> These Sales Orders will exclude any Cancelled,</w:t>
        </w:r>
      </w:ins>
      <w:ins w:id="1273" w:author="Reetu Muneem" w:date="2022-02-08T14:57:00Z">
        <w:r>
          <w:rPr>
            <w:lang w:val="en-GB"/>
          </w:rPr>
          <w:t xml:space="preserve"> Released, Despatched or Posted </w:t>
        </w:r>
      </w:ins>
      <w:ins w:id="1274" w:author="Reetu Muneem" w:date="2022-02-08T14:58:00Z">
        <w:r>
          <w:rPr>
            <w:lang w:val="en-GB"/>
          </w:rPr>
          <w:t>Sales Orders.</w:t>
        </w:r>
      </w:ins>
    </w:p>
    <w:p w14:paraId="7F562A03" w14:textId="60DA8FE5" w:rsidR="002D2A5A" w:rsidRDefault="002D2A5A" w:rsidP="006775F9">
      <w:pPr>
        <w:pStyle w:val="BodyText"/>
        <w:numPr>
          <w:ilvl w:val="0"/>
          <w:numId w:val="54"/>
        </w:numPr>
        <w:jc w:val="both"/>
        <w:rPr>
          <w:ins w:id="1275" w:author="Reetu Muneem" w:date="2022-02-08T15:06:00Z"/>
          <w:lang w:val="en-GB"/>
        </w:rPr>
      </w:pPr>
      <w:ins w:id="1276" w:author="Reetu Muneem" w:date="2022-02-08T15:04:00Z">
        <w:r>
          <w:rPr>
            <w:lang w:val="en-GB"/>
          </w:rPr>
          <w:t>The result table on Manage Sales Order screen could show multiple lines for same Sales Order (due to multiple ASNs on its Supplier PO). But when user will export the</w:t>
        </w:r>
      </w:ins>
      <w:ins w:id="1277" w:author="Reetu Muneem" w:date="2022-02-08T15:05:00Z">
        <w:r>
          <w:rPr>
            <w:lang w:val="en-GB"/>
          </w:rPr>
          <w:t xml:space="preserve"> excel through the download button, it will export the Sales Order only once in the file.</w:t>
        </w:r>
      </w:ins>
    </w:p>
    <w:p w14:paraId="55AB3233" w14:textId="4AD991B3" w:rsidR="008C4DB8" w:rsidRDefault="008C4DB8" w:rsidP="006775F9">
      <w:pPr>
        <w:pStyle w:val="BodyText"/>
        <w:numPr>
          <w:ilvl w:val="0"/>
          <w:numId w:val="54"/>
        </w:numPr>
        <w:jc w:val="both"/>
        <w:rPr>
          <w:ins w:id="1278" w:author="Reetu Muneem" w:date="2022-02-08T15:12:00Z"/>
          <w:lang w:val="en-GB"/>
        </w:rPr>
      </w:pPr>
      <w:ins w:id="1279" w:author="Reetu Muneem" w:date="2022-02-08T15:06:00Z">
        <w:r>
          <w:rPr>
            <w:lang w:val="en-GB"/>
          </w:rPr>
          <w:t xml:space="preserve">The download template is attached below. </w:t>
        </w:r>
      </w:ins>
      <w:ins w:id="1280" w:author="Reetu Muneem" w:date="2022-02-08T15:07:00Z">
        <w:r>
          <w:rPr>
            <w:lang w:val="en-GB"/>
          </w:rPr>
          <w:t>Th</w:t>
        </w:r>
      </w:ins>
      <w:ins w:id="1281" w:author="Reetu Muneem" w:date="2022-02-08T15:09:00Z">
        <w:r>
          <w:rPr>
            <w:lang w:val="en-GB"/>
          </w:rPr>
          <w:t>e</w:t>
        </w:r>
      </w:ins>
      <w:ins w:id="1282" w:author="Reetu Muneem" w:date="2022-02-08T15:07:00Z">
        <w:r>
          <w:rPr>
            <w:lang w:val="en-GB"/>
          </w:rPr>
          <w:t xml:space="preserve"> records in the template will be ordered by </w:t>
        </w:r>
      </w:ins>
      <w:ins w:id="1283" w:author="Reetu Muneem" w:date="2022-02-08T15:08:00Z">
        <w:r>
          <w:rPr>
            <w:lang w:val="en-GB"/>
          </w:rPr>
          <w:t>–</w:t>
        </w:r>
      </w:ins>
      <w:ins w:id="1284" w:author="Reetu Muneem" w:date="2022-02-08T15:07:00Z">
        <w:r>
          <w:rPr>
            <w:lang w:val="en-GB"/>
          </w:rPr>
          <w:t xml:space="preserve"> B</w:t>
        </w:r>
      </w:ins>
      <w:ins w:id="1285" w:author="Reetu Muneem" w:date="2022-02-08T15:08:00Z">
        <w:r>
          <w:rPr>
            <w:lang w:val="en-GB"/>
          </w:rPr>
          <w:t>rand</w:t>
        </w:r>
      </w:ins>
      <w:ins w:id="1286" w:author="Sergio Rodrigues" w:date="2022-05-24T09:42:00Z">
        <w:r w:rsidR="0022666E">
          <w:rPr>
            <w:lang w:val="en-GB"/>
          </w:rPr>
          <w:t xml:space="preserve"> Name</w:t>
        </w:r>
      </w:ins>
      <w:ins w:id="1287" w:author="Reetu Muneem" w:date="2022-02-08T15:08:00Z">
        <w:r>
          <w:rPr>
            <w:lang w:val="en-GB"/>
          </w:rPr>
          <w:t>, Partner Location, Product Group and Option Id.</w:t>
        </w:r>
      </w:ins>
      <w:ins w:id="1288" w:author="Reetu Muneem" w:date="2022-02-08T15:09:00Z">
        <w:r>
          <w:rPr>
            <w:lang w:val="en-GB"/>
          </w:rPr>
          <w:t xml:space="preserve"> </w:t>
        </w:r>
      </w:ins>
      <w:ins w:id="1289" w:author="Reetu Muneem" w:date="2022-02-08T15:10:00Z">
        <w:r>
          <w:rPr>
            <w:lang w:val="en-GB"/>
          </w:rPr>
          <w:t xml:space="preserve">The template will download the current values of </w:t>
        </w:r>
      </w:ins>
      <w:ins w:id="1290" w:author="Reetu Muneem" w:date="2022-02-08T15:30:00Z">
        <w:r w:rsidR="00705B2D">
          <w:rPr>
            <w:lang w:val="en-GB"/>
          </w:rPr>
          <w:t>following</w:t>
        </w:r>
      </w:ins>
      <w:ins w:id="1291" w:author="Reetu Muneem" w:date="2022-02-08T15:10:00Z">
        <w:r>
          <w:rPr>
            <w:lang w:val="en-GB"/>
          </w:rPr>
          <w:t xml:space="preserve"> fields </w:t>
        </w:r>
      </w:ins>
      <w:ins w:id="1292" w:author="Reetu Muneem" w:date="2022-02-08T15:30:00Z">
        <w:r w:rsidR="00705B2D">
          <w:rPr>
            <w:lang w:val="en-GB"/>
          </w:rPr>
          <w:t>as</w:t>
        </w:r>
      </w:ins>
      <w:ins w:id="1293" w:author="Reetu Muneem" w:date="2022-02-08T15:10:00Z">
        <w:r>
          <w:rPr>
            <w:lang w:val="en-GB"/>
          </w:rPr>
          <w:t xml:space="preserve"> the Sales Order attributes, if no value </w:t>
        </w:r>
      </w:ins>
      <w:ins w:id="1294" w:author="Reetu Muneem" w:date="2022-02-08T15:30:00Z">
        <w:r w:rsidR="00705B2D">
          <w:rPr>
            <w:lang w:val="en-GB"/>
          </w:rPr>
          <w:t>is</w:t>
        </w:r>
      </w:ins>
      <w:ins w:id="1295" w:author="Reetu Muneem" w:date="2022-02-08T15:10:00Z">
        <w:r>
          <w:rPr>
            <w:lang w:val="en-GB"/>
          </w:rPr>
          <w:t xml:space="preserve"> </w:t>
        </w:r>
        <w:del w:id="1296" w:author="Sergio Rodrigues" w:date="2022-05-24T09:41:00Z">
          <w:r w:rsidDel="0022666E">
            <w:rPr>
              <w:lang w:val="en-GB"/>
            </w:rPr>
            <w:delText>present</w:delText>
          </w:r>
        </w:del>
      </w:ins>
      <w:ins w:id="1297" w:author="Sergio Rodrigues" w:date="2022-05-24T09:41:00Z">
        <w:r w:rsidR="0022666E">
          <w:rPr>
            <w:lang w:val="en-GB"/>
          </w:rPr>
          <w:t>present,</w:t>
        </w:r>
      </w:ins>
      <w:ins w:id="1298" w:author="Reetu Muneem" w:date="2022-02-08T15:10:00Z">
        <w:r>
          <w:rPr>
            <w:lang w:val="en-GB"/>
          </w:rPr>
          <w:t xml:space="preserve"> it will appear as blank.</w:t>
        </w:r>
      </w:ins>
    </w:p>
    <w:p w14:paraId="61A3670F" w14:textId="77777777" w:rsidR="008C4DB8" w:rsidRDefault="008C4DB8" w:rsidP="00C30F28">
      <w:pPr>
        <w:pStyle w:val="BodyText"/>
        <w:numPr>
          <w:ilvl w:val="0"/>
          <w:numId w:val="56"/>
        </w:numPr>
        <w:jc w:val="both"/>
        <w:rPr>
          <w:ins w:id="1299" w:author="Reetu Muneem" w:date="2022-02-08T15:12:00Z"/>
          <w:lang w:val="en-GB"/>
        </w:rPr>
      </w:pPr>
      <w:ins w:id="1300" w:author="Reetu Muneem" w:date="2022-02-08T15:12:00Z">
        <w:r w:rsidRPr="00DB6111">
          <w:rPr>
            <w:lang w:val="en-GB"/>
          </w:rPr>
          <w:t>Partner DC No.</w:t>
        </w:r>
      </w:ins>
    </w:p>
    <w:p w14:paraId="54B5911A" w14:textId="77777777" w:rsidR="008C4DB8" w:rsidRDefault="008C4DB8" w:rsidP="00C30F28">
      <w:pPr>
        <w:pStyle w:val="BodyText"/>
        <w:numPr>
          <w:ilvl w:val="0"/>
          <w:numId w:val="56"/>
        </w:numPr>
        <w:jc w:val="both"/>
        <w:rPr>
          <w:ins w:id="1301" w:author="Reetu Muneem" w:date="2022-02-08T15:12:00Z"/>
          <w:lang w:val="en-GB"/>
        </w:rPr>
      </w:pPr>
      <w:ins w:id="1302" w:author="Reetu Muneem" w:date="2022-02-08T15:12:00Z">
        <w:r w:rsidRPr="00DB6111">
          <w:rPr>
            <w:lang w:val="en-GB"/>
          </w:rPr>
          <w:t>Partner Store No.</w:t>
        </w:r>
        <w:r>
          <w:rPr>
            <w:lang w:val="en-GB"/>
          </w:rPr>
          <w:t xml:space="preserve"> </w:t>
        </w:r>
      </w:ins>
    </w:p>
    <w:p w14:paraId="548C6670" w14:textId="77777777" w:rsidR="008C4DB8" w:rsidRDefault="008C4DB8" w:rsidP="00C30F28">
      <w:pPr>
        <w:pStyle w:val="BodyText"/>
        <w:numPr>
          <w:ilvl w:val="0"/>
          <w:numId w:val="56"/>
        </w:numPr>
        <w:jc w:val="both"/>
        <w:rPr>
          <w:ins w:id="1303" w:author="Reetu Muneem" w:date="2022-02-08T15:12:00Z"/>
          <w:lang w:val="en-GB"/>
        </w:rPr>
      </w:pPr>
      <w:ins w:id="1304" w:author="Reetu Muneem" w:date="2022-02-08T15:12:00Z">
        <w:r w:rsidRPr="00DB6111">
          <w:rPr>
            <w:lang w:val="en-GB"/>
          </w:rPr>
          <w:t>Partner PO</w:t>
        </w:r>
      </w:ins>
    </w:p>
    <w:p w14:paraId="2942C848" w14:textId="03A6456F" w:rsidR="008C4DB8" w:rsidRPr="00DB6111" w:rsidRDefault="008C4DB8" w:rsidP="00C30F28">
      <w:pPr>
        <w:pStyle w:val="BodyText"/>
        <w:numPr>
          <w:ilvl w:val="0"/>
          <w:numId w:val="56"/>
        </w:numPr>
        <w:jc w:val="both"/>
        <w:rPr>
          <w:ins w:id="1305" w:author="Reetu Muneem" w:date="2022-02-08T15:12:00Z"/>
          <w:rFonts w:cs="Arial"/>
          <w:lang w:val="en-GB"/>
        </w:rPr>
      </w:pPr>
      <w:ins w:id="1306" w:author="Reetu Muneem" w:date="2022-02-08T15:12:00Z">
        <w:r w:rsidRPr="00DB6111">
          <w:rPr>
            <w:lang w:val="en-GB"/>
          </w:rPr>
          <w:t xml:space="preserve">Partner </w:t>
        </w:r>
        <w:r>
          <w:rPr>
            <w:lang w:val="en-GB"/>
          </w:rPr>
          <w:t xml:space="preserve">Dept. </w:t>
        </w:r>
        <w:r w:rsidRPr="00DB6111">
          <w:rPr>
            <w:lang w:val="en-GB"/>
          </w:rPr>
          <w:t>No.</w:t>
        </w:r>
      </w:ins>
    </w:p>
    <w:p w14:paraId="02F73802" w14:textId="3921993B" w:rsidR="008C4DB8" w:rsidRDefault="008C4DB8" w:rsidP="008C4DB8">
      <w:pPr>
        <w:pStyle w:val="BodyText"/>
        <w:jc w:val="both"/>
        <w:rPr>
          <w:ins w:id="1307" w:author="Reetu Muneem" w:date="2022-02-08T15:17:00Z"/>
          <w:lang w:val="en-GB"/>
        </w:rPr>
      </w:pPr>
    </w:p>
    <w:p w14:paraId="5900472C" w14:textId="00479C72" w:rsidR="00D912E5" w:rsidRPr="00C30F28" w:rsidRDefault="00E56F04" w:rsidP="00C30F28">
      <w:pPr>
        <w:pStyle w:val="BodyText"/>
        <w:ind w:left="1418"/>
        <w:jc w:val="both"/>
        <w:rPr>
          <w:ins w:id="1308" w:author="Reetu Muneem" w:date="2022-02-08T15:10:00Z"/>
          <w:b/>
          <w:bCs/>
          <w:lang w:val="en-GB"/>
        </w:rPr>
      </w:pPr>
      <w:r>
        <w:rPr>
          <w:b/>
          <w:bCs/>
          <w:lang w:val="en-GB"/>
        </w:rPr>
        <w:t>T</w:t>
      </w:r>
      <w:r w:rsidRPr="009B7AC9">
        <w:rPr>
          <w:b/>
          <w:bCs/>
          <w:lang w:val="en-GB"/>
        </w:rPr>
        <w:t>emplate:</w:t>
      </w:r>
      <w:ins w:id="1309" w:author="Reetu Muneem" w:date="2022-02-08T15:17:00Z">
        <w:r w:rsidR="00D912E5" w:rsidRPr="00C30F28">
          <w:rPr>
            <w:b/>
            <w:bCs/>
            <w:lang w:val="en-GB"/>
          </w:rPr>
          <w:t xml:space="preserve"> </w:t>
        </w:r>
      </w:ins>
    </w:p>
    <w:p w14:paraId="3BCF25C0" w14:textId="60599E04" w:rsidR="008C4DB8" w:rsidRDefault="008C4DB8" w:rsidP="00C30F28">
      <w:pPr>
        <w:pStyle w:val="BodyText"/>
        <w:ind w:left="1843"/>
        <w:jc w:val="both"/>
        <w:rPr>
          <w:ins w:id="1310" w:author="Reetu Muneem" w:date="2022-02-08T15:06:00Z"/>
          <w:lang w:val="en-GB"/>
        </w:rPr>
      </w:pPr>
      <w:ins w:id="1311" w:author="Reetu Muneem" w:date="2022-02-08T15:08:00Z">
        <w:r>
          <w:rPr>
            <w:lang w:val="en-GB"/>
          </w:rPr>
          <w:t xml:space="preserve"> </w:t>
        </w:r>
      </w:ins>
      <w:bookmarkStart w:id="1312" w:name="_Hlk103704269"/>
      <w:bookmarkStart w:id="1313" w:name="_MON_1712563941"/>
      <w:bookmarkEnd w:id="1313"/>
      <w:ins w:id="1314" w:author="Reetu Muneem" w:date="2022-02-08T15:18:00Z">
        <w:r w:rsidR="0022666E">
          <w:rPr>
            <w:lang w:val="en-GB"/>
          </w:rPr>
          <w:object w:dxaOrig="1175" w:dyaOrig="760" w14:anchorId="3C8F9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9pt;height:51.05pt" o:ole="">
              <v:imagedata r:id="rId68" o:title=""/>
            </v:shape>
            <o:OLEObject Type="Embed" ProgID="Excel.SheetMacroEnabled.12" ShapeID="_x0000_i1025" DrawAspect="Icon" ObjectID="_1715378319" r:id="rId69"/>
          </w:object>
        </w:r>
      </w:ins>
      <w:bookmarkEnd w:id="1312"/>
    </w:p>
    <w:p w14:paraId="3FDCA65D" w14:textId="792C87F5" w:rsidR="008C4DB8" w:rsidRDefault="006123FB" w:rsidP="00545D2B">
      <w:pPr>
        <w:pStyle w:val="BodyText"/>
        <w:ind w:left="1843"/>
        <w:jc w:val="both"/>
        <w:rPr>
          <w:ins w:id="1315" w:author="Reetu Muneem" w:date="2022-02-08T15:27:00Z"/>
          <w:lang w:val="en-GB"/>
        </w:rPr>
      </w:pPr>
      <w:ins w:id="1316" w:author="Reetu Muneem" w:date="2022-02-08T15:26:00Z">
        <w:r>
          <w:rPr>
            <w:lang w:val="en-GB"/>
          </w:rPr>
          <w:t>In the template</w:t>
        </w:r>
      </w:ins>
      <w:ins w:id="1317" w:author="Reetu Muneem" w:date="2022-02-08T15:29:00Z">
        <w:r w:rsidR="00705B2D">
          <w:rPr>
            <w:lang w:val="en-GB"/>
          </w:rPr>
          <w:t>,</w:t>
        </w:r>
      </w:ins>
      <w:ins w:id="1318" w:author="Reetu Muneem" w:date="2022-02-08T15:26:00Z">
        <w:r>
          <w:rPr>
            <w:lang w:val="en-GB"/>
          </w:rPr>
          <w:t xml:space="preserve"> </w:t>
        </w:r>
      </w:ins>
      <w:ins w:id="1319" w:author="Reetu Muneem" w:date="2022-02-08T15:27:00Z">
        <w:del w:id="1320" w:author="Sergio Rodrigues" w:date="2022-05-20T12:22:00Z">
          <w:r w:rsidDel="00A07ABD">
            <w:rPr>
              <w:lang w:val="en-GB"/>
            </w:rPr>
            <w:delText xml:space="preserve">Brand </w:delText>
          </w:r>
        </w:del>
      </w:ins>
      <w:ins w:id="1321" w:author="Sergio Rodrigues" w:date="2022-05-20T12:22:00Z">
        <w:r w:rsidR="00A07ABD">
          <w:rPr>
            <w:lang w:val="en-GB"/>
          </w:rPr>
          <w:t xml:space="preserve">Product Group </w:t>
        </w:r>
      </w:ins>
      <w:ins w:id="1322" w:author="Sergio Rodrigues" w:date="2022-05-24T09:44:00Z">
        <w:r w:rsidR="0022666E">
          <w:rPr>
            <w:lang w:val="en-GB"/>
          </w:rPr>
          <w:t xml:space="preserve">and Partner Location </w:t>
        </w:r>
      </w:ins>
      <w:ins w:id="1323" w:author="Reetu Muneem" w:date="2022-02-08T15:29:00Z">
        <w:r w:rsidR="00705B2D">
          <w:rPr>
            <w:lang w:val="en-GB"/>
          </w:rPr>
          <w:t>column</w:t>
        </w:r>
      </w:ins>
      <w:ins w:id="1324" w:author="Sergio Rodrigues" w:date="2022-05-24T09:44:00Z">
        <w:r w:rsidR="0022666E">
          <w:rPr>
            <w:lang w:val="en-GB"/>
          </w:rPr>
          <w:t>s</w:t>
        </w:r>
      </w:ins>
      <w:ins w:id="1325" w:author="Reetu Muneem" w:date="2022-02-08T15:29:00Z">
        <w:r w:rsidR="00705B2D">
          <w:rPr>
            <w:lang w:val="en-GB"/>
          </w:rPr>
          <w:t xml:space="preserve"> </w:t>
        </w:r>
      </w:ins>
      <w:ins w:id="1326" w:author="Reetu Muneem" w:date="2022-02-08T15:27:00Z">
        <w:r>
          <w:rPr>
            <w:lang w:val="en-GB"/>
          </w:rPr>
          <w:t xml:space="preserve">will show the </w:t>
        </w:r>
        <w:del w:id="1327" w:author="Sergio Rodrigues" w:date="2022-05-20T12:23:00Z">
          <w:r w:rsidDel="00A07ABD">
            <w:rPr>
              <w:lang w:val="en-GB"/>
            </w:rPr>
            <w:delText>brand name</w:delText>
          </w:r>
        </w:del>
      </w:ins>
      <w:ins w:id="1328" w:author="Sergio Rodrigues" w:date="2022-05-20T12:23:00Z">
        <w:r w:rsidR="00A07ABD">
          <w:rPr>
            <w:lang w:val="en-GB"/>
          </w:rPr>
          <w:t>Product Group</w:t>
        </w:r>
      </w:ins>
      <w:ins w:id="1329" w:author="Reetu Muneem" w:date="2022-02-08T15:27:00Z">
        <w:r>
          <w:rPr>
            <w:lang w:val="en-GB"/>
          </w:rPr>
          <w:t xml:space="preserve"> </w:t>
        </w:r>
      </w:ins>
      <w:ins w:id="1330" w:author="Sergio Rodrigues" w:date="2022-05-20T12:23:00Z">
        <w:r w:rsidR="00A07ABD">
          <w:rPr>
            <w:lang w:val="en-GB"/>
          </w:rPr>
          <w:t xml:space="preserve">ID </w:t>
        </w:r>
      </w:ins>
      <w:ins w:id="1331" w:author="Reetu Muneem" w:date="2022-02-08T15:27:00Z">
        <w:r>
          <w:rPr>
            <w:lang w:val="en-GB"/>
          </w:rPr>
          <w:t xml:space="preserve">and </w:t>
        </w:r>
      </w:ins>
      <w:ins w:id="1332" w:author="Sergio Rodrigues" w:date="2022-05-24T09:44:00Z">
        <w:r w:rsidR="0022666E">
          <w:rPr>
            <w:lang w:val="en-GB"/>
          </w:rPr>
          <w:t>Partner Location</w:t>
        </w:r>
        <w:r w:rsidR="0022666E" w:rsidDel="00A07ABD">
          <w:rPr>
            <w:lang w:val="en-GB"/>
          </w:rPr>
          <w:t xml:space="preserve"> </w:t>
        </w:r>
        <w:r w:rsidR="0022666E">
          <w:rPr>
            <w:lang w:val="en-GB"/>
          </w:rPr>
          <w:t xml:space="preserve">Id </w:t>
        </w:r>
      </w:ins>
      <w:ins w:id="1333" w:author="Reetu Muneem" w:date="2022-02-08T15:27:00Z">
        <w:del w:id="1334" w:author="Sergio Rodrigues" w:date="2022-05-20T12:23:00Z">
          <w:r w:rsidDel="00A07ABD">
            <w:rPr>
              <w:lang w:val="en-GB"/>
            </w:rPr>
            <w:delText xml:space="preserve">following </w:delText>
          </w:r>
        </w:del>
        <w:del w:id="1335" w:author="Sergio Rodrigues" w:date="2022-05-24T09:44:00Z">
          <w:r w:rsidDel="0022666E">
            <w:rPr>
              <w:lang w:val="en-GB"/>
            </w:rPr>
            <w:delText>fiel</w:delText>
          </w:r>
        </w:del>
        <w:del w:id="1336" w:author="Sergio Rodrigues" w:date="2022-05-20T12:23:00Z">
          <w:r w:rsidDel="00A07ABD">
            <w:rPr>
              <w:lang w:val="en-GB"/>
            </w:rPr>
            <w:delText>ds</w:delText>
          </w:r>
        </w:del>
        <w:del w:id="1337" w:author="Sergio Rodrigues" w:date="2022-05-24T09:44:00Z">
          <w:r w:rsidDel="0022666E">
            <w:rPr>
              <w:lang w:val="en-GB"/>
            </w:rPr>
            <w:delText xml:space="preserve"> will show </w:delText>
          </w:r>
        </w:del>
        <w:del w:id="1338" w:author="Sergio Rodrigues" w:date="2022-05-20T12:23:00Z">
          <w:r w:rsidDel="00A07ABD">
            <w:rPr>
              <w:lang w:val="en-GB"/>
            </w:rPr>
            <w:delText xml:space="preserve">their </w:delText>
          </w:r>
        </w:del>
        <w:del w:id="1339" w:author="Sergio Rodrigues" w:date="2022-05-24T09:44:00Z">
          <w:r w:rsidDel="0022666E">
            <w:rPr>
              <w:lang w:val="en-GB"/>
            </w:rPr>
            <w:delText>descriptions instead of id</w:delText>
          </w:r>
        </w:del>
      </w:ins>
      <w:ins w:id="1340" w:author="Sergio Rodrigues" w:date="2022-05-24T09:44:00Z">
        <w:r w:rsidR="0022666E">
          <w:rPr>
            <w:lang w:val="en-GB"/>
          </w:rPr>
          <w:t>as the same template is used to upload updates to the fields</w:t>
        </w:r>
      </w:ins>
      <w:ins w:id="1341" w:author="Sergio Rodrigues" w:date="2022-05-24T09:45:00Z">
        <w:r w:rsidR="0022666E">
          <w:rPr>
            <w:lang w:val="en-GB"/>
          </w:rPr>
          <w:t xml:space="preserve"> referred in point 5 above</w:t>
        </w:r>
      </w:ins>
      <w:ins w:id="1342" w:author="Sergio Rodrigues" w:date="2022-05-20T12:24:00Z">
        <w:r w:rsidR="00A07ABD">
          <w:rPr>
            <w:lang w:val="en-GB"/>
          </w:rPr>
          <w:t>.</w:t>
        </w:r>
      </w:ins>
      <w:ins w:id="1343" w:author="Reetu Muneem" w:date="2022-02-08T15:27:00Z">
        <w:del w:id="1344" w:author="Sergio Rodrigues" w:date="2022-05-20T12:24:00Z">
          <w:r w:rsidDel="00A07ABD">
            <w:rPr>
              <w:lang w:val="en-GB"/>
            </w:rPr>
            <w:delText>s</w:delText>
          </w:r>
        </w:del>
        <w:del w:id="1345" w:author="Sergio Rodrigues" w:date="2022-05-20T12:23:00Z">
          <w:r w:rsidR="00705B2D" w:rsidDel="00A07ABD">
            <w:rPr>
              <w:lang w:val="en-GB"/>
            </w:rPr>
            <w:delText>-</w:delText>
          </w:r>
        </w:del>
      </w:ins>
    </w:p>
    <w:p w14:paraId="61B1B6DA" w14:textId="0742F33A" w:rsidR="00705B2D" w:rsidRPr="008A0EFF" w:rsidDel="00A07ABD" w:rsidRDefault="00705B2D" w:rsidP="00C30F28">
      <w:pPr>
        <w:pStyle w:val="BodyText"/>
        <w:ind w:left="1843"/>
        <w:jc w:val="both"/>
        <w:rPr>
          <w:ins w:id="1346" w:author="Reetu Muneem" w:date="2022-02-08T12:22:00Z"/>
          <w:del w:id="1347" w:author="Sergio Rodrigues" w:date="2022-05-20T12:24:00Z"/>
          <w:lang w:val="en-GB"/>
        </w:rPr>
      </w:pPr>
      <w:ins w:id="1348" w:author="Reetu Muneem" w:date="2022-02-08T15:27:00Z">
        <w:del w:id="1349" w:author="Sergio Rodrigues" w:date="2022-05-20T12:24:00Z">
          <w:r w:rsidDel="00A07ABD">
            <w:rPr>
              <w:lang w:val="en-GB"/>
            </w:rPr>
            <w:delText>Partner Location</w:delText>
          </w:r>
        </w:del>
      </w:ins>
      <w:del w:id="1350" w:author="Sergio Rodrigues" w:date="2022-05-20T12:24:00Z">
        <w:r w:rsidR="00DD595E" w:rsidDel="00A07ABD">
          <w:rPr>
            <w:lang w:val="en-GB"/>
          </w:rPr>
          <w:delText xml:space="preserve"> </w:delText>
        </w:r>
      </w:del>
      <w:ins w:id="1351" w:author="Reetu Muneem" w:date="2022-02-08T15:28:00Z">
        <w:del w:id="1352" w:author="Sergio Rodrigues" w:date="2022-05-20T12:24:00Z">
          <w:r w:rsidDel="00A07ABD">
            <w:rPr>
              <w:lang w:val="en-GB"/>
            </w:rPr>
            <w:delText>and</w:delText>
          </w:r>
        </w:del>
      </w:ins>
      <w:del w:id="1353" w:author="Sergio Rodrigues" w:date="2022-05-20T12:24:00Z">
        <w:r w:rsidR="00DD595E" w:rsidDel="00A07ABD">
          <w:rPr>
            <w:lang w:val="en-GB"/>
          </w:rPr>
          <w:delText xml:space="preserve"> </w:delText>
        </w:r>
      </w:del>
      <w:ins w:id="1354" w:author="Reetu Muneem" w:date="2022-02-08T15:27:00Z">
        <w:del w:id="1355" w:author="Sergio Rodrigues" w:date="2022-05-20T12:24:00Z">
          <w:r w:rsidDel="00A07ABD">
            <w:rPr>
              <w:lang w:val="en-GB"/>
            </w:rPr>
            <w:delText>Product Group</w:delText>
          </w:r>
        </w:del>
      </w:ins>
      <w:ins w:id="1356" w:author="Reetu Muneem" w:date="2022-02-08T15:28:00Z">
        <w:del w:id="1357" w:author="Sergio Rodrigues" w:date="2022-05-20T12:24:00Z">
          <w:r w:rsidDel="00A07ABD">
            <w:rPr>
              <w:lang w:val="en-GB"/>
            </w:rPr>
            <w:delText>.</w:delText>
          </w:r>
        </w:del>
      </w:ins>
    </w:p>
    <w:p w14:paraId="648EFD99" w14:textId="77777777" w:rsidR="0038691E" w:rsidRDefault="0038691E">
      <w:pPr>
        <w:rPr>
          <w:b/>
          <w:caps/>
          <w:sz w:val="24"/>
          <w:lang w:val="en-GB"/>
        </w:rPr>
      </w:pPr>
      <w:bookmarkStart w:id="1358" w:name="_Ref103337218"/>
      <w:r>
        <w:rPr>
          <w:lang w:val="en-GB"/>
        </w:rPr>
        <w:br w:type="page"/>
      </w:r>
    </w:p>
    <w:p w14:paraId="5AAC05A7" w14:textId="2039CD8A" w:rsidR="006123FB" w:rsidRPr="006A73A0" w:rsidRDefault="006123FB" w:rsidP="00545D2B">
      <w:pPr>
        <w:pStyle w:val="Heading3"/>
        <w:tabs>
          <w:tab w:val="clear" w:pos="1440"/>
          <w:tab w:val="num" w:pos="1418"/>
        </w:tabs>
        <w:jc w:val="both"/>
        <w:rPr>
          <w:ins w:id="1359" w:author="Reetu Muneem" w:date="2022-02-08T15:20:00Z"/>
          <w:lang w:val="en-GB"/>
        </w:rPr>
      </w:pPr>
      <w:bookmarkStart w:id="1360" w:name="_Toc104565087"/>
      <w:ins w:id="1361" w:author="Reetu Muneem" w:date="2022-02-08T15:21:00Z">
        <w:r>
          <w:rPr>
            <w:lang w:val="en-GB"/>
          </w:rPr>
          <w:lastRenderedPageBreak/>
          <w:t>Upload</w:t>
        </w:r>
      </w:ins>
      <w:bookmarkEnd w:id="1358"/>
      <w:bookmarkEnd w:id="1360"/>
    </w:p>
    <w:p w14:paraId="02F4D920" w14:textId="77777777" w:rsidR="006123FB" w:rsidRDefault="006123FB" w:rsidP="00C30F28">
      <w:pPr>
        <w:pStyle w:val="BodyText"/>
        <w:ind w:left="0"/>
        <w:jc w:val="both"/>
        <w:rPr>
          <w:ins w:id="1362" w:author="Reetu Muneem" w:date="2022-02-08T15:20:00Z"/>
          <w:lang w:val="en-GB"/>
        </w:rPr>
      </w:pPr>
      <w:ins w:id="1363" w:author="Reetu Muneem" w:date="2022-02-08T15:20:00Z">
        <w:r>
          <w:rPr>
            <w:lang w:val="en-GB"/>
          </w:rPr>
          <w:t xml:space="preserve"> </w:t>
        </w:r>
      </w:ins>
    </w:p>
    <w:p w14:paraId="53777291" w14:textId="17F591A0" w:rsidR="006123FB" w:rsidRDefault="006123FB" w:rsidP="00545D2B">
      <w:pPr>
        <w:pStyle w:val="BodyText"/>
        <w:ind w:left="1418"/>
        <w:jc w:val="both"/>
        <w:rPr>
          <w:ins w:id="1364" w:author="Reetu Muneem" w:date="2022-02-08T15:32:00Z"/>
          <w:lang w:val="en-GB"/>
        </w:rPr>
      </w:pPr>
      <w:ins w:id="1365" w:author="Reetu Muneem" w:date="2022-02-08T15:20:00Z">
        <w:r>
          <w:rPr>
            <w:lang w:val="en-GB"/>
          </w:rPr>
          <w:t xml:space="preserve">This screen will </w:t>
        </w:r>
      </w:ins>
      <w:ins w:id="1366" w:author="Reetu Muneem" w:date="2022-02-08T15:23:00Z">
        <w:r>
          <w:rPr>
            <w:lang w:val="en-GB"/>
          </w:rPr>
          <w:t>be accessed through the task bar as shown in Fi</w:t>
        </w:r>
      </w:ins>
      <w:ins w:id="1367" w:author="Reetu Muneem" w:date="2022-02-09T11:03:00Z">
        <w:r w:rsidR="009E6E00">
          <w:rPr>
            <w:lang w:val="en-GB"/>
          </w:rPr>
          <w:t>g</w:t>
        </w:r>
      </w:ins>
      <w:ins w:id="1368" w:author="Reetu Muneem" w:date="2022-02-08T15:23:00Z">
        <w:r>
          <w:rPr>
            <w:lang w:val="en-GB"/>
          </w:rPr>
          <w:t xml:space="preserve">ure-3.6. </w:t>
        </w:r>
      </w:ins>
      <w:ins w:id="1369" w:author="Reetu Muneem" w:date="2022-02-08T15:31:00Z">
        <w:r w:rsidR="00705B2D">
          <w:rPr>
            <w:lang w:val="en-GB"/>
          </w:rPr>
          <w:t xml:space="preserve">When user will click on the ‘Upload’ on the task bar it </w:t>
        </w:r>
      </w:ins>
      <w:ins w:id="1370" w:author="Reetu Muneem" w:date="2022-02-08T15:32:00Z">
        <w:r w:rsidR="00705B2D">
          <w:rPr>
            <w:lang w:val="en-GB"/>
          </w:rPr>
          <w:t>will open below screen.</w:t>
        </w:r>
      </w:ins>
    </w:p>
    <w:p w14:paraId="2872F9F2" w14:textId="6CBD66F9" w:rsidR="006123FB" w:rsidDel="00A07ABD" w:rsidRDefault="006123FB" w:rsidP="00C30F28">
      <w:pPr>
        <w:pStyle w:val="BodyText"/>
        <w:ind w:left="1418"/>
        <w:jc w:val="both"/>
        <w:rPr>
          <w:ins w:id="1371" w:author="Reetu Muneem" w:date="2022-02-08T15:20:00Z"/>
          <w:del w:id="1372" w:author="Sergio Rodrigues" w:date="2022-05-20T12:25:00Z"/>
          <w:lang w:val="en-GB"/>
        </w:rPr>
      </w:pPr>
    </w:p>
    <w:p w14:paraId="5DEB8783" w14:textId="6DB5528D" w:rsidR="006123FB" w:rsidRDefault="00A07ABD" w:rsidP="00545D2B">
      <w:pPr>
        <w:pStyle w:val="BodyText"/>
        <w:ind w:left="1418"/>
        <w:jc w:val="both"/>
        <w:rPr>
          <w:ins w:id="1373" w:author="Reetu Muneem" w:date="2022-02-08T15:20:00Z"/>
          <w:lang w:val="en-GB"/>
        </w:rPr>
      </w:pPr>
      <w:ins w:id="1374" w:author="Sergio Rodrigues" w:date="2022-05-20T12:24:00Z">
        <w:r w:rsidRPr="00A07ABD">
          <w:rPr>
            <w:noProof/>
          </w:rPr>
          <w:t xml:space="preserve"> </w:t>
        </w:r>
      </w:ins>
      <w:ins w:id="1375" w:author="Sergio Rodrigues" w:date="2022-05-24T09:47:00Z">
        <w:r w:rsidR="0022666E" w:rsidRPr="0022666E">
          <w:rPr>
            <w:noProof/>
          </w:rPr>
          <w:drawing>
            <wp:inline distT="0" distB="0" distL="0" distR="0" wp14:anchorId="33C4033E" wp14:editId="46660571">
              <wp:extent cx="5760000" cy="232496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000" cy="2324966"/>
                      </a:xfrm>
                      <a:prstGeom prst="rect">
                        <a:avLst/>
                      </a:prstGeom>
                    </pic:spPr>
                  </pic:pic>
                </a:graphicData>
              </a:graphic>
            </wp:inline>
          </w:drawing>
        </w:r>
      </w:ins>
    </w:p>
    <w:p w14:paraId="276EC59F" w14:textId="58F21D93" w:rsidR="00C30F28" w:rsidRPr="00362F5F" w:rsidRDefault="00C30F28" w:rsidP="00C30F28">
      <w:pPr>
        <w:pStyle w:val="Caption"/>
        <w:ind w:left="1418"/>
        <w:jc w:val="center"/>
        <w:rPr>
          <w:ins w:id="1376" w:author="Sergio Rodrigues" w:date="2022-05-27T16:09:00Z"/>
          <w:color w:val="auto"/>
          <w:lang w:val="en-GB"/>
        </w:rPr>
      </w:pPr>
      <w:ins w:id="1377" w:author="Sergio Rodrigues" w:date="2022-05-27T16:09: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55</w:t>
      </w:r>
      <w:ins w:id="1378" w:author="Sergio Rodrigues" w:date="2022-05-27T16:09:00Z">
        <w:r w:rsidRPr="00362F5F">
          <w:rPr>
            <w:color w:val="auto"/>
            <w:lang w:val="en-GB"/>
          </w:rPr>
          <w:fldChar w:fldCharType="end"/>
        </w:r>
        <w:r w:rsidRPr="00362F5F">
          <w:rPr>
            <w:color w:val="auto"/>
            <w:lang w:val="en-GB"/>
          </w:rPr>
          <w:t xml:space="preserve"> –</w:t>
        </w:r>
        <w:r>
          <w:rPr>
            <w:color w:val="auto"/>
            <w:lang w:val="en-GB"/>
          </w:rPr>
          <w:t xml:space="preserve"> </w:t>
        </w:r>
      </w:ins>
      <w:ins w:id="1379" w:author="Sergio Rodrigues" w:date="2022-05-27T16:11:00Z">
        <w:r>
          <w:rPr>
            <w:color w:val="auto"/>
            <w:lang w:val="en-GB"/>
          </w:rPr>
          <w:t>Upload Screen</w:t>
        </w:r>
      </w:ins>
    </w:p>
    <w:p w14:paraId="51F1A040" w14:textId="77777777" w:rsidR="00545D2B" w:rsidRDefault="00545D2B" w:rsidP="006123FB">
      <w:pPr>
        <w:pStyle w:val="BodyText"/>
        <w:jc w:val="both"/>
        <w:rPr>
          <w:lang w:val="en-GB"/>
        </w:rPr>
      </w:pPr>
    </w:p>
    <w:p w14:paraId="48C9E2F4" w14:textId="6188A367" w:rsidR="006123FB" w:rsidRDefault="00705B2D" w:rsidP="00545D2B">
      <w:pPr>
        <w:pStyle w:val="BodyText"/>
        <w:ind w:left="1418"/>
        <w:jc w:val="both"/>
        <w:rPr>
          <w:ins w:id="1380" w:author="Reetu Muneem" w:date="2022-02-08T15:38:00Z"/>
          <w:lang w:val="en-GB"/>
        </w:rPr>
      </w:pPr>
      <w:ins w:id="1381" w:author="Reetu Muneem" w:date="2022-02-08T15:37:00Z">
        <w:r>
          <w:rPr>
            <w:lang w:val="en-GB"/>
          </w:rPr>
          <w:t xml:space="preserve">In Release 1 Wholesale Portal will just have one Upload, so by default the Upload Type drop </w:t>
        </w:r>
      </w:ins>
      <w:ins w:id="1382" w:author="Reetu Muneem" w:date="2022-02-08T15:38:00Z">
        <w:r>
          <w:rPr>
            <w:lang w:val="en-GB"/>
          </w:rPr>
          <w:t>down will be pre-populated as ‘</w:t>
        </w:r>
        <w:bookmarkStart w:id="1383" w:name="_Hlk103783991"/>
        <w:r>
          <w:rPr>
            <w:lang w:val="en-GB"/>
          </w:rPr>
          <w:t>Sales Order Attributes’</w:t>
        </w:r>
        <w:bookmarkEnd w:id="1383"/>
        <w:r w:rsidR="00006823">
          <w:rPr>
            <w:lang w:val="en-GB"/>
          </w:rPr>
          <w:t>.</w:t>
        </w:r>
      </w:ins>
    </w:p>
    <w:p w14:paraId="36C59667" w14:textId="1A8C77B8" w:rsidR="00006823" w:rsidRDefault="00006823" w:rsidP="00545D2B">
      <w:pPr>
        <w:pStyle w:val="BodyText"/>
        <w:ind w:left="1418"/>
        <w:jc w:val="both"/>
        <w:rPr>
          <w:ins w:id="1384" w:author="Reetu Muneem" w:date="2022-02-08T15:52:00Z"/>
          <w:lang w:val="en-GB"/>
        </w:rPr>
      </w:pPr>
      <w:ins w:id="1385" w:author="Reetu Muneem" w:date="2022-02-08T15:38:00Z">
        <w:r>
          <w:rPr>
            <w:lang w:val="en-GB"/>
          </w:rPr>
          <w:t>User will click on ‘</w:t>
        </w:r>
        <w:del w:id="1386" w:author="Sergio Rodrigues" w:date="2022-05-20T12:25:00Z">
          <w:r w:rsidDel="00A07ABD">
            <w:rPr>
              <w:lang w:val="en-GB"/>
            </w:rPr>
            <w:delText>Choose</w:delText>
          </w:r>
        </w:del>
      </w:ins>
      <w:ins w:id="1387" w:author="Sergio Rodrigues" w:date="2022-05-20T12:25:00Z">
        <w:r w:rsidR="00A07ABD">
          <w:rPr>
            <w:lang w:val="en-GB"/>
          </w:rPr>
          <w:t>+ Add</w:t>
        </w:r>
      </w:ins>
      <w:ins w:id="1388" w:author="Reetu Muneem" w:date="2022-02-08T15:38:00Z">
        <w:r>
          <w:rPr>
            <w:lang w:val="en-GB"/>
          </w:rPr>
          <w:t xml:space="preserve"> File’ button</w:t>
        </w:r>
      </w:ins>
      <w:ins w:id="1389" w:author="Reetu Muneem" w:date="2022-02-08T15:39:00Z">
        <w:r>
          <w:rPr>
            <w:lang w:val="en-GB"/>
          </w:rPr>
          <w:t xml:space="preserve"> in order to select the </w:t>
        </w:r>
      </w:ins>
      <w:ins w:id="1390" w:author="Reetu Muneem" w:date="2022-02-08T15:41:00Z">
        <w:r>
          <w:rPr>
            <w:lang w:val="en-GB"/>
          </w:rPr>
          <w:t xml:space="preserve">file to be uploaded. </w:t>
        </w:r>
      </w:ins>
      <w:ins w:id="1391" w:author="Sergio Rodrigues" w:date="2022-05-20T12:26:00Z">
        <w:r w:rsidR="00A07ABD">
          <w:rPr>
            <w:lang w:val="en-GB"/>
          </w:rPr>
          <w:t xml:space="preserve">The full name of the file will be displayed on the right side of the ‘+ Add File’ button and will not be editable. </w:t>
        </w:r>
      </w:ins>
      <w:ins w:id="1392" w:author="Reetu Muneem" w:date="2022-02-08T15:41:00Z">
        <w:r>
          <w:rPr>
            <w:lang w:val="en-GB"/>
          </w:rPr>
          <w:t xml:space="preserve">The </w:t>
        </w:r>
      </w:ins>
      <w:ins w:id="1393" w:author="Reetu Muneem" w:date="2022-02-08T17:59:00Z">
        <w:r w:rsidR="00565B05">
          <w:rPr>
            <w:lang w:val="en-GB"/>
          </w:rPr>
          <w:t>‘</w:t>
        </w:r>
      </w:ins>
      <w:ins w:id="1394" w:author="Reetu Muneem" w:date="2022-02-08T15:41:00Z">
        <w:r>
          <w:rPr>
            <w:lang w:val="en-GB"/>
          </w:rPr>
          <w:t>Process</w:t>
        </w:r>
      </w:ins>
      <w:ins w:id="1395" w:author="Reetu Muneem" w:date="2022-02-08T17:59:00Z">
        <w:r w:rsidR="00565B05">
          <w:rPr>
            <w:lang w:val="en-GB"/>
          </w:rPr>
          <w:t>’</w:t>
        </w:r>
      </w:ins>
      <w:ins w:id="1396" w:author="Reetu Muneem" w:date="2022-02-08T15:41:00Z">
        <w:r>
          <w:rPr>
            <w:lang w:val="en-GB"/>
          </w:rPr>
          <w:t xml:space="preserve"> field will get pre-pop</w:t>
        </w:r>
      </w:ins>
      <w:ins w:id="1397" w:author="Reetu Muneem" w:date="2022-02-08T15:42:00Z">
        <w:r>
          <w:rPr>
            <w:lang w:val="en-GB"/>
          </w:rPr>
          <w:t>ulated with the file name</w:t>
        </w:r>
      </w:ins>
      <w:ins w:id="1398" w:author="Sergio Rodrigues" w:date="2022-05-20T12:26:00Z">
        <w:r w:rsidR="00A07ABD">
          <w:rPr>
            <w:lang w:val="en-GB"/>
          </w:rPr>
          <w:t xml:space="preserve"> </w:t>
        </w:r>
      </w:ins>
      <w:ins w:id="1399" w:author="Sergio Rodrigues" w:date="2022-05-20T12:27:00Z">
        <w:r w:rsidR="00A07ABD">
          <w:rPr>
            <w:lang w:val="en-GB"/>
          </w:rPr>
          <w:t>without its extension</w:t>
        </w:r>
      </w:ins>
      <w:ins w:id="1400" w:author="Reetu Muneem" w:date="2022-02-08T15:42:00Z">
        <w:del w:id="1401" w:author="Sergio Rodrigues" w:date="2022-05-20T12:27:00Z">
          <w:r w:rsidDel="00A07ABD">
            <w:rPr>
              <w:lang w:val="en-GB"/>
            </w:rPr>
            <w:delText>.</w:delText>
          </w:r>
        </w:del>
        <w:r>
          <w:rPr>
            <w:lang w:val="en-GB"/>
          </w:rPr>
          <w:t xml:space="preserve"> </w:t>
        </w:r>
      </w:ins>
      <w:ins w:id="1402" w:author="Sergio Rodrigues" w:date="2022-05-20T12:27:00Z">
        <w:r w:rsidR="00A07ABD">
          <w:rPr>
            <w:lang w:val="en-GB"/>
          </w:rPr>
          <w:t>b</w:t>
        </w:r>
      </w:ins>
      <w:ins w:id="1403" w:author="Reetu Muneem" w:date="2022-02-08T15:42:00Z">
        <w:del w:id="1404" w:author="Sergio Rodrigues" w:date="2022-05-20T12:27:00Z">
          <w:r w:rsidDel="00A07ABD">
            <w:rPr>
              <w:lang w:val="en-GB"/>
            </w:rPr>
            <w:delText>B</w:delText>
          </w:r>
        </w:del>
        <w:r>
          <w:rPr>
            <w:lang w:val="en-GB"/>
          </w:rPr>
          <w:t>ut user</w:t>
        </w:r>
      </w:ins>
      <w:ins w:id="1405" w:author="Sergio Rodrigues" w:date="2022-05-20T12:27:00Z">
        <w:r w:rsidR="00A07ABD">
          <w:rPr>
            <w:lang w:val="en-GB"/>
          </w:rPr>
          <w:t>s</w:t>
        </w:r>
      </w:ins>
      <w:ins w:id="1406" w:author="Reetu Muneem" w:date="2022-02-08T15:42:00Z">
        <w:r>
          <w:rPr>
            <w:lang w:val="en-GB"/>
          </w:rPr>
          <w:t xml:space="preserve"> will have the flexibility to amend it and </w:t>
        </w:r>
        <w:del w:id="1407" w:author="Sergio Rodrigues" w:date="2022-05-20T12:28:00Z">
          <w:r w:rsidDel="00C15179">
            <w:rPr>
              <w:lang w:val="en-GB"/>
            </w:rPr>
            <w:delText xml:space="preserve">they </w:delText>
          </w:r>
        </w:del>
        <w:del w:id="1408" w:author="Sergio Rodrigues" w:date="2022-05-20T12:27:00Z">
          <w:r w:rsidDel="00A07ABD">
            <w:rPr>
              <w:lang w:val="en-GB"/>
            </w:rPr>
            <w:delText xml:space="preserve">can </w:delText>
          </w:r>
        </w:del>
        <w:r>
          <w:rPr>
            <w:lang w:val="en-GB"/>
          </w:rPr>
          <w:t xml:space="preserve">give their own description for the process. </w:t>
        </w:r>
      </w:ins>
    </w:p>
    <w:p w14:paraId="458D9B00" w14:textId="111C023A" w:rsidR="00E404BE" w:rsidRDefault="00C15179" w:rsidP="00545D2B">
      <w:pPr>
        <w:pStyle w:val="BodyText"/>
        <w:ind w:left="1418"/>
        <w:jc w:val="both"/>
        <w:rPr>
          <w:ins w:id="1409" w:author="Reetu Muneem" w:date="2022-02-08T17:25:00Z"/>
          <w:lang w:val="en-GB"/>
        </w:rPr>
      </w:pPr>
      <w:ins w:id="1410" w:author="Sergio Rodrigues" w:date="2022-05-20T12:28:00Z">
        <w:r>
          <w:rPr>
            <w:lang w:val="en-GB"/>
          </w:rPr>
          <w:t xml:space="preserve">The upload template has the exact same structure as the download template from “manage Sales Order Screen” </w:t>
        </w:r>
      </w:ins>
      <w:ins w:id="1411" w:author="Sergio Rodrigues" w:date="2022-05-20T12:29:00Z">
        <w:r>
          <w:rPr>
            <w:lang w:val="en-GB"/>
          </w:rPr>
          <w:t>so it can be used for the upload once updated.</w:t>
        </w:r>
      </w:ins>
      <w:ins w:id="1412" w:author="Sergio Rodrigues" w:date="2022-05-20T12:28:00Z">
        <w:r>
          <w:rPr>
            <w:lang w:val="en-GB"/>
          </w:rPr>
          <w:t xml:space="preserve"> </w:t>
        </w:r>
      </w:ins>
      <w:ins w:id="1413" w:author="Reetu Muneem" w:date="2022-02-08T17:18:00Z">
        <w:r w:rsidR="00682EE9">
          <w:rPr>
            <w:lang w:val="en-GB"/>
          </w:rPr>
          <w:t xml:space="preserve">Though the template </w:t>
        </w:r>
      </w:ins>
      <w:ins w:id="1414" w:author="Reetu Muneem" w:date="2022-02-08T17:21:00Z">
        <w:r w:rsidR="00E404BE">
          <w:rPr>
            <w:lang w:val="en-GB"/>
          </w:rPr>
          <w:t>has</w:t>
        </w:r>
      </w:ins>
      <w:ins w:id="1415" w:author="Reetu Muneem" w:date="2022-02-08T17:19:00Z">
        <w:r w:rsidR="00682EE9">
          <w:rPr>
            <w:lang w:val="en-GB"/>
          </w:rPr>
          <w:t xml:space="preserve"> several </w:t>
        </w:r>
      </w:ins>
      <w:ins w:id="1416" w:author="Reetu Muneem" w:date="2022-02-08T17:21:00Z">
        <w:r w:rsidR="00E404BE">
          <w:rPr>
            <w:lang w:val="en-GB"/>
          </w:rPr>
          <w:t>fields,</w:t>
        </w:r>
      </w:ins>
      <w:ins w:id="1417" w:author="Reetu Muneem" w:date="2022-02-08T17:19:00Z">
        <w:r w:rsidR="00682EE9">
          <w:rPr>
            <w:lang w:val="en-GB"/>
          </w:rPr>
          <w:t xml:space="preserve"> but the upload will be driven by ‘Sales Order No.’ column</w:t>
        </w:r>
      </w:ins>
      <w:ins w:id="1418" w:author="Reetu Muneem" w:date="2022-02-08T17:20:00Z">
        <w:r w:rsidR="00E404BE">
          <w:rPr>
            <w:lang w:val="en-GB"/>
          </w:rPr>
          <w:t>.</w:t>
        </w:r>
      </w:ins>
      <w:r w:rsidR="00DD595E">
        <w:rPr>
          <w:lang w:val="en-GB"/>
        </w:rPr>
        <w:t xml:space="preserve"> </w:t>
      </w:r>
      <w:ins w:id="1419" w:author="Reetu Muneem" w:date="2022-02-08T17:20:00Z">
        <w:r w:rsidR="00E404BE">
          <w:rPr>
            <w:lang w:val="en-GB"/>
          </w:rPr>
          <w:t xml:space="preserve">Based on this </w:t>
        </w:r>
      </w:ins>
      <w:ins w:id="1420" w:author="Reetu Muneem" w:date="2022-02-08T17:21:00Z">
        <w:r w:rsidR="00E404BE">
          <w:rPr>
            <w:lang w:val="en-GB"/>
          </w:rPr>
          <w:t xml:space="preserve">column Partner DC </w:t>
        </w:r>
      </w:ins>
      <w:r w:rsidR="00E56F04">
        <w:rPr>
          <w:lang w:val="en-GB"/>
        </w:rPr>
        <w:t>No.,</w:t>
      </w:r>
      <w:ins w:id="1421" w:author="Reetu Muneem" w:date="2022-02-08T17:21:00Z">
        <w:r w:rsidR="00E404BE">
          <w:rPr>
            <w:lang w:val="en-GB"/>
          </w:rPr>
          <w:t xml:space="preserve"> Partner Store </w:t>
        </w:r>
      </w:ins>
      <w:r w:rsidR="00E56F04">
        <w:rPr>
          <w:lang w:val="en-GB"/>
        </w:rPr>
        <w:t>No.,</w:t>
      </w:r>
      <w:ins w:id="1422" w:author="Reetu Muneem" w:date="2022-02-08T17:21:00Z">
        <w:r w:rsidR="00E404BE">
          <w:rPr>
            <w:lang w:val="en-GB"/>
          </w:rPr>
          <w:t xml:space="preserve"> Partner </w:t>
        </w:r>
      </w:ins>
      <w:ins w:id="1423" w:author="Reetu Muneem" w:date="2022-02-08T17:22:00Z">
        <w:r w:rsidR="00E404BE">
          <w:rPr>
            <w:lang w:val="en-GB"/>
          </w:rPr>
          <w:t>PO and Partner Dept. No. will be updated on respective Sales Order.</w:t>
        </w:r>
      </w:ins>
      <w:ins w:id="1424" w:author="Reetu Muneem" w:date="2022-02-08T17:24:00Z">
        <w:r w:rsidR="00E404BE">
          <w:rPr>
            <w:lang w:val="en-GB"/>
          </w:rPr>
          <w:t xml:space="preserve"> The upload process will not run any </w:t>
        </w:r>
      </w:ins>
      <w:ins w:id="1425" w:author="Sergio Rodrigues" w:date="2022-05-20T12:29:00Z">
        <w:r>
          <w:rPr>
            <w:lang w:val="en-GB"/>
          </w:rPr>
          <w:t xml:space="preserve">data </w:t>
        </w:r>
      </w:ins>
      <w:ins w:id="1426" w:author="Reetu Muneem" w:date="2022-02-08T17:24:00Z">
        <w:r w:rsidR="00E404BE">
          <w:rPr>
            <w:lang w:val="en-GB"/>
          </w:rPr>
          <w:t xml:space="preserve">validations </w:t>
        </w:r>
      </w:ins>
      <w:ins w:id="1427" w:author="Reetu Muneem" w:date="2022-02-08T17:25:00Z">
        <w:r w:rsidR="00E404BE">
          <w:rPr>
            <w:lang w:val="en-GB"/>
          </w:rPr>
          <w:t>on following fields:</w:t>
        </w:r>
      </w:ins>
    </w:p>
    <w:p w14:paraId="5584895A" w14:textId="500D8F4A" w:rsidR="00E404BE" w:rsidRDefault="00E404BE" w:rsidP="00C30F28">
      <w:pPr>
        <w:pStyle w:val="BodyText"/>
        <w:numPr>
          <w:ilvl w:val="0"/>
          <w:numId w:val="57"/>
        </w:numPr>
        <w:jc w:val="both"/>
        <w:rPr>
          <w:ins w:id="1428" w:author="Reetu Muneem" w:date="2022-02-08T17:25:00Z"/>
          <w:lang w:val="en-GB"/>
        </w:rPr>
      </w:pPr>
      <w:ins w:id="1429" w:author="Reetu Muneem" w:date="2022-02-08T17:25:00Z">
        <w:r>
          <w:rPr>
            <w:lang w:val="en-GB"/>
          </w:rPr>
          <w:t>Brand</w:t>
        </w:r>
      </w:ins>
      <w:ins w:id="1430" w:author="Sergio Rodrigues" w:date="2022-05-12T09:45:00Z">
        <w:r w:rsidR="001B0B32">
          <w:rPr>
            <w:lang w:val="en-GB"/>
          </w:rPr>
          <w:t xml:space="preserve"> Name</w:t>
        </w:r>
      </w:ins>
    </w:p>
    <w:p w14:paraId="7F6BB316" w14:textId="77777777" w:rsidR="00E404BE" w:rsidRDefault="00E404BE" w:rsidP="00C30F28">
      <w:pPr>
        <w:pStyle w:val="BodyText"/>
        <w:numPr>
          <w:ilvl w:val="0"/>
          <w:numId w:val="57"/>
        </w:numPr>
        <w:jc w:val="both"/>
        <w:rPr>
          <w:ins w:id="1431" w:author="Reetu Muneem" w:date="2022-02-08T17:25:00Z"/>
          <w:lang w:val="en-GB"/>
        </w:rPr>
      </w:pPr>
      <w:ins w:id="1432" w:author="Reetu Muneem" w:date="2022-02-08T17:25:00Z">
        <w:r>
          <w:rPr>
            <w:lang w:val="en-GB"/>
          </w:rPr>
          <w:t>Partner Location</w:t>
        </w:r>
      </w:ins>
    </w:p>
    <w:p w14:paraId="371426D3" w14:textId="77777777" w:rsidR="00E404BE" w:rsidRDefault="00E404BE" w:rsidP="00C30F28">
      <w:pPr>
        <w:pStyle w:val="BodyText"/>
        <w:numPr>
          <w:ilvl w:val="0"/>
          <w:numId w:val="57"/>
        </w:numPr>
        <w:jc w:val="both"/>
        <w:rPr>
          <w:ins w:id="1433" w:author="Reetu Muneem" w:date="2022-02-08T17:25:00Z"/>
          <w:lang w:val="en-GB"/>
        </w:rPr>
      </w:pPr>
      <w:ins w:id="1434" w:author="Reetu Muneem" w:date="2022-02-08T17:25:00Z">
        <w:r>
          <w:rPr>
            <w:lang w:val="en-GB"/>
          </w:rPr>
          <w:t>Product Group</w:t>
        </w:r>
      </w:ins>
    </w:p>
    <w:p w14:paraId="6D6CE217" w14:textId="77777777" w:rsidR="00E404BE" w:rsidRDefault="00E404BE" w:rsidP="00C30F28">
      <w:pPr>
        <w:pStyle w:val="BodyText"/>
        <w:numPr>
          <w:ilvl w:val="0"/>
          <w:numId w:val="57"/>
        </w:numPr>
        <w:jc w:val="both"/>
        <w:rPr>
          <w:ins w:id="1435" w:author="Reetu Muneem" w:date="2022-02-08T17:25:00Z"/>
          <w:lang w:val="en-GB"/>
        </w:rPr>
      </w:pPr>
      <w:ins w:id="1436" w:author="Reetu Muneem" w:date="2022-02-08T17:25:00Z">
        <w:r>
          <w:rPr>
            <w:lang w:val="en-GB"/>
          </w:rPr>
          <w:t>Order Row Code</w:t>
        </w:r>
      </w:ins>
    </w:p>
    <w:p w14:paraId="72A6B0CC" w14:textId="77777777" w:rsidR="00E404BE" w:rsidRDefault="00E404BE" w:rsidP="00C30F28">
      <w:pPr>
        <w:pStyle w:val="BodyText"/>
        <w:numPr>
          <w:ilvl w:val="0"/>
          <w:numId w:val="57"/>
        </w:numPr>
        <w:jc w:val="both"/>
        <w:rPr>
          <w:ins w:id="1437" w:author="Reetu Muneem" w:date="2022-02-08T17:25:00Z"/>
          <w:lang w:val="en-GB"/>
        </w:rPr>
      </w:pPr>
      <w:ins w:id="1438" w:author="Reetu Muneem" w:date="2022-02-08T17:25:00Z">
        <w:r>
          <w:rPr>
            <w:lang w:val="en-GB"/>
          </w:rPr>
          <w:t>Option Id</w:t>
        </w:r>
      </w:ins>
    </w:p>
    <w:p w14:paraId="067E60B2" w14:textId="26F84D4D" w:rsidR="00E404BE" w:rsidRDefault="00E404BE" w:rsidP="00E404BE">
      <w:pPr>
        <w:pStyle w:val="BodyText"/>
        <w:numPr>
          <w:ilvl w:val="0"/>
          <w:numId w:val="57"/>
        </w:numPr>
        <w:jc w:val="both"/>
        <w:rPr>
          <w:ins w:id="1439" w:author="Reetu Muneem" w:date="2022-02-08T17:45:00Z"/>
          <w:lang w:val="en-GB"/>
        </w:rPr>
      </w:pPr>
      <w:ins w:id="1440" w:author="Reetu Muneem" w:date="2022-02-08T17:25:00Z">
        <w:r>
          <w:rPr>
            <w:lang w:val="en-GB"/>
          </w:rPr>
          <w:t>Option Desc</w:t>
        </w:r>
      </w:ins>
      <w:r w:rsidR="00E56F04">
        <w:rPr>
          <w:lang w:val="en-GB"/>
        </w:rPr>
        <w:t>.</w:t>
      </w:r>
      <w:ins w:id="1441" w:author="Reetu Muneem" w:date="2022-02-08T17:25:00Z">
        <w:r>
          <w:rPr>
            <w:lang w:val="en-GB"/>
          </w:rPr>
          <w:t xml:space="preserve"> </w:t>
        </w:r>
      </w:ins>
    </w:p>
    <w:p w14:paraId="6ACA7F2D" w14:textId="77777777" w:rsidR="00BE50B2" w:rsidRDefault="00BE50B2" w:rsidP="00C30F28">
      <w:pPr>
        <w:pStyle w:val="BodyText"/>
        <w:ind w:left="2160"/>
        <w:jc w:val="both"/>
        <w:rPr>
          <w:ins w:id="1442" w:author="Reetu Muneem" w:date="2022-02-08T17:22:00Z"/>
          <w:lang w:val="en-GB"/>
        </w:rPr>
      </w:pPr>
    </w:p>
    <w:p w14:paraId="682E1044" w14:textId="4F70890C" w:rsidR="000F438B" w:rsidRDefault="000F438B" w:rsidP="00545D2B">
      <w:pPr>
        <w:pStyle w:val="BodyText"/>
        <w:ind w:left="1418"/>
        <w:jc w:val="both"/>
        <w:rPr>
          <w:ins w:id="1443" w:author="Reetu Muneem" w:date="2022-02-08T19:22:00Z"/>
          <w:lang w:val="en-GB"/>
        </w:rPr>
      </w:pPr>
      <w:ins w:id="1444" w:author="Reetu Muneem" w:date="2022-02-08T19:20:00Z">
        <w:r>
          <w:rPr>
            <w:lang w:val="en-GB"/>
          </w:rPr>
          <w:t xml:space="preserve">User is expected to only update - </w:t>
        </w:r>
      </w:ins>
      <w:ins w:id="1445" w:author="Reetu Muneem" w:date="2022-02-08T19:21:00Z">
        <w:r>
          <w:rPr>
            <w:lang w:val="en-GB"/>
          </w:rPr>
          <w:t xml:space="preserve">Partner DC </w:t>
        </w:r>
      </w:ins>
      <w:r w:rsidR="00E56F04">
        <w:rPr>
          <w:lang w:val="en-GB"/>
        </w:rPr>
        <w:t>No.,</w:t>
      </w:r>
      <w:ins w:id="1446" w:author="Reetu Muneem" w:date="2022-02-08T19:21:00Z">
        <w:r>
          <w:rPr>
            <w:lang w:val="en-GB"/>
          </w:rPr>
          <w:t xml:space="preserve"> Partner Store </w:t>
        </w:r>
      </w:ins>
      <w:r w:rsidR="00E56F04">
        <w:rPr>
          <w:lang w:val="en-GB"/>
        </w:rPr>
        <w:t>No.,</w:t>
      </w:r>
      <w:ins w:id="1447" w:author="Reetu Muneem" w:date="2022-02-08T19:21:00Z">
        <w:r>
          <w:rPr>
            <w:lang w:val="en-GB"/>
          </w:rPr>
          <w:t xml:space="preserve"> Partner PO </w:t>
        </w:r>
      </w:ins>
      <w:ins w:id="1448" w:author="Sergio Rodrigues" w:date="2022-05-12T09:45:00Z">
        <w:r w:rsidR="001B0B32">
          <w:rPr>
            <w:lang w:val="en-GB"/>
          </w:rPr>
          <w:t xml:space="preserve">No. </w:t>
        </w:r>
      </w:ins>
      <w:ins w:id="1449" w:author="Reetu Muneem" w:date="2022-02-08T19:21:00Z">
        <w:r>
          <w:rPr>
            <w:lang w:val="en-GB"/>
          </w:rPr>
          <w:t xml:space="preserve">and Partner Dept. No. on the template. If they change values in any of the </w:t>
        </w:r>
      </w:ins>
      <w:ins w:id="1450" w:author="Reetu Muneem" w:date="2022-02-08T19:22:00Z">
        <w:r>
          <w:rPr>
            <w:lang w:val="en-GB"/>
          </w:rPr>
          <w:t>above-mentioned</w:t>
        </w:r>
      </w:ins>
      <w:ins w:id="1451" w:author="Reetu Muneem" w:date="2022-02-08T19:21:00Z">
        <w:r>
          <w:rPr>
            <w:lang w:val="en-GB"/>
          </w:rPr>
          <w:t xml:space="preserve"> fields</w:t>
        </w:r>
      </w:ins>
      <w:ins w:id="1452" w:author="Reetu Muneem" w:date="2022-02-09T11:06:00Z">
        <w:r w:rsidR="009E6E00">
          <w:rPr>
            <w:lang w:val="en-GB"/>
          </w:rPr>
          <w:t xml:space="preserve"> in bu</w:t>
        </w:r>
      </w:ins>
      <w:ins w:id="1453" w:author="Reetu Muneem" w:date="2022-02-09T11:07:00Z">
        <w:r w:rsidR="009E6E00">
          <w:rPr>
            <w:lang w:val="en-GB"/>
          </w:rPr>
          <w:t>llet points</w:t>
        </w:r>
      </w:ins>
      <w:ins w:id="1454" w:author="Reetu Muneem" w:date="2022-02-08T19:21:00Z">
        <w:r>
          <w:rPr>
            <w:lang w:val="en-GB"/>
          </w:rPr>
          <w:t>, upload process will</w:t>
        </w:r>
      </w:ins>
      <w:ins w:id="1455" w:author="Reetu Muneem" w:date="2022-02-08T19:22:00Z">
        <w:r>
          <w:rPr>
            <w:lang w:val="en-GB"/>
          </w:rPr>
          <w:t xml:space="preserve"> ignore those updates. </w:t>
        </w:r>
      </w:ins>
    </w:p>
    <w:p w14:paraId="4D0E8BF7" w14:textId="49C00FE1" w:rsidR="00BE50B2" w:rsidRDefault="00E404BE" w:rsidP="00545D2B">
      <w:pPr>
        <w:pStyle w:val="BodyText"/>
        <w:ind w:left="1418"/>
        <w:jc w:val="both"/>
        <w:rPr>
          <w:ins w:id="1456" w:author="Reetu Muneem" w:date="2022-02-08T17:45:00Z"/>
          <w:lang w:val="en-GB"/>
        </w:rPr>
      </w:pPr>
      <w:ins w:id="1457" w:author="Reetu Muneem" w:date="2022-02-08T17:22:00Z">
        <w:r>
          <w:rPr>
            <w:lang w:val="en-GB"/>
          </w:rPr>
          <w:t>After selecting the file and providing the process name when user will click on ‘Upload’ button, the upload process will run following validations and if it fails it will display the corresponding error message.</w:t>
        </w:r>
      </w:ins>
    </w:p>
    <w:p w14:paraId="047A59E4" w14:textId="77777777" w:rsidR="00BE50B2" w:rsidRPr="00664E4E" w:rsidRDefault="00BE50B2" w:rsidP="00664E4E">
      <w:pPr>
        <w:pStyle w:val="BodyText"/>
        <w:jc w:val="both"/>
        <w:rPr>
          <w:ins w:id="1458" w:author="Reetu Muneem" w:date="2022-02-08T16:35:00Z"/>
          <w:lang w:val="en-GB"/>
        </w:rPr>
      </w:pPr>
    </w:p>
    <w:tbl>
      <w:tblPr>
        <w:tblW w:w="7457"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3204"/>
        <w:gridCol w:w="4253"/>
      </w:tblGrid>
      <w:tr w:rsidR="00682EE9" w:rsidRPr="00B81633" w14:paraId="6129D91B" w14:textId="77777777" w:rsidTr="00664E4E">
        <w:trPr>
          <w:cantSplit/>
          <w:tblHeader/>
          <w:ins w:id="1459" w:author="Reetu Muneem" w:date="2022-02-08T16:35:00Z"/>
        </w:trPr>
        <w:tc>
          <w:tcPr>
            <w:tcW w:w="3204" w:type="dxa"/>
            <w:tcBorders>
              <w:top w:val="single" w:sz="4" w:space="0" w:color="auto"/>
              <w:left w:val="single" w:sz="4" w:space="0" w:color="auto"/>
              <w:bottom w:val="single" w:sz="4" w:space="0" w:color="auto"/>
              <w:right w:val="single" w:sz="4" w:space="0" w:color="auto"/>
            </w:tcBorders>
            <w:shd w:val="clear" w:color="000000" w:fill="E6E6E6"/>
          </w:tcPr>
          <w:p w14:paraId="726F4B27" w14:textId="77777777" w:rsidR="00682EE9" w:rsidRPr="00B81633" w:rsidRDefault="00682EE9" w:rsidP="00CE5F85">
            <w:pPr>
              <w:pStyle w:val="TableHeading"/>
              <w:rPr>
                <w:ins w:id="1460" w:author="Reetu Muneem" w:date="2022-02-08T16:35:00Z"/>
              </w:rPr>
            </w:pPr>
            <w:ins w:id="1461" w:author="Reetu Muneem" w:date="2022-02-08T16:35:00Z">
              <w:r w:rsidRPr="00B81633">
                <w:lastRenderedPageBreak/>
                <w:t>Scenario</w:t>
              </w:r>
            </w:ins>
          </w:p>
        </w:tc>
        <w:tc>
          <w:tcPr>
            <w:tcW w:w="4253" w:type="dxa"/>
            <w:tcBorders>
              <w:top w:val="single" w:sz="4" w:space="0" w:color="auto"/>
              <w:left w:val="single" w:sz="4" w:space="0" w:color="auto"/>
              <w:bottom w:val="single" w:sz="4" w:space="0" w:color="auto"/>
              <w:right w:val="single" w:sz="4" w:space="0" w:color="auto"/>
            </w:tcBorders>
            <w:shd w:val="clear" w:color="000000" w:fill="E6E6E6"/>
          </w:tcPr>
          <w:p w14:paraId="32EA4A1C" w14:textId="77777777" w:rsidR="00682EE9" w:rsidRPr="00B81633" w:rsidRDefault="00682EE9" w:rsidP="00CE5F85">
            <w:pPr>
              <w:pStyle w:val="TableHeading"/>
              <w:rPr>
                <w:ins w:id="1462" w:author="Reetu Muneem" w:date="2022-02-08T16:35:00Z"/>
              </w:rPr>
            </w:pPr>
            <w:ins w:id="1463" w:author="Reetu Muneem" w:date="2022-02-08T16:35:00Z">
              <w:r w:rsidRPr="00B81633">
                <w:t>Error message</w:t>
              </w:r>
            </w:ins>
          </w:p>
        </w:tc>
      </w:tr>
      <w:tr w:rsidR="00682EE9" w:rsidRPr="00B81633" w14:paraId="22E81C33" w14:textId="77777777" w:rsidTr="00664E4E">
        <w:trPr>
          <w:cantSplit/>
          <w:ins w:id="1464" w:author="Reetu Muneem" w:date="2022-02-08T16:35:00Z"/>
        </w:trPr>
        <w:tc>
          <w:tcPr>
            <w:tcW w:w="3204" w:type="dxa"/>
            <w:tcBorders>
              <w:top w:val="single" w:sz="4" w:space="0" w:color="auto"/>
              <w:bottom w:val="single" w:sz="4" w:space="0" w:color="auto"/>
            </w:tcBorders>
            <w:shd w:val="clear" w:color="000000" w:fill="FFFFFF"/>
          </w:tcPr>
          <w:p w14:paraId="1D7ABED9" w14:textId="33B0A969" w:rsidR="00682EE9" w:rsidRPr="00664E4E" w:rsidRDefault="00682EE9" w:rsidP="00CE5F85">
            <w:pPr>
              <w:kinsoku w:val="0"/>
              <w:overflowPunct w:val="0"/>
              <w:textAlignment w:val="top"/>
              <w:rPr>
                <w:ins w:id="1465" w:author="Reetu Muneem" w:date="2022-02-08T16:35:00Z"/>
                <w:rFonts w:cs="Arial"/>
                <w:kern w:val="24"/>
                <w:lang w:val="en-GB" w:eastAsia="en-GB"/>
              </w:rPr>
            </w:pPr>
            <w:ins w:id="1466" w:author="Reetu Muneem" w:date="2022-02-08T16:35:00Z">
              <w:r w:rsidRPr="00664E4E">
                <w:rPr>
                  <w:rFonts w:cs="Arial"/>
                  <w:kern w:val="24"/>
                  <w:lang w:val="en-GB" w:eastAsia="en-GB"/>
                </w:rPr>
                <w:t>Uploaded file is not in csv format</w:t>
              </w:r>
            </w:ins>
            <w:ins w:id="1467" w:author="Sergio Rodrigues" w:date="2022-05-20T12:30:00Z">
              <w:r w:rsidR="00C15179">
                <w:rPr>
                  <w:rFonts w:cs="Arial"/>
                  <w:kern w:val="24"/>
                  <w:lang w:val="en-GB" w:eastAsia="en-GB"/>
                </w:rPr>
                <w:t xml:space="preserve"> or separator is not “,”</w:t>
              </w:r>
            </w:ins>
          </w:p>
        </w:tc>
        <w:tc>
          <w:tcPr>
            <w:tcW w:w="4253" w:type="dxa"/>
            <w:tcBorders>
              <w:top w:val="single" w:sz="4" w:space="0" w:color="auto"/>
              <w:bottom w:val="single" w:sz="4" w:space="0" w:color="auto"/>
            </w:tcBorders>
            <w:shd w:val="clear" w:color="000000" w:fill="FFFFFF"/>
          </w:tcPr>
          <w:p w14:paraId="363ED116" w14:textId="65CA9654" w:rsidR="00682EE9" w:rsidRPr="00664E4E" w:rsidRDefault="00682EE9" w:rsidP="00CE5F85">
            <w:pPr>
              <w:kinsoku w:val="0"/>
              <w:overflowPunct w:val="0"/>
              <w:textAlignment w:val="top"/>
              <w:rPr>
                <w:ins w:id="1468" w:author="Reetu Muneem" w:date="2022-02-08T16:35:00Z"/>
                <w:rFonts w:cs="Arial"/>
                <w:kern w:val="24"/>
                <w:lang w:val="en-GB" w:eastAsia="en-GB"/>
              </w:rPr>
            </w:pPr>
            <w:ins w:id="1469" w:author="Reetu Muneem" w:date="2022-02-08T16:35:00Z">
              <w:del w:id="1470" w:author="Sergio Rodrigues" w:date="2022-05-18T23:18:00Z">
                <w:r w:rsidRPr="00664E4E" w:rsidDel="0042409F">
                  <w:rPr>
                    <w:rFonts w:cs="Arial"/>
                    <w:kern w:val="24"/>
                    <w:lang w:val="en-GB" w:eastAsia="en-GB"/>
                  </w:rPr>
                  <w:delText>Only CSV file can be uploaded</w:delText>
                </w:r>
              </w:del>
            </w:ins>
            <w:ins w:id="1471" w:author="Reetu Muneem" w:date="2022-02-08T16:36:00Z">
              <w:del w:id="1472" w:author="Sergio Rodrigues" w:date="2022-05-18T23:18:00Z">
                <w:r w:rsidRPr="00664E4E" w:rsidDel="0042409F">
                  <w:rPr>
                    <w:rFonts w:cs="Arial"/>
                    <w:kern w:val="24"/>
                    <w:lang w:val="en-GB" w:eastAsia="en-GB"/>
                  </w:rPr>
                  <w:delText>.</w:delText>
                </w:r>
              </w:del>
            </w:ins>
            <w:ins w:id="1473" w:author="Sergio Rodrigues" w:date="2022-05-18T23:18:00Z">
              <w:r w:rsidR="0042409F">
                <w:rPr>
                  <w:rFonts w:cs="Arial"/>
                  <w:kern w:val="24"/>
                  <w:lang w:val="en-GB" w:eastAsia="en-GB"/>
                </w:rPr>
                <w:t>Uploaded file format or extension i</w:t>
              </w:r>
            </w:ins>
            <w:ins w:id="1474" w:author="Sergio Rodrigues" w:date="2022-05-19T01:35:00Z">
              <w:r w:rsidR="00460765">
                <w:rPr>
                  <w:rFonts w:cs="Arial"/>
                  <w:kern w:val="24"/>
                  <w:lang w:val="en-GB" w:eastAsia="en-GB"/>
                </w:rPr>
                <w:t>s</w:t>
              </w:r>
            </w:ins>
            <w:ins w:id="1475" w:author="Sergio Rodrigues" w:date="2022-05-18T23:18:00Z">
              <w:r w:rsidR="0042409F">
                <w:rPr>
                  <w:rFonts w:cs="Arial"/>
                  <w:kern w:val="24"/>
                  <w:lang w:val="en-GB" w:eastAsia="en-GB"/>
                </w:rPr>
                <w:t xml:space="preserve"> invalid</w:t>
              </w:r>
            </w:ins>
            <w:ins w:id="1476" w:author="Sergio Rodrigues" w:date="2022-05-18T23:19:00Z">
              <w:r w:rsidR="0042409F">
                <w:rPr>
                  <w:rFonts w:cs="Arial"/>
                  <w:kern w:val="24"/>
                  <w:lang w:val="en-GB" w:eastAsia="en-GB"/>
                </w:rPr>
                <w:t>.</w:t>
              </w:r>
            </w:ins>
          </w:p>
        </w:tc>
      </w:tr>
      <w:tr w:rsidR="00682EE9" w:rsidRPr="00B81633" w14:paraId="5C91F300" w14:textId="77777777" w:rsidTr="00664E4E">
        <w:trPr>
          <w:cantSplit/>
          <w:ins w:id="1477" w:author="Reetu Muneem" w:date="2022-02-08T16:35:00Z"/>
        </w:trPr>
        <w:tc>
          <w:tcPr>
            <w:tcW w:w="3204" w:type="dxa"/>
            <w:tcBorders>
              <w:top w:val="single" w:sz="4" w:space="0" w:color="auto"/>
              <w:bottom w:val="single" w:sz="4" w:space="0" w:color="auto"/>
            </w:tcBorders>
            <w:shd w:val="clear" w:color="000000" w:fill="FFFFFF"/>
          </w:tcPr>
          <w:p w14:paraId="57BE7B80" w14:textId="4AEBDA04" w:rsidR="00682EE9" w:rsidRPr="00664E4E" w:rsidRDefault="00682EE9" w:rsidP="00682EE9">
            <w:pPr>
              <w:kinsoku w:val="0"/>
              <w:overflowPunct w:val="0"/>
              <w:textAlignment w:val="top"/>
              <w:rPr>
                <w:ins w:id="1478" w:author="Reetu Muneem" w:date="2022-02-08T16:35:00Z"/>
                <w:rFonts w:cs="Arial"/>
                <w:kern w:val="24"/>
                <w:lang w:val="en-GB" w:eastAsia="en-GB"/>
              </w:rPr>
            </w:pPr>
            <w:ins w:id="1479" w:author="Reetu Muneem" w:date="2022-02-08T17:14:00Z">
              <w:r w:rsidRPr="00664E4E">
                <w:rPr>
                  <w:rFonts w:cs="Arial"/>
                  <w:kern w:val="24"/>
                  <w:lang w:val="en-GB" w:eastAsia="en-GB"/>
                </w:rPr>
                <w:t xml:space="preserve">If the upload file </w:t>
              </w:r>
            </w:ins>
            <w:ins w:id="1480" w:author="Reetu Muneem" w:date="2022-02-08T17:15:00Z">
              <w:r w:rsidRPr="00664E4E">
                <w:rPr>
                  <w:rFonts w:cs="Arial"/>
                  <w:kern w:val="24"/>
                  <w:lang w:val="en-GB" w:eastAsia="en-GB"/>
                </w:rPr>
                <w:t>is completely empty.</w:t>
              </w:r>
            </w:ins>
          </w:p>
        </w:tc>
        <w:tc>
          <w:tcPr>
            <w:tcW w:w="4253" w:type="dxa"/>
            <w:tcBorders>
              <w:top w:val="single" w:sz="4" w:space="0" w:color="auto"/>
              <w:bottom w:val="single" w:sz="4" w:space="0" w:color="auto"/>
            </w:tcBorders>
            <w:shd w:val="clear" w:color="000000" w:fill="FFFFFF"/>
            <w:vAlign w:val="center"/>
          </w:tcPr>
          <w:p w14:paraId="02F3C324" w14:textId="7B52C9CF" w:rsidR="00682EE9" w:rsidRPr="00664E4E" w:rsidRDefault="0042409F" w:rsidP="00682EE9">
            <w:pPr>
              <w:kinsoku w:val="0"/>
              <w:overflowPunct w:val="0"/>
              <w:textAlignment w:val="top"/>
              <w:rPr>
                <w:ins w:id="1481" w:author="Reetu Muneem" w:date="2022-02-08T16:35:00Z"/>
                <w:rFonts w:cs="Arial"/>
                <w:kern w:val="24"/>
                <w:lang w:val="en-GB" w:eastAsia="en-GB"/>
              </w:rPr>
            </w:pPr>
            <w:ins w:id="1482" w:author="Sergio Rodrigues" w:date="2022-05-18T23:19:00Z">
              <w:r>
                <w:rPr>
                  <w:rFonts w:cs="Arial"/>
                  <w:kern w:val="24"/>
                  <w:lang w:val="en-GB" w:eastAsia="en-GB"/>
                </w:rPr>
                <w:t>Uploaded file format or extension in invalid.</w:t>
              </w:r>
            </w:ins>
          </w:p>
        </w:tc>
      </w:tr>
      <w:tr w:rsidR="00682EE9" w:rsidRPr="00B81633" w14:paraId="62F2B308" w14:textId="77777777" w:rsidTr="00664E4E">
        <w:trPr>
          <w:cantSplit/>
          <w:ins w:id="1483" w:author="Reetu Muneem" w:date="2022-02-08T16:35:00Z"/>
        </w:trPr>
        <w:tc>
          <w:tcPr>
            <w:tcW w:w="3204" w:type="dxa"/>
            <w:tcBorders>
              <w:top w:val="single" w:sz="4" w:space="0" w:color="auto"/>
              <w:bottom w:val="single" w:sz="4" w:space="0" w:color="auto"/>
            </w:tcBorders>
            <w:shd w:val="clear" w:color="000000" w:fill="FFFFFF"/>
          </w:tcPr>
          <w:p w14:paraId="6624264F" w14:textId="1F3AB9C2" w:rsidR="00682EE9" w:rsidRPr="00664E4E" w:rsidRDefault="00682EE9" w:rsidP="00682EE9">
            <w:pPr>
              <w:kinsoku w:val="0"/>
              <w:overflowPunct w:val="0"/>
              <w:textAlignment w:val="top"/>
              <w:rPr>
                <w:ins w:id="1484" w:author="Reetu Muneem" w:date="2022-02-08T16:35:00Z"/>
                <w:rFonts w:cs="Arial"/>
                <w:kern w:val="24"/>
                <w:lang w:val="en-GB" w:eastAsia="en-GB"/>
              </w:rPr>
            </w:pPr>
            <w:ins w:id="1485" w:author="Reetu Muneem" w:date="2022-02-08T16:35:00Z">
              <w:r w:rsidRPr="00664E4E">
                <w:rPr>
                  <w:rFonts w:cs="Arial"/>
                  <w:kern w:val="24"/>
                  <w:lang w:val="en-GB" w:eastAsia="en-GB"/>
                </w:rPr>
                <w:t xml:space="preserve">If </w:t>
              </w:r>
            </w:ins>
            <w:ins w:id="1486" w:author="Reetu Muneem" w:date="2022-02-08T17:15:00Z">
              <w:r w:rsidRPr="00664E4E">
                <w:rPr>
                  <w:rFonts w:cs="Arial"/>
                  <w:kern w:val="24"/>
                  <w:lang w:val="en-GB" w:eastAsia="en-GB"/>
                </w:rPr>
                <w:t xml:space="preserve">any of the </w:t>
              </w:r>
            </w:ins>
            <w:ins w:id="1487" w:author="Reetu Muneem" w:date="2022-02-08T17:16:00Z">
              <w:r w:rsidRPr="00664E4E">
                <w:rPr>
                  <w:rFonts w:cs="Arial"/>
                  <w:kern w:val="24"/>
                  <w:lang w:val="en-GB" w:eastAsia="en-GB"/>
                </w:rPr>
                <w:t>template columns are missing</w:t>
              </w:r>
            </w:ins>
            <w:ins w:id="1488" w:author="Reetu Muneem" w:date="2022-02-09T11:07:00Z">
              <w:r w:rsidR="009E6E00">
                <w:rPr>
                  <w:rFonts w:cs="Arial"/>
                  <w:kern w:val="24"/>
                  <w:lang w:val="en-GB" w:eastAsia="en-GB"/>
                </w:rPr>
                <w:t xml:space="preserve"> or any extra column is added.</w:t>
              </w:r>
            </w:ins>
          </w:p>
        </w:tc>
        <w:tc>
          <w:tcPr>
            <w:tcW w:w="4253" w:type="dxa"/>
            <w:tcBorders>
              <w:top w:val="single" w:sz="4" w:space="0" w:color="auto"/>
              <w:bottom w:val="single" w:sz="4" w:space="0" w:color="auto"/>
            </w:tcBorders>
            <w:shd w:val="clear" w:color="000000" w:fill="FFFFFF"/>
            <w:vAlign w:val="center"/>
          </w:tcPr>
          <w:p w14:paraId="5D60BAFF" w14:textId="6F113EBE" w:rsidR="00682EE9" w:rsidRPr="00664E4E" w:rsidRDefault="0042409F" w:rsidP="00682EE9">
            <w:pPr>
              <w:kinsoku w:val="0"/>
              <w:overflowPunct w:val="0"/>
              <w:textAlignment w:val="top"/>
              <w:rPr>
                <w:ins w:id="1489" w:author="Reetu Muneem" w:date="2022-02-08T16:35:00Z"/>
                <w:rFonts w:cs="Arial"/>
                <w:kern w:val="24"/>
                <w:lang w:val="en-GB" w:eastAsia="en-GB"/>
              </w:rPr>
            </w:pPr>
            <w:ins w:id="1490" w:author="Sergio Rodrigues" w:date="2022-05-18T23:19:00Z">
              <w:r>
                <w:rPr>
                  <w:rFonts w:cs="Arial"/>
                  <w:kern w:val="24"/>
                  <w:lang w:val="en-GB" w:eastAsia="en-GB"/>
                </w:rPr>
                <w:t>Uploaded file format or extension in invalid.</w:t>
              </w:r>
            </w:ins>
          </w:p>
        </w:tc>
      </w:tr>
      <w:tr w:rsidR="00C15179" w:rsidRPr="00B81633" w14:paraId="71151159" w14:textId="77777777" w:rsidTr="00682EE9">
        <w:trPr>
          <w:cantSplit/>
          <w:ins w:id="1491" w:author="Sergio Rodrigues" w:date="2022-05-20T12:31:00Z"/>
        </w:trPr>
        <w:tc>
          <w:tcPr>
            <w:tcW w:w="3204" w:type="dxa"/>
            <w:tcBorders>
              <w:top w:val="single" w:sz="4" w:space="0" w:color="auto"/>
              <w:bottom w:val="single" w:sz="4" w:space="0" w:color="auto"/>
            </w:tcBorders>
            <w:shd w:val="clear" w:color="000000" w:fill="FFFFFF"/>
          </w:tcPr>
          <w:p w14:paraId="4903AC37" w14:textId="713A9BDE" w:rsidR="00C15179" w:rsidRDefault="00C15179" w:rsidP="00C15179">
            <w:pPr>
              <w:rPr>
                <w:ins w:id="1492" w:author="Sergio Rodrigues" w:date="2022-05-20T12:31:00Z"/>
                <w:rFonts w:cs="Arial"/>
                <w:kern w:val="24"/>
                <w:lang w:val="en-GB" w:eastAsia="en-GB"/>
              </w:rPr>
            </w:pPr>
            <w:ins w:id="1493" w:author="Sergio Rodrigues" w:date="2022-05-20T12:31:00Z">
              <w:r w:rsidRPr="00920724">
                <w:rPr>
                  <w:rFonts w:cs="Arial"/>
                  <w:kern w:val="24"/>
                  <w:lang w:val="en-GB" w:eastAsia="en-GB"/>
                </w:rPr>
                <w:t>If upload file is empty and only header row is present.</w:t>
              </w:r>
            </w:ins>
          </w:p>
        </w:tc>
        <w:tc>
          <w:tcPr>
            <w:tcW w:w="4253" w:type="dxa"/>
            <w:tcBorders>
              <w:top w:val="single" w:sz="4" w:space="0" w:color="auto"/>
              <w:bottom w:val="single" w:sz="4" w:space="0" w:color="auto"/>
            </w:tcBorders>
            <w:shd w:val="clear" w:color="000000" w:fill="FFFFFF"/>
          </w:tcPr>
          <w:p w14:paraId="2CF29399" w14:textId="707A9978" w:rsidR="00C15179" w:rsidRDefault="00C15179" w:rsidP="00C15179">
            <w:pPr>
              <w:kinsoku w:val="0"/>
              <w:overflowPunct w:val="0"/>
              <w:textAlignment w:val="top"/>
              <w:rPr>
                <w:ins w:id="1494" w:author="Sergio Rodrigues" w:date="2022-05-20T12:31:00Z"/>
                <w:rFonts w:cs="Arial"/>
                <w:kern w:val="24"/>
                <w:lang w:val="en-GB" w:eastAsia="en-GB"/>
              </w:rPr>
            </w:pPr>
            <w:ins w:id="1495" w:author="Sergio Rodrigues" w:date="2022-05-20T12:31:00Z">
              <w:r>
                <w:rPr>
                  <w:rFonts w:cs="Arial"/>
                  <w:kern w:val="24"/>
                  <w:lang w:val="en-GB" w:eastAsia="en-GB"/>
                </w:rPr>
                <w:t>Uploaded file does not contain data</w:t>
              </w:r>
              <w:r w:rsidRPr="00920724">
                <w:rPr>
                  <w:rFonts w:cs="Arial"/>
                  <w:kern w:val="24"/>
                  <w:lang w:val="en-GB" w:eastAsia="en-GB"/>
                </w:rPr>
                <w:t xml:space="preserve"> to up</w:t>
              </w:r>
              <w:r>
                <w:rPr>
                  <w:rFonts w:cs="Arial"/>
                  <w:kern w:val="24"/>
                  <w:lang w:val="en-GB" w:eastAsia="en-GB"/>
                </w:rPr>
                <w:t>load</w:t>
              </w:r>
              <w:r w:rsidRPr="00920724">
                <w:rPr>
                  <w:rFonts w:cs="Arial"/>
                  <w:kern w:val="24"/>
                  <w:lang w:val="en-GB" w:eastAsia="en-GB"/>
                </w:rPr>
                <w:t>.</w:t>
              </w:r>
            </w:ins>
          </w:p>
        </w:tc>
      </w:tr>
      <w:tr w:rsidR="00C15179" w:rsidRPr="00B81633" w14:paraId="4A1A522F" w14:textId="77777777" w:rsidTr="00664E4E">
        <w:trPr>
          <w:cantSplit/>
          <w:ins w:id="1496" w:author="Reetu Muneem" w:date="2022-02-08T16:35:00Z"/>
        </w:trPr>
        <w:tc>
          <w:tcPr>
            <w:tcW w:w="3204" w:type="dxa"/>
            <w:tcBorders>
              <w:top w:val="single" w:sz="4" w:space="0" w:color="auto"/>
              <w:bottom w:val="single" w:sz="4" w:space="0" w:color="auto"/>
            </w:tcBorders>
            <w:shd w:val="clear" w:color="000000" w:fill="FFFFFF"/>
          </w:tcPr>
          <w:p w14:paraId="4F48F4CB" w14:textId="7F81D084" w:rsidR="00C15179" w:rsidRPr="00664E4E" w:rsidRDefault="00C15179" w:rsidP="00C15179">
            <w:pPr>
              <w:rPr>
                <w:ins w:id="1497" w:author="Reetu Muneem" w:date="2022-02-08T16:35:00Z"/>
                <w:rFonts w:cs="Arial"/>
                <w:kern w:val="24"/>
                <w:lang w:val="en-GB" w:eastAsia="en-GB"/>
              </w:rPr>
            </w:pPr>
            <w:ins w:id="1498" w:author="Reetu Muneem" w:date="2022-02-08T17:24:00Z">
              <w:r>
                <w:rPr>
                  <w:rFonts w:cs="Arial"/>
                  <w:kern w:val="24"/>
                  <w:lang w:val="en-GB" w:eastAsia="en-GB"/>
                </w:rPr>
                <w:t xml:space="preserve">If Sales Order No. is blank </w:t>
              </w:r>
              <w:del w:id="1499" w:author="Sergio Rodrigues" w:date="2022-05-25T12:24:00Z">
                <w:r w:rsidDel="002E3868">
                  <w:rPr>
                    <w:rFonts w:cs="Arial"/>
                    <w:kern w:val="24"/>
                    <w:lang w:val="en-GB" w:eastAsia="en-GB"/>
                  </w:rPr>
                  <w:delText xml:space="preserve">or </w:delText>
                </w:r>
              </w:del>
            </w:ins>
            <w:ins w:id="1500" w:author="Reetu Muneem" w:date="2022-02-08T17:27:00Z">
              <w:del w:id="1501" w:author="Sergio Rodrigues" w:date="2022-05-25T12:24:00Z">
                <w:r w:rsidDel="002E3868">
                  <w:rPr>
                    <w:rFonts w:cs="Arial"/>
                    <w:kern w:val="24"/>
                    <w:lang w:val="en-GB" w:eastAsia="en-GB"/>
                  </w:rPr>
                  <w:delText>Sales Order No. does not exist in Wholesale Portal.</w:delText>
                </w:r>
              </w:del>
            </w:ins>
          </w:p>
        </w:tc>
        <w:tc>
          <w:tcPr>
            <w:tcW w:w="4253" w:type="dxa"/>
            <w:tcBorders>
              <w:top w:val="single" w:sz="4" w:space="0" w:color="auto"/>
              <w:bottom w:val="single" w:sz="4" w:space="0" w:color="auto"/>
            </w:tcBorders>
            <w:shd w:val="clear" w:color="000000" w:fill="FFFFFF"/>
          </w:tcPr>
          <w:p w14:paraId="10849A26" w14:textId="7D0820BC" w:rsidR="00C15179" w:rsidRPr="00664E4E" w:rsidRDefault="002E3868" w:rsidP="00C15179">
            <w:pPr>
              <w:kinsoku w:val="0"/>
              <w:overflowPunct w:val="0"/>
              <w:textAlignment w:val="top"/>
              <w:rPr>
                <w:ins w:id="1502" w:author="Reetu Muneem" w:date="2022-02-08T16:35:00Z"/>
                <w:rFonts w:cs="Arial"/>
                <w:kern w:val="24"/>
                <w:lang w:val="en-GB" w:eastAsia="en-GB"/>
              </w:rPr>
            </w:pPr>
            <w:bookmarkStart w:id="1503" w:name="_Hlk103809945"/>
            <w:ins w:id="1504" w:author="Sergio Rodrigues" w:date="2022-05-25T12:25:00Z">
              <w:r w:rsidRPr="00664E4E">
                <w:rPr>
                  <w:rFonts w:cs="Arial"/>
                  <w:kern w:val="24"/>
                  <w:lang w:val="en-GB" w:eastAsia="en-GB"/>
                </w:rPr>
                <w:t>Mandatory fields are not populated</w:t>
              </w:r>
            </w:ins>
            <w:ins w:id="1505" w:author="Reetu Muneem" w:date="2022-02-08T17:27:00Z">
              <w:del w:id="1506" w:author="Sergio Rodrigues" w:date="2022-05-25T12:25:00Z">
                <w:r w:rsidR="00C15179" w:rsidDel="002E3868">
                  <w:rPr>
                    <w:rFonts w:cs="Arial"/>
                    <w:kern w:val="24"/>
                    <w:lang w:val="en-GB" w:eastAsia="en-GB"/>
                  </w:rPr>
                  <w:delText>Invalid Sales Order No.</w:delText>
                </w:r>
              </w:del>
            </w:ins>
            <w:bookmarkEnd w:id="1503"/>
          </w:p>
        </w:tc>
      </w:tr>
      <w:tr w:rsidR="002E3868" w:rsidRPr="00B81633" w14:paraId="2C3DB2F4" w14:textId="77777777" w:rsidTr="00682EE9">
        <w:trPr>
          <w:cantSplit/>
          <w:ins w:id="1507" w:author="Sergio Rodrigues" w:date="2022-05-25T12:24:00Z"/>
        </w:trPr>
        <w:tc>
          <w:tcPr>
            <w:tcW w:w="3204" w:type="dxa"/>
            <w:tcBorders>
              <w:top w:val="single" w:sz="4" w:space="0" w:color="auto"/>
              <w:bottom w:val="single" w:sz="4" w:space="0" w:color="auto"/>
            </w:tcBorders>
            <w:shd w:val="clear" w:color="000000" w:fill="FFFFFF"/>
          </w:tcPr>
          <w:p w14:paraId="1D00AE64" w14:textId="1069894D" w:rsidR="002E3868" w:rsidRDefault="002E3868" w:rsidP="002E3868">
            <w:pPr>
              <w:rPr>
                <w:ins w:id="1508" w:author="Sergio Rodrigues" w:date="2022-05-25T12:24:00Z"/>
                <w:rFonts w:cs="Arial"/>
                <w:kern w:val="24"/>
                <w:lang w:val="en-GB" w:eastAsia="en-GB"/>
              </w:rPr>
            </w:pPr>
            <w:ins w:id="1509" w:author="Sergio Rodrigues" w:date="2022-05-25T12:24:00Z">
              <w:r>
                <w:rPr>
                  <w:rFonts w:cs="Arial"/>
                  <w:kern w:val="24"/>
                  <w:lang w:val="en-GB" w:eastAsia="en-GB"/>
                </w:rPr>
                <w:t>If Sales Order No. does not exist in Wholesale Portal.</w:t>
              </w:r>
            </w:ins>
          </w:p>
        </w:tc>
        <w:tc>
          <w:tcPr>
            <w:tcW w:w="4253" w:type="dxa"/>
            <w:tcBorders>
              <w:top w:val="single" w:sz="4" w:space="0" w:color="auto"/>
              <w:bottom w:val="single" w:sz="4" w:space="0" w:color="auto"/>
            </w:tcBorders>
            <w:shd w:val="clear" w:color="000000" w:fill="FFFFFF"/>
          </w:tcPr>
          <w:p w14:paraId="3E2F00C7" w14:textId="18038857" w:rsidR="002E3868" w:rsidRDefault="002E3868" w:rsidP="002E3868">
            <w:pPr>
              <w:kinsoku w:val="0"/>
              <w:overflowPunct w:val="0"/>
              <w:textAlignment w:val="top"/>
              <w:rPr>
                <w:ins w:id="1510" w:author="Sergio Rodrigues" w:date="2022-05-25T12:24:00Z"/>
                <w:rFonts w:cs="Arial"/>
                <w:kern w:val="24"/>
                <w:lang w:val="en-GB" w:eastAsia="en-GB"/>
              </w:rPr>
            </w:pPr>
            <w:ins w:id="1511" w:author="Sergio Rodrigues" w:date="2022-05-25T12:24:00Z">
              <w:r>
                <w:rPr>
                  <w:rFonts w:cs="Arial"/>
                  <w:kern w:val="24"/>
                  <w:lang w:val="en-GB" w:eastAsia="en-GB"/>
                </w:rPr>
                <w:t>Invalid Sales Order No.</w:t>
              </w:r>
            </w:ins>
          </w:p>
        </w:tc>
      </w:tr>
      <w:tr w:rsidR="00C15179" w:rsidRPr="00B81633" w14:paraId="433D3342" w14:textId="77777777" w:rsidTr="00664E4E">
        <w:trPr>
          <w:cantSplit/>
          <w:ins w:id="1512" w:author="Reetu Muneem" w:date="2022-02-08T16:35:00Z"/>
        </w:trPr>
        <w:tc>
          <w:tcPr>
            <w:tcW w:w="3204" w:type="dxa"/>
            <w:tcBorders>
              <w:top w:val="single" w:sz="4" w:space="0" w:color="auto"/>
              <w:bottom w:val="single" w:sz="4" w:space="0" w:color="auto"/>
            </w:tcBorders>
            <w:shd w:val="clear" w:color="000000" w:fill="FFFFFF"/>
          </w:tcPr>
          <w:p w14:paraId="6ECFBF9F" w14:textId="507F08F3" w:rsidR="00C15179" w:rsidRPr="00664E4E" w:rsidRDefault="00C15179" w:rsidP="00C15179">
            <w:pPr>
              <w:rPr>
                <w:ins w:id="1513" w:author="Reetu Muneem" w:date="2022-02-08T16:35:00Z"/>
                <w:rFonts w:cs="Arial"/>
                <w:color w:val="000000"/>
                <w:lang w:eastAsia="en-US"/>
              </w:rPr>
            </w:pPr>
            <w:ins w:id="1514" w:author="Reetu Muneem" w:date="2022-02-08T17:28:00Z">
              <w:r>
                <w:rPr>
                  <w:rFonts w:cs="Arial"/>
                  <w:kern w:val="24"/>
                  <w:lang w:val="en-GB" w:eastAsia="en-GB"/>
                </w:rPr>
                <w:t>If Sales Order No. is entered multiple times</w:t>
              </w:r>
            </w:ins>
            <w:ins w:id="1515" w:author="Reetu Muneem" w:date="2022-02-08T17:29:00Z">
              <w:r>
                <w:rPr>
                  <w:rFonts w:cs="Arial"/>
                  <w:kern w:val="24"/>
                  <w:lang w:val="en-GB" w:eastAsia="en-GB"/>
                </w:rPr>
                <w:t>.</w:t>
              </w:r>
            </w:ins>
          </w:p>
        </w:tc>
        <w:tc>
          <w:tcPr>
            <w:tcW w:w="4253" w:type="dxa"/>
            <w:tcBorders>
              <w:top w:val="single" w:sz="4" w:space="0" w:color="auto"/>
              <w:bottom w:val="single" w:sz="4" w:space="0" w:color="auto"/>
            </w:tcBorders>
            <w:shd w:val="clear" w:color="000000" w:fill="FFFFFF"/>
          </w:tcPr>
          <w:p w14:paraId="4CF3E24B" w14:textId="72AD34B8" w:rsidR="00C15179" w:rsidRPr="00664E4E" w:rsidRDefault="00C15179" w:rsidP="00C15179">
            <w:pPr>
              <w:kinsoku w:val="0"/>
              <w:overflowPunct w:val="0"/>
              <w:textAlignment w:val="top"/>
              <w:rPr>
                <w:ins w:id="1516" w:author="Reetu Muneem" w:date="2022-02-08T16:35:00Z"/>
                <w:rFonts w:cs="Arial"/>
                <w:color w:val="000000"/>
                <w:lang w:eastAsia="en-US"/>
              </w:rPr>
            </w:pPr>
            <w:bookmarkStart w:id="1517" w:name="_Hlk103816741"/>
            <w:ins w:id="1518" w:author="Sergio Rodrigues" w:date="2022-05-19T17:14:00Z">
              <w:r>
                <w:rPr>
                  <w:rFonts w:cs="Arial"/>
                  <w:kern w:val="24"/>
                  <w:lang w:val="en-GB" w:eastAsia="en-GB"/>
                </w:rPr>
                <w:t>D</w:t>
              </w:r>
            </w:ins>
            <w:ins w:id="1519" w:author="Reetu Muneem" w:date="2022-02-08T17:29:00Z">
              <w:del w:id="1520" w:author="Sergio Rodrigues" w:date="2022-05-19T01:22:00Z">
                <w:r w:rsidDel="00970DE1">
                  <w:rPr>
                    <w:rFonts w:cs="Arial"/>
                    <w:kern w:val="24"/>
                    <w:lang w:val="en-GB" w:eastAsia="en-GB"/>
                  </w:rPr>
                  <w:delText>D</w:delText>
                </w:r>
              </w:del>
              <w:r>
                <w:rPr>
                  <w:rFonts w:cs="Arial"/>
                  <w:kern w:val="24"/>
                  <w:lang w:val="en-GB" w:eastAsia="en-GB"/>
                </w:rPr>
                <w:t>up</w:t>
              </w:r>
            </w:ins>
            <w:ins w:id="1521" w:author="Reetu Muneem" w:date="2022-02-08T17:30:00Z">
              <w:r>
                <w:rPr>
                  <w:rFonts w:cs="Arial"/>
                  <w:kern w:val="24"/>
                  <w:lang w:val="en-GB" w:eastAsia="en-GB"/>
                </w:rPr>
                <w:t>licate rows for Sales Order No.</w:t>
              </w:r>
              <w:bookmarkEnd w:id="1517"/>
              <w:del w:id="1522" w:author="Sergio Rodrigues" w:date="2022-05-19T01:23:00Z">
                <w:r w:rsidDel="00970DE1">
                  <w:rPr>
                    <w:rFonts w:cs="Arial"/>
                    <w:kern w:val="24"/>
                    <w:lang w:val="en-GB" w:eastAsia="en-GB"/>
                  </w:rPr>
                  <w:delText xml:space="preserve"> </w:delText>
                </w:r>
              </w:del>
            </w:ins>
            <w:ins w:id="1523" w:author="Reetu Muneem" w:date="2022-02-08T17:33:00Z">
              <w:del w:id="1524" w:author="Sergio Rodrigues" w:date="2022-05-19T01:23:00Z">
                <w:r w:rsidDel="00970DE1">
                  <w:rPr>
                    <w:rFonts w:cs="Arial"/>
                    <w:kern w:val="24"/>
                    <w:lang w:val="en-GB" w:eastAsia="en-GB"/>
                  </w:rPr>
                  <w:delText>exist</w:delText>
                </w:r>
              </w:del>
            </w:ins>
            <w:ins w:id="1525" w:author="Reetu Muneem" w:date="2022-02-08T17:30:00Z">
              <w:del w:id="1526" w:author="Sergio Rodrigues" w:date="2022-05-19T01:23:00Z">
                <w:r w:rsidDel="00970DE1">
                  <w:rPr>
                    <w:rFonts w:cs="Arial"/>
                    <w:kern w:val="24"/>
                    <w:lang w:val="en-GB" w:eastAsia="en-GB"/>
                  </w:rPr>
                  <w:delText>.</w:delText>
                </w:r>
              </w:del>
            </w:ins>
          </w:p>
        </w:tc>
      </w:tr>
      <w:tr w:rsidR="00C15179" w:rsidRPr="00B81633" w14:paraId="2201A15D" w14:textId="77777777" w:rsidTr="00664E4E">
        <w:trPr>
          <w:cantSplit/>
          <w:ins w:id="1527" w:author="Reetu Muneem" w:date="2022-02-08T16:35:00Z"/>
        </w:trPr>
        <w:tc>
          <w:tcPr>
            <w:tcW w:w="3204" w:type="dxa"/>
            <w:tcBorders>
              <w:top w:val="single" w:sz="4" w:space="0" w:color="auto"/>
              <w:bottom w:val="single" w:sz="4" w:space="0" w:color="auto"/>
            </w:tcBorders>
            <w:shd w:val="clear" w:color="000000" w:fill="FFFFFF"/>
          </w:tcPr>
          <w:p w14:paraId="1DE446EA" w14:textId="4755BC2F" w:rsidR="00C15179" w:rsidRPr="00664E4E" w:rsidRDefault="00C15179" w:rsidP="00C15179">
            <w:pPr>
              <w:rPr>
                <w:ins w:id="1528" w:author="Reetu Muneem" w:date="2022-02-08T16:35:00Z"/>
                <w:rFonts w:cs="Arial"/>
                <w:color w:val="000000"/>
                <w:lang w:eastAsia="en-US"/>
              </w:rPr>
            </w:pPr>
            <w:ins w:id="1529" w:author="Reetu Muneem" w:date="2022-02-08T17:31:00Z">
              <w:r>
                <w:rPr>
                  <w:rFonts w:cs="Arial"/>
                  <w:kern w:val="24"/>
                  <w:lang w:val="en-GB" w:eastAsia="en-GB"/>
                </w:rPr>
                <w:t>If Sales Order is cancelled</w:t>
              </w:r>
            </w:ins>
            <w:ins w:id="1530" w:author="Reetu Muneem" w:date="2022-02-08T17:32:00Z">
              <w:r>
                <w:rPr>
                  <w:rFonts w:cs="Arial"/>
                  <w:kern w:val="24"/>
                  <w:lang w:val="en-GB" w:eastAsia="en-GB"/>
                </w:rPr>
                <w:t>.</w:t>
              </w:r>
            </w:ins>
          </w:p>
        </w:tc>
        <w:tc>
          <w:tcPr>
            <w:tcW w:w="4253" w:type="dxa"/>
            <w:tcBorders>
              <w:top w:val="single" w:sz="4" w:space="0" w:color="auto"/>
              <w:bottom w:val="single" w:sz="4" w:space="0" w:color="auto"/>
            </w:tcBorders>
            <w:shd w:val="clear" w:color="000000" w:fill="FFFFFF"/>
          </w:tcPr>
          <w:p w14:paraId="517F76E9" w14:textId="5F0C1DD5" w:rsidR="00C15179" w:rsidRPr="00664E4E" w:rsidRDefault="00C15179" w:rsidP="00C15179">
            <w:pPr>
              <w:kinsoku w:val="0"/>
              <w:overflowPunct w:val="0"/>
              <w:textAlignment w:val="top"/>
              <w:rPr>
                <w:ins w:id="1531" w:author="Reetu Muneem" w:date="2022-02-08T16:35:00Z"/>
                <w:rFonts w:cs="Arial"/>
                <w:kern w:val="24"/>
                <w:lang w:val="en-GB" w:eastAsia="en-GB"/>
              </w:rPr>
            </w:pPr>
            <w:bookmarkStart w:id="1532" w:name="_Hlk103815315"/>
            <w:ins w:id="1533" w:author="Sergio Rodrigues" w:date="2022-05-19T01:21:00Z">
              <w:r>
                <w:rPr>
                  <w:rFonts w:cs="Arial"/>
                  <w:kern w:val="24"/>
                  <w:lang w:val="en-GB" w:eastAsia="en-GB"/>
                </w:rPr>
                <w:t xml:space="preserve">Sales Order </w:t>
              </w:r>
            </w:ins>
            <w:ins w:id="1534" w:author="Sergio Rodrigues" w:date="2022-05-19T01:26:00Z">
              <w:r>
                <w:rPr>
                  <w:rFonts w:cs="Arial"/>
                  <w:kern w:val="24"/>
                  <w:lang w:val="en-GB" w:eastAsia="en-GB"/>
                </w:rPr>
                <w:t>No</w:t>
              </w:r>
            </w:ins>
            <w:ins w:id="1535" w:author="Sergio Rodrigues" w:date="2022-05-19T01:21:00Z">
              <w:r>
                <w:rPr>
                  <w:rFonts w:cs="Arial"/>
                  <w:kern w:val="24"/>
                  <w:lang w:val="en-GB" w:eastAsia="en-GB"/>
                </w:rPr>
                <w:t xml:space="preserve"> </w:t>
              </w:r>
            </w:ins>
            <w:ins w:id="1536" w:author="Sergio Rodrigues" w:date="2022-05-19T17:17:00Z">
              <w:r>
                <w:rPr>
                  <w:rFonts w:cs="Arial"/>
                  <w:kern w:val="24"/>
                  <w:lang w:val="en-GB" w:eastAsia="en-GB"/>
                </w:rPr>
                <w:t>is</w:t>
              </w:r>
            </w:ins>
            <w:ins w:id="1537" w:author="Sergio Rodrigues" w:date="2022-05-19T01:21:00Z">
              <w:r>
                <w:rPr>
                  <w:rFonts w:cs="Arial"/>
                  <w:kern w:val="24"/>
                  <w:lang w:val="en-GB" w:eastAsia="en-GB"/>
                </w:rPr>
                <w:t xml:space="preserve"> </w:t>
              </w:r>
            </w:ins>
            <w:ins w:id="1538" w:author="Reetu Muneem" w:date="2022-02-08T17:32:00Z">
              <w:del w:id="1539" w:author="Sergio Rodrigues" w:date="2022-05-19T01:21:00Z">
                <w:r w:rsidDel="00970DE1">
                  <w:rPr>
                    <w:rFonts w:cs="Arial"/>
                    <w:kern w:val="24"/>
                    <w:lang w:val="en-GB" w:eastAsia="en-GB"/>
                  </w:rPr>
                  <w:delText xml:space="preserve">Sales Order is </w:delText>
                </w:r>
              </w:del>
              <w:r>
                <w:rPr>
                  <w:rFonts w:cs="Arial"/>
                  <w:kern w:val="24"/>
                  <w:lang w:val="en-GB" w:eastAsia="en-GB"/>
                </w:rPr>
                <w:t>cancelled.</w:t>
              </w:r>
            </w:ins>
            <w:bookmarkEnd w:id="1532"/>
          </w:p>
        </w:tc>
      </w:tr>
      <w:tr w:rsidR="00C15179" w:rsidRPr="00B81633" w14:paraId="561D3B79" w14:textId="77777777" w:rsidTr="00664E4E">
        <w:trPr>
          <w:cantSplit/>
          <w:ins w:id="1540" w:author="Reetu Muneem" w:date="2022-02-08T16:35:00Z"/>
        </w:trPr>
        <w:tc>
          <w:tcPr>
            <w:tcW w:w="3204" w:type="dxa"/>
            <w:tcBorders>
              <w:top w:val="single" w:sz="4" w:space="0" w:color="auto"/>
              <w:bottom w:val="single" w:sz="4" w:space="0" w:color="auto"/>
            </w:tcBorders>
            <w:shd w:val="clear" w:color="000000" w:fill="FFFFFF"/>
          </w:tcPr>
          <w:p w14:paraId="339822A9" w14:textId="34187A83" w:rsidR="00C15179" w:rsidRPr="00664E4E" w:rsidRDefault="00C15179" w:rsidP="00C15179">
            <w:pPr>
              <w:rPr>
                <w:ins w:id="1541" w:author="Reetu Muneem" w:date="2022-02-08T16:35:00Z"/>
                <w:rFonts w:cs="Arial"/>
                <w:kern w:val="24"/>
                <w:lang w:val="en-GB" w:eastAsia="en-GB"/>
              </w:rPr>
            </w:pPr>
            <w:ins w:id="1542" w:author="Reetu Muneem" w:date="2022-02-08T17:32:00Z">
              <w:r>
                <w:rPr>
                  <w:rFonts w:cs="Arial"/>
                  <w:kern w:val="24"/>
                  <w:lang w:val="en-GB" w:eastAsia="en-GB"/>
                </w:rPr>
                <w:t>If Sales Order is already released.</w:t>
              </w:r>
            </w:ins>
          </w:p>
        </w:tc>
        <w:tc>
          <w:tcPr>
            <w:tcW w:w="4253" w:type="dxa"/>
            <w:tcBorders>
              <w:top w:val="single" w:sz="4" w:space="0" w:color="auto"/>
              <w:bottom w:val="single" w:sz="4" w:space="0" w:color="auto"/>
            </w:tcBorders>
            <w:shd w:val="clear" w:color="000000" w:fill="FFFFFF"/>
          </w:tcPr>
          <w:p w14:paraId="51E194FB" w14:textId="41D12A14" w:rsidR="00C15179" w:rsidRPr="00664E4E" w:rsidRDefault="00C15179" w:rsidP="00C15179">
            <w:pPr>
              <w:kinsoku w:val="0"/>
              <w:overflowPunct w:val="0"/>
              <w:textAlignment w:val="top"/>
              <w:rPr>
                <w:ins w:id="1543" w:author="Reetu Muneem" w:date="2022-02-08T16:35:00Z"/>
                <w:rFonts w:cs="Arial"/>
                <w:kern w:val="24"/>
                <w:lang w:val="en-GB" w:eastAsia="en-GB"/>
              </w:rPr>
            </w:pPr>
            <w:bookmarkStart w:id="1544" w:name="_Hlk103815335"/>
            <w:ins w:id="1545" w:author="Sergio Rodrigues" w:date="2022-05-19T01:21:00Z">
              <w:r>
                <w:rPr>
                  <w:rFonts w:cs="Arial"/>
                  <w:kern w:val="24"/>
                  <w:lang w:val="en-GB" w:eastAsia="en-GB"/>
                </w:rPr>
                <w:t xml:space="preserve">Sales Order </w:t>
              </w:r>
            </w:ins>
            <w:ins w:id="1546" w:author="Sergio Rodrigues" w:date="2022-05-19T01:26:00Z">
              <w:r>
                <w:rPr>
                  <w:rFonts w:cs="Arial"/>
                  <w:kern w:val="24"/>
                  <w:lang w:val="en-GB" w:eastAsia="en-GB"/>
                </w:rPr>
                <w:t>No.</w:t>
              </w:r>
            </w:ins>
            <w:ins w:id="1547" w:author="Sergio Rodrigues" w:date="2022-05-19T01:21:00Z">
              <w:r>
                <w:rPr>
                  <w:rFonts w:cs="Arial"/>
                  <w:kern w:val="24"/>
                  <w:lang w:val="en-GB" w:eastAsia="en-GB"/>
                </w:rPr>
                <w:t xml:space="preserve"> </w:t>
              </w:r>
            </w:ins>
            <w:ins w:id="1548" w:author="Sergio Rodrigues" w:date="2022-05-19T17:17:00Z">
              <w:r>
                <w:rPr>
                  <w:rFonts w:cs="Arial"/>
                  <w:kern w:val="24"/>
                  <w:lang w:val="en-GB" w:eastAsia="en-GB"/>
                </w:rPr>
                <w:t>is</w:t>
              </w:r>
            </w:ins>
            <w:ins w:id="1549" w:author="Sergio Rodrigues" w:date="2022-05-19T01:21:00Z">
              <w:r>
                <w:rPr>
                  <w:rFonts w:cs="Arial"/>
                  <w:kern w:val="24"/>
                  <w:lang w:val="en-GB" w:eastAsia="en-GB"/>
                </w:rPr>
                <w:t xml:space="preserve"> </w:t>
              </w:r>
            </w:ins>
            <w:ins w:id="1550" w:author="Reetu Muneem" w:date="2022-02-08T17:32:00Z">
              <w:del w:id="1551" w:author="Sergio Rodrigues" w:date="2022-05-19T01:14:00Z">
                <w:r w:rsidDel="00104BDF">
                  <w:rPr>
                    <w:rFonts w:cs="Arial"/>
                    <w:kern w:val="24"/>
                    <w:lang w:val="en-GB" w:eastAsia="en-GB"/>
                  </w:rPr>
                  <w:delText xml:space="preserve">Sales Order </w:delText>
                </w:r>
              </w:del>
              <w:del w:id="1552" w:author="Sergio Rodrigues" w:date="2022-05-19T01:21:00Z">
                <w:r w:rsidDel="00970DE1">
                  <w:rPr>
                    <w:rFonts w:cs="Arial"/>
                    <w:kern w:val="24"/>
                    <w:lang w:val="en-GB" w:eastAsia="en-GB"/>
                  </w:rPr>
                  <w:delText xml:space="preserve">is </w:delText>
                </w:r>
              </w:del>
              <w:r>
                <w:rPr>
                  <w:rFonts w:cs="Arial"/>
                  <w:kern w:val="24"/>
                  <w:lang w:val="en-GB" w:eastAsia="en-GB"/>
                </w:rPr>
                <w:t>released.</w:t>
              </w:r>
            </w:ins>
            <w:bookmarkEnd w:id="1544"/>
          </w:p>
        </w:tc>
      </w:tr>
      <w:tr w:rsidR="00C15179" w:rsidRPr="00B81633" w14:paraId="0A22ACD5" w14:textId="77777777" w:rsidTr="00664E4E">
        <w:trPr>
          <w:cantSplit/>
          <w:ins w:id="1553" w:author="Reetu Muneem" w:date="2022-02-08T17:35:00Z"/>
        </w:trPr>
        <w:tc>
          <w:tcPr>
            <w:tcW w:w="3204" w:type="dxa"/>
            <w:tcBorders>
              <w:top w:val="single" w:sz="4" w:space="0" w:color="auto"/>
              <w:bottom w:val="single" w:sz="4" w:space="0" w:color="auto"/>
            </w:tcBorders>
            <w:shd w:val="clear" w:color="000000" w:fill="FFFFFF"/>
          </w:tcPr>
          <w:p w14:paraId="540D8342" w14:textId="3C0FB350" w:rsidR="00C15179" w:rsidRDefault="00C15179" w:rsidP="00C15179">
            <w:pPr>
              <w:rPr>
                <w:ins w:id="1554" w:author="Reetu Muneem" w:date="2022-02-08T17:35:00Z"/>
                <w:rFonts w:cs="Arial"/>
                <w:kern w:val="24"/>
                <w:lang w:val="en-GB" w:eastAsia="en-GB"/>
              </w:rPr>
            </w:pPr>
            <w:ins w:id="1555" w:author="Reetu Muneem" w:date="2022-02-08T17:35:00Z">
              <w:r>
                <w:rPr>
                  <w:rFonts w:cs="Arial"/>
                  <w:kern w:val="24"/>
                  <w:lang w:val="en-GB" w:eastAsia="en-GB"/>
                </w:rPr>
                <w:t>Partner DC No. and</w:t>
              </w:r>
            </w:ins>
            <w:ins w:id="1556" w:author="Sergio Rodrigues" w:date="2022-05-20T11:43:00Z">
              <w:r>
                <w:rPr>
                  <w:rFonts w:cs="Arial"/>
                  <w:kern w:val="24"/>
                  <w:lang w:val="en-GB" w:eastAsia="en-GB"/>
                </w:rPr>
                <w:t>/or</w:t>
              </w:r>
            </w:ins>
            <w:ins w:id="1557" w:author="Reetu Muneem" w:date="2022-02-08T17:35:00Z">
              <w:r>
                <w:rPr>
                  <w:rFonts w:cs="Arial"/>
                  <w:kern w:val="24"/>
                  <w:lang w:val="en-GB" w:eastAsia="en-GB"/>
                </w:rPr>
                <w:t xml:space="preserve"> Partner Store No. are </w:t>
              </w:r>
            </w:ins>
            <w:ins w:id="1558" w:author="Sergio Rodrigues" w:date="2022-05-20T11:42:00Z">
              <w:r>
                <w:rPr>
                  <w:rFonts w:cs="Arial"/>
                  <w:kern w:val="24"/>
                  <w:lang w:val="en-GB" w:eastAsia="en-GB"/>
                </w:rPr>
                <w:t xml:space="preserve">missing or </w:t>
              </w:r>
            </w:ins>
            <w:ins w:id="1559" w:author="Reetu Muneem" w:date="2022-02-08T17:35:00Z">
              <w:r>
                <w:rPr>
                  <w:rFonts w:cs="Arial"/>
                  <w:kern w:val="24"/>
                  <w:lang w:val="en-GB" w:eastAsia="en-GB"/>
                </w:rPr>
                <w:t>not valid</w:t>
              </w:r>
            </w:ins>
            <w:ins w:id="1560" w:author="Reetu Muneem" w:date="2022-02-08T17:36:00Z">
              <w:r>
                <w:rPr>
                  <w:rFonts w:cs="Arial"/>
                  <w:kern w:val="24"/>
                  <w:lang w:val="en-GB" w:eastAsia="en-GB"/>
                </w:rPr>
                <w:t xml:space="preserve"> ones</w:t>
              </w:r>
            </w:ins>
            <w:ins w:id="1561" w:author="Reetu Muneem" w:date="2022-02-08T17:35:00Z">
              <w:r>
                <w:rPr>
                  <w:rFonts w:cs="Arial"/>
                  <w:kern w:val="24"/>
                  <w:lang w:val="en-GB" w:eastAsia="en-GB"/>
                </w:rPr>
                <w:t xml:space="preserve"> </w:t>
              </w:r>
            </w:ins>
            <w:ins w:id="1562" w:author="Reetu Muneem" w:date="2022-02-08T17:36:00Z">
              <w:r>
                <w:rPr>
                  <w:rFonts w:cs="Arial"/>
                  <w:kern w:val="24"/>
                  <w:lang w:val="en-GB" w:eastAsia="en-GB"/>
                </w:rPr>
                <w:t>for the Partner Location on the Sales Order</w:t>
              </w:r>
            </w:ins>
            <w:ins w:id="1563" w:author="Reetu Muneem" w:date="2022-02-09T11:08:00Z">
              <w:r>
                <w:rPr>
                  <w:rFonts w:cs="Arial"/>
                  <w:kern w:val="24"/>
                  <w:lang w:val="en-GB" w:eastAsia="en-GB"/>
                </w:rPr>
                <w:t>.</w:t>
              </w:r>
            </w:ins>
          </w:p>
        </w:tc>
        <w:tc>
          <w:tcPr>
            <w:tcW w:w="4253" w:type="dxa"/>
            <w:tcBorders>
              <w:top w:val="single" w:sz="4" w:space="0" w:color="auto"/>
              <w:bottom w:val="single" w:sz="4" w:space="0" w:color="auto"/>
            </w:tcBorders>
            <w:shd w:val="clear" w:color="000000" w:fill="FFFFFF"/>
          </w:tcPr>
          <w:p w14:paraId="25716454" w14:textId="6503137C" w:rsidR="00C15179" w:rsidRDefault="00C15179" w:rsidP="00C15179">
            <w:pPr>
              <w:kinsoku w:val="0"/>
              <w:overflowPunct w:val="0"/>
              <w:textAlignment w:val="top"/>
              <w:rPr>
                <w:ins w:id="1564" w:author="Reetu Muneem" w:date="2022-02-08T17:35:00Z"/>
                <w:rFonts w:cs="Arial"/>
                <w:kern w:val="24"/>
                <w:lang w:val="en-GB" w:eastAsia="en-GB"/>
              </w:rPr>
            </w:pPr>
            <w:bookmarkStart w:id="1565" w:name="_Hlk103851917"/>
            <w:ins w:id="1566" w:author="Reetu Muneem" w:date="2022-02-08T17:36:00Z">
              <w:r>
                <w:rPr>
                  <w:rFonts w:cs="Arial"/>
                  <w:kern w:val="24"/>
                  <w:lang w:val="en-GB" w:eastAsia="en-GB"/>
                </w:rPr>
                <w:t>Invalid Partner</w:t>
              </w:r>
            </w:ins>
            <w:ins w:id="1567" w:author="Reetu Muneem" w:date="2022-02-08T17:37:00Z">
              <w:r>
                <w:rPr>
                  <w:rFonts w:cs="Arial"/>
                  <w:kern w:val="24"/>
                  <w:lang w:val="en-GB" w:eastAsia="en-GB"/>
                </w:rPr>
                <w:t xml:space="preserve"> DC or Partner Store No. </w:t>
              </w:r>
            </w:ins>
            <w:bookmarkEnd w:id="1565"/>
          </w:p>
        </w:tc>
      </w:tr>
      <w:tr w:rsidR="00C15179" w:rsidRPr="00B81633" w14:paraId="0599E942" w14:textId="77777777" w:rsidTr="00664E4E">
        <w:trPr>
          <w:cantSplit/>
          <w:ins w:id="1568" w:author="Reetu Muneem" w:date="2022-02-08T17:38:00Z"/>
        </w:trPr>
        <w:tc>
          <w:tcPr>
            <w:tcW w:w="3204" w:type="dxa"/>
            <w:tcBorders>
              <w:top w:val="single" w:sz="4" w:space="0" w:color="auto"/>
              <w:bottom w:val="single" w:sz="4" w:space="0" w:color="auto"/>
            </w:tcBorders>
            <w:shd w:val="clear" w:color="000000" w:fill="FFFFFF"/>
          </w:tcPr>
          <w:p w14:paraId="5C129A38" w14:textId="5BC68900" w:rsidR="00C15179" w:rsidRDefault="00C15179" w:rsidP="00C15179">
            <w:pPr>
              <w:rPr>
                <w:ins w:id="1569" w:author="Reetu Muneem" w:date="2022-02-08T17:38:00Z"/>
                <w:rFonts w:cs="Arial"/>
                <w:kern w:val="24"/>
                <w:lang w:val="en-GB" w:eastAsia="en-GB"/>
              </w:rPr>
            </w:pPr>
            <w:ins w:id="1570" w:author="Reetu Muneem" w:date="2022-02-08T17:38:00Z">
              <w:r>
                <w:rPr>
                  <w:rFonts w:cs="Arial"/>
                  <w:kern w:val="24"/>
                  <w:lang w:val="en-GB" w:eastAsia="en-GB"/>
                </w:rPr>
                <w:t>If Partner PO or Partner Dept</w:t>
              </w:r>
            </w:ins>
            <w:ins w:id="1571" w:author="Reetu Muneem" w:date="2022-02-08T17:39:00Z">
              <w:r>
                <w:rPr>
                  <w:rFonts w:cs="Arial"/>
                  <w:kern w:val="24"/>
                  <w:lang w:val="en-GB" w:eastAsia="en-GB"/>
                </w:rPr>
                <w:t>. No. is populated for a Partner who does not have this attribute setup as mandatory.</w:t>
              </w:r>
            </w:ins>
          </w:p>
        </w:tc>
        <w:tc>
          <w:tcPr>
            <w:tcW w:w="4253" w:type="dxa"/>
            <w:tcBorders>
              <w:top w:val="single" w:sz="4" w:space="0" w:color="auto"/>
              <w:bottom w:val="single" w:sz="4" w:space="0" w:color="auto"/>
            </w:tcBorders>
            <w:shd w:val="clear" w:color="000000" w:fill="FFFFFF"/>
          </w:tcPr>
          <w:p w14:paraId="50B33235" w14:textId="0AF6F18E" w:rsidR="00C15179" w:rsidRDefault="00C15179" w:rsidP="00C15179">
            <w:pPr>
              <w:kinsoku w:val="0"/>
              <w:overflowPunct w:val="0"/>
              <w:textAlignment w:val="top"/>
              <w:rPr>
                <w:ins w:id="1572" w:author="Reetu Muneem" w:date="2022-02-08T17:38:00Z"/>
                <w:rFonts w:cs="Arial"/>
                <w:kern w:val="24"/>
                <w:lang w:val="en-GB" w:eastAsia="en-GB"/>
              </w:rPr>
            </w:pPr>
            <w:bookmarkStart w:id="1573" w:name="_Hlk103867554"/>
            <w:ins w:id="1574" w:author="Reetu Muneem" w:date="2022-02-08T17:40:00Z">
              <w:r>
                <w:rPr>
                  <w:rFonts w:cs="Arial"/>
                  <w:kern w:val="24"/>
                  <w:lang w:val="en-GB" w:eastAsia="en-GB"/>
                </w:rPr>
                <w:t xml:space="preserve">Partner PO </w:t>
              </w:r>
            </w:ins>
            <w:ins w:id="1575" w:author="Reetu Muneem" w:date="2022-02-09T11:09:00Z">
              <w:r>
                <w:rPr>
                  <w:rFonts w:cs="Arial"/>
                  <w:kern w:val="24"/>
                  <w:lang w:val="en-GB" w:eastAsia="en-GB"/>
                </w:rPr>
                <w:t>o</w:t>
              </w:r>
            </w:ins>
            <w:ins w:id="1576" w:author="Reetu Muneem" w:date="2022-02-08T17:40:00Z">
              <w:r>
                <w:rPr>
                  <w:rFonts w:cs="Arial"/>
                  <w:kern w:val="24"/>
                  <w:lang w:val="en-GB" w:eastAsia="en-GB"/>
                </w:rPr>
                <w:t>r</w:t>
              </w:r>
            </w:ins>
            <w:ins w:id="1577" w:author="Sergio Rodrigues" w:date="2022-02-23T15:49:00Z">
              <w:r>
                <w:rPr>
                  <w:rFonts w:cs="Arial"/>
                  <w:kern w:val="24"/>
                  <w:lang w:val="en-GB" w:eastAsia="en-GB"/>
                </w:rPr>
                <w:t xml:space="preserve"> </w:t>
              </w:r>
            </w:ins>
            <w:ins w:id="1578" w:author="Reetu Muneem" w:date="2022-02-08T17:40:00Z">
              <w:r>
                <w:rPr>
                  <w:rFonts w:cs="Arial"/>
                  <w:kern w:val="24"/>
                  <w:lang w:val="en-GB" w:eastAsia="en-GB"/>
                </w:rPr>
                <w:t xml:space="preserve">Partner Dept No. </w:t>
              </w:r>
            </w:ins>
            <w:ins w:id="1579" w:author="Sergio Rodrigues" w:date="2022-05-19T17:31:00Z">
              <w:r>
                <w:rPr>
                  <w:rFonts w:cs="Arial"/>
                  <w:kern w:val="24"/>
                  <w:lang w:val="en-GB" w:eastAsia="en-GB"/>
                </w:rPr>
                <w:t xml:space="preserve">is </w:t>
              </w:r>
            </w:ins>
            <w:ins w:id="1580" w:author="Reetu Muneem" w:date="2022-02-08T17:40:00Z">
              <w:del w:id="1581" w:author="Sergio Rodrigues" w:date="2022-05-19T01:27:00Z">
                <w:r w:rsidDel="000B2D66">
                  <w:rPr>
                    <w:rFonts w:cs="Arial"/>
                    <w:kern w:val="24"/>
                    <w:lang w:val="en-GB" w:eastAsia="en-GB"/>
                  </w:rPr>
                  <w:delText xml:space="preserve">is </w:delText>
                </w:r>
              </w:del>
              <w:r>
                <w:rPr>
                  <w:rFonts w:cs="Arial"/>
                  <w:kern w:val="24"/>
                  <w:lang w:val="en-GB" w:eastAsia="en-GB"/>
                </w:rPr>
                <w:t xml:space="preserve">not mandatory </w:t>
              </w:r>
            </w:ins>
            <w:ins w:id="1582" w:author="Reetu Muneem" w:date="2022-02-08T17:41:00Z">
              <w:r>
                <w:rPr>
                  <w:rFonts w:cs="Arial"/>
                  <w:kern w:val="24"/>
                  <w:lang w:val="en-GB" w:eastAsia="en-GB"/>
                </w:rPr>
                <w:t>for the partner o</w:t>
              </w:r>
            </w:ins>
            <w:ins w:id="1583" w:author="Reetu Muneem" w:date="2022-02-08T17:42:00Z">
              <w:r>
                <w:rPr>
                  <w:rFonts w:cs="Arial"/>
                  <w:kern w:val="24"/>
                  <w:lang w:val="en-GB" w:eastAsia="en-GB"/>
                </w:rPr>
                <w:t>n</w:t>
              </w:r>
            </w:ins>
            <w:ins w:id="1584" w:author="Reetu Muneem" w:date="2022-02-08T17:41:00Z">
              <w:r>
                <w:rPr>
                  <w:rFonts w:cs="Arial"/>
                  <w:kern w:val="24"/>
                  <w:lang w:val="en-GB" w:eastAsia="en-GB"/>
                </w:rPr>
                <w:t xml:space="preserve"> </w:t>
              </w:r>
              <w:del w:id="1585" w:author="Sergio Rodrigues" w:date="2022-05-19T01:24:00Z">
                <w:r w:rsidDel="00970DE1">
                  <w:rPr>
                    <w:rFonts w:cs="Arial"/>
                    <w:kern w:val="24"/>
                    <w:lang w:val="en-GB" w:eastAsia="en-GB"/>
                  </w:rPr>
                  <w:delText xml:space="preserve">this </w:delText>
                </w:r>
              </w:del>
            </w:ins>
            <w:ins w:id="1586" w:author="Reetu Muneem" w:date="2022-02-08T17:42:00Z">
              <w:r>
                <w:rPr>
                  <w:rFonts w:cs="Arial"/>
                  <w:kern w:val="24"/>
                  <w:lang w:val="en-GB" w:eastAsia="en-GB"/>
                </w:rPr>
                <w:t>Sales Order</w:t>
              </w:r>
            </w:ins>
            <w:ins w:id="1587" w:author="Sergio Rodrigues" w:date="2022-05-19T01:24:00Z">
              <w:r>
                <w:rPr>
                  <w:rFonts w:cs="Arial"/>
                  <w:kern w:val="24"/>
                  <w:lang w:val="en-GB" w:eastAsia="en-GB"/>
                </w:rPr>
                <w:t>.</w:t>
              </w:r>
            </w:ins>
            <w:bookmarkEnd w:id="1573"/>
            <w:ins w:id="1588" w:author="Reetu Muneem" w:date="2022-02-08T17:40:00Z">
              <w:del w:id="1589" w:author="Sergio Rodrigues" w:date="2022-05-19T01:24:00Z">
                <w:r w:rsidDel="00970DE1">
                  <w:rPr>
                    <w:rFonts w:cs="Arial"/>
                    <w:kern w:val="24"/>
                    <w:lang w:val="en-GB" w:eastAsia="en-GB"/>
                  </w:rPr>
                  <w:delText>.</w:delText>
                </w:r>
              </w:del>
            </w:ins>
          </w:p>
        </w:tc>
      </w:tr>
      <w:tr w:rsidR="00C15179" w:rsidRPr="00B81633" w14:paraId="679B2E14" w14:textId="77777777" w:rsidTr="00664E4E">
        <w:trPr>
          <w:cantSplit/>
          <w:ins w:id="1590" w:author="Reetu Muneem" w:date="2022-02-08T17:42:00Z"/>
        </w:trPr>
        <w:tc>
          <w:tcPr>
            <w:tcW w:w="3204" w:type="dxa"/>
            <w:tcBorders>
              <w:top w:val="single" w:sz="4" w:space="0" w:color="auto"/>
              <w:bottom w:val="single" w:sz="4" w:space="0" w:color="auto"/>
            </w:tcBorders>
            <w:shd w:val="clear" w:color="000000" w:fill="FFFFFF"/>
          </w:tcPr>
          <w:p w14:paraId="4AE1BFF9" w14:textId="2785678E" w:rsidR="00C15179" w:rsidRDefault="00C15179" w:rsidP="00C15179">
            <w:pPr>
              <w:rPr>
                <w:ins w:id="1591" w:author="Reetu Muneem" w:date="2022-02-08T17:42:00Z"/>
                <w:rFonts w:cs="Arial"/>
                <w:kern w:val="24"/>
                <w:lang w:val="en-GB" w:eastAsia="en-GB"/>
              </w:rPr>
            </w:pPr>
            <w:ins w:id="1592" w:author="Reetu Muneem" w:date="2022-02-08T17:42:00Z">
              <w:r>
                <w:rPr>
                  <w:rFonts w:cs="Arial"/>
                  <w:kern w:val="24"/>
                  <w:lang w:val="en-GB" w:eastAsia="en-GB"/>
                </w:rPr>
                <w:t xml:space="preserve">If Partner DC No. </w:t>
              </w:r>
            </w:ins>
            <w:ins w:id="1593" w:author="Sergio Rodrigues" w:date="2022-05-20T12:18:00Z">
              <w:r>
                <w:rPr>
                  <w:rFonts w:cs="Arial"/>
                  <w:kern w:val="24"/>
                  <w:lang w:val="en-GB" w:eastAsia="en-GB"/>
                </w:rPr>
                <w:t>and/or</w:t>
              </w:r>
            </w:ins>
            <w:ins w:id="1594" w:author="Reetu Muneem" w:date="2022-02-08T17:42:00Z">
              <w:del w:id="1595" w:author="Sergio Rodrigues" w:date="2022-05-20T12:18:00Z">
                <w:r w:rsidDel="00A07ABD">
                  <w:rPr>
                    <w:rFonts w:cs="Arial"/>
                    <w:kern w:val="24"/>
                    <w:lang w:val="en-GB" w:eastAsia="en-GB"/>
                  </w:rPr>
                  <w:delText>or</w:delText>
                </w:r>
              </w:del>
            </w:ins>
            <w:ins w:id="1596" w:author="Sergio Rodrigues" w:date="2022-02-23T15:49:00Z">
              <w:r>
                <w:rPr>
                  <w:rFonts w:cs="Arial"/>
                  <w:kern w:val="24"/>
                  <w:lang w:val="en-GB" w:eastAsia="en-GB"/>
                </w:rPr>
                <w:t xml:space="preserve"> </w:t>
              </w:r>
            </w:ins>
            <w:ins w:id="1597" w:author="Reetu Muneem" w:date="2022-02-08T17:42:00Z">
              <w:r>
                <w:rPr>
                  <w:rFonts w:cs="Arial"/>
                  <w:kern w:val="24"/>
                  <w:lang w:val="en-GB" w:eastAsia="en-GB"/>
                </w:rPr>
                <w:t>Partner Store No. is populated for a Partner who does not have th</w:t>
              </w:r>
            </w:ins>
            <w:ins w:id="1598" w:author="Sergio Rodrigues" w:date="2022-05-19T15:43:00Z">
              <w:r>
                <w:rPr>
                  <w:rFonts w:cs="Arial"/>
                  <w:kern w:val="24"/>
                  <w:lang w:val="en-GB" w:eastAsia="en-GB"/>
                </w:rPr>
                <w:t>i</w:t>
              </w:r>
            </w:ins>
            <w:ins w:id="1599" w:author="Reetu Muneem" w:date="2022-02-08T17:42:00Z">
              <w:del w:id="1600" w:author="Sergio Rodrigues" w:date="2022-05-19T15:43:00Z">
                <w:r w:rsidDel="000511E1">
                  <w:rPr>
                    <w:rFonts w:cs="Arial"/>
                    <w:kern w:val="24"/>
                    <w:lang w:val="en-GB" w:eastAsia="en-GB"/>
                  </w:rPr>
                  <w:delText>is</w:delText>
                </w:r>
              </w:del>
            </w:ins>
            <w:ins w:id="1601" w:author="Sergio Rodrigues" w:date="2022-05-19T15:43:00Z">
              <w:r>
                <w:rPr>
                  <w:rFonts w:cs="Arial"/>
                  <w:kern w:val="24"/>
                  <w:lang w:val="en-GB" w:eastAsia="en-GB"/>
                </w:rPr>
                <w:t>s</w:t>
              </w:r>
            </w:ins>
            <w:ins w:id="1602" w:author="Reetu Muneem" w:date="2022-02-08T17:42:00Z">
              <w:r>
                <w:rPr>
                  <w:rFonts w:cs="Arial"/>
                  <w:kern w:val="24"/>
                  <w:lang w:val="en-GB" w:eastAsia="en-GB"/>
                </w:rPr>
                <w:t xml:space="preserve"> attribute setup as mandatory.</w:t>
              </w:r>
            </w:ins>
          </w:p>
        </w:tc>
        <w:tc>
          <w:tcPr>
            <w:tcW w:w="4253" w:type="dxa"/>
            <w:tcBorders>
              <w:top w:val="single" w:sz="4" w:space="0" w:color="auto"/>
              <w:bottom w:val="single" w:sz="4" w:space="0" w:color="auto"/>
            </w:tcBorders>
            <w:shd w:val="clear" w:color="000000" w:fill="FFFFFF"/>
          </w:tcPr>
          <w:p w14:paraId="518E9FF4" w14:textId="5F3B7487" w:rsidR="00C15179" w:rsidRDefault="00C15179" w:rsidP="00C15179">
            <w:pPr>
              <w:kinsoku w:val="0"/>
              <w:overflowPunct w:val="0"/>
              <w:textAlignment w:val="top"/>
              <w:rPr>
                <w:ins w:id="1603" w:author="Reetu Muneem" w:date="2022-02-08T17:42:00Z"/>
                <w:rFonts w:cs="Arial"/>
                <w:kern w:val="24"/>
                <w:lang w:val="en-GB" w:eastAsia="en-GB"/>
              </w:rPr>
            </w:pPr>
            <w:bookmarkStart w:id="1604" w:name="_Hlk103867454"/>
            <w:ins w:id="1605" w:author="Reetu Muneem" w:date="2022-02-08T17:42:00Z">
              <w:r>
                <w:rPr>
                  <w:rFonts w:cs="Arial"/>
                  <w:kern w:val="24"/>
                  <w:lang w:val="en-GB" w:eastAsia="en-GB"/>
                </w:rPr>
                <w:t xml:space="preserve">Partner </w:t>
              </w:r>
            </w:ins>
            <w:ins w:id="1606" w:author="Reetu Muneem" w:date="2022-02-08T17:43:00Z">
              <w:r>
                <w:rPr>
                  <w:rFonts w:cs="Arial"/>
                  <w:kern w:val="24"/>
                  <w:lang w:val="en-GB" w:eastAsia="en-GB"/>
                </w:rPr>
                <w:t>DC No.</w:t>
              </w:r>
            </w:ins>
            <w:ins w:id="1607" w:author="Reetu Muneem" w:date="2022-02-08T17:42:00Z">
              <w:r>
                <w:rPr>
                  <w:rFonts w:cs="Arial"/>
                  <w:kern w:val="24"/>
                  <w:lang w:val="en-GB" w:eastAsia="en-GB"/>
                </w:rPr>
                <w:t xml:space="preserve"> </w:t>
              </w:r>
            </w:ins>
            <w:ins w:id="1608" w:author="Reetu Muneem" w:date="2022-02-09T11:09:00Z">
              <w:r>
                <w:rPr>
                  <w:rFonts w:cs="Arial"/>
                  <w:kern w:val="24"/>
                  <w:lang w:val="en-GB" w:eastAsia="en-GB"/>
                </w:rPr>
                <w:t>o</w:t>
              </w:r>
            </w:ins>
            <w:ins w:id="1609" w:author="Reetu Muneem" w:date="2022-02-08T17:42:00Z">
              <w:r>
                <w:rPr>
                  <w:rFonts w:cs="Arial"/>
                  <w:kern w:val="24"/>
                  <w:lang w:val="en-GB" w:eastAsia="en-GB"/>
                </w:rPr>
                <w:t>r</w:t>
              </w:r>
            </w:ins>
            <w:ins w:id="1610" w:author="Sergio Rodrigues" w:date="2022-02-23T15:49:00Z">
              <w:r>
                <w:rPr>
                  <w:rFonts w:cs="Arial"/>
                  <w:kern w:val="24"/>
                  <w:lang w:val="en-GB" w:eastAsia="en-GB"/>
                </w:rPr>
                <w:t xml:space="preserve"> </w:t>
              </w:r>
            </w:ins>
            <w:ins w:id="1611" w:author="Reetu Muneem" w:date="2022-02-08T17:42:00Z">
              <w:r>
                <w:rPr>
                  <w:rFonts w:cs="Arial"/>
                  <w:kern w:val="24"/>
                  <w:lang w:val="en-GB" w:eastAsia="en-GB"/>
                </w:rPr>
                <w:t xml:space="preserve">Partner </w:t>
              </w:r>
            </w:ins>
            <w:ins w:id="1612" w:author="Reetu Muneem" w:date="2022-02-08T17:43:00Z">
              <w:r>
                <w:rPr>
                  <w:rFonts w:cs="Arial"/>
                  <w:kern w:val="24"/>
                  <w:lang w:val="en-GB" w:eastAsia="en-GB"/>
                </w:rPr>
                <w:t>Store</w:t>
              </w:r>
            </w:ins>
            <w:ins w:id="1613" w:author="Reetu Muneem" w:date="2022-02-08T17:42:00Z">
              <w:r>
                <w:rPr>
                  <w:rFonts w:cs="Arial"/>
                  <w:kern w:val="24"/>
                  <w:lang w:val="en-GB" w:eastAsia="en-GB"/>
                </w:rPr>
                <w:t xml:space="preserve"> No. </w:t>
              </w:r>
            </w:ins>
            <w:ins w:id="1614" w:author="Sergio Rodrigues" w:date="2022-05-19T17:31:00Z">
              <w:r>
                <w:rPr>
                  <w:rFonts w:cs="Arial"/>
                  <w:kern w:val="24"/>
                  <w:lang w:val="en-GB" w:eastAsia="en-GB"/>
                </w:rPr>
                <w:t xml:space="preserve">is </w:t>
              </w:r>
            </w:ins>
            <w:ins w:id="1615" w:author="Reetu Muneem" w:date="2022-02-08T17:42:00Z">
              <w:del w:id="1616" w:author="Sergio Rodrigues" w:date="2022-05-19T01:27:00Z">
                <w:r w:rsidDel="000B2D66">
                  <w:rPr>
                    <w:rFonts w:cs="Arial"/>
                    <w:kern w:val="24"/>
                    <w:lang w:val="en-GB" w:eastAsia="en-GB"/>
                  </w:rPr>
                  <w:delText xml:space="preserve">is </w:delText>
                </w:r>
              </w:del>
              <w:r>
                <w:rPr>
                  <w:rFonts w:cs="Arial"/>
                  <w:kern w:val="24"/>
                  <w:lang w:val="en-GB" w:eastAsia="en-GB"/>
                </w:rPr>
                <w:t xml:space="preserve">not mandatory for the partner on </w:t>
              </w:r>
              <w:del w:id="1617" w:author="Sergio Rodrigues" w:date="2022-05-19T01:24:00Z">
                <w:r w:rsidDel="00970DE1">
                  <w:rPr>
                    <w:rFonts w:cs="Arial"/>
                    <w:kern w:val="24"/>
                    <w:lang w:val="en-GB" w:eastAsia="en-GB"/>
                  </w:rPr>
                  <w:delText xml:space="preserve">this </w:delText>
                </w:r>
              </w:del>
              <w:r>
                <w:rPr>
                  <w:rFonts w:cs="Arial"/>
                  <w:kern w:val="24"/>
                  <w:lang w:val="en-GB" w:eastAsia="en-GB"/>
                </w:rPr>
                <w:t>Sales Order.</w:t>
              </w:r>
              <w:bookmarkEnd w:id="1604"/>
            </w:ins>
          </w:p>
        </w:tc>
      </w:tr>
      <w:tr w:rsidR="00C15179" w:rsidRPr="00B81633" w14:paraId="0B860424" w14:textId="77777777" w:rsidTr="00664E4E">
        <w:trPr>
          <w:cantSplit/>
          <w:ins w:id="1618" w:author="Reetu Muneem" w:date="2022-02-08T17:46:00Z"/>
        </w:trPr>
        <w:tc>
          <w:tcPr>
            <w:tcW w:w="3204" w:type="dxa"/>
            <w:tcBorders>
              <w:top w:val="single" w:sz="4" w:space="0" w:color="auto"/>
              <w:bottom w:val="single" w:sz="4" w:space="0" w:color="auto"/>
            </w:tcBorders>
            <w:shd w:val="clear" w:color="000000" w:fill="FFFFFF"/>
          </w:tcPr>
          <w:p w14:paraId="332F2F75" w14:textId="007E9BF8" w:rsidR="00C15179" w:rsidRDefault="00C15179" w:rsidP="00C15179">
            <w:pPr>
              <w:rPr>
                <w:ins w:id="1619" w:author="Reetu Muneem" w:date="2022-02-08T17:46:00Z"/>
                <w:rFonts w:cs="Arial"/>
                <w:kern w:val="24"/>
                <w:lang w:val="en-GB" w:eastAsia="en-GB"/>
              </w:rPr>
            </w:pPr>
            <w:ins w:id="1620" w:author="Reetu Muneem" w:date="2022-02-08T17:46:00Z">
              <w:r>
                <w:rPr>
                  <w:rFonts w:cs="Arial"/>
                  <w:kern w:val="24"/>
                  <w:lang w:val="en-GB" w:eastAsia="en-GB"/>
                </w:rPr>
                <w:t>If Sales Order is locked.</w:t>
              </w:r>
            </w:ins>
          </w:p>
        </w:tc>
        <w:tc>
          <w:tcPr>
            <w:tcW w:w="4253" w:type="dxa"/>
            <w:tcBorders>
              <w:top w:val="single" w:sz="4" w:space="0" w:color="auto"/>
              <w:bottom w:val="single" w:sz="4" w:space="0" w:color="auto"/>
            </w:tcBorders>
            <w:shd w:val="clear" w:color="000000" w:fill="FFFFFF"/>
          </w:tcPr>
          <w:p w14:paraId="343C61F0" w14:textId="0946A464" w:rsidR="00C15179" w:rsidRDefault="00C15179" w:rsidP="00C15179">
            <w:pPr>
              <w:kinsoku w:val="0"/>
              <w:overflowPunct w:val="0"/>
              <w:textAlignment w:val="top"/>
              <w:rPr>
                <w:ins w:id="1621" w:author="Reetu Muneem" w:date="2022-02-08T17:46:00Z"/>
                <w:rFonts w:cs="Arial"/>
                <w:kern w:val="24"/>
                <w:lang w:val="en-GB" w:eastAsia="en-GB"/>
              </w:rPr>
            </w:pPr>
            <w:ins w:id="1622" w:author="Reetu Muneem" w:date="2022-02-08T17:46:00Z">
              <w:r>
                <w:rPr>
                  <w:rFonts w:cs="Arial"/>
                  <w:kern w:val="24"/>
                  <w:lang w:val="en-GB" w:eastAsia="en-GB"/>
                </w:rPr>
                <w:t xml:space="preserve">Sales Order </w:t>
              </w:r>
            </w:ins>
            <w:ins w:id="1623" w:author="Sergio Rodrigues" w:date="2022-05-19T01:25:00Z">
              <w:r>
                <w:rPr>
                  <w:rFonts w:cs="Arial"/>
                  <w:kern w:val="24"/>
                  <w:lang w:val="en-GB" w:eastAsia="en-GB"/>
                </w:rPr>
                <w:t xml:space="preserve">No. </w:t>
              </w:r>
            </w:ins>
            <w:ins w:id="1624" w:author="Sergio Rodrigues" w:date="2022-05-19T17:31:00Z">
              <w:r>
                <w:rPr>
                  <w:rFonts w:cs="Arial"/>
                  <w:kern w:val="24"/>
                  <w:lang w:val="en-GB" w:eastAsia="en-GB"/>
                </w:rPr>
                <w:t xml:space="preserve">is </w:t>
              </w:r>
            </w:ins>
            <w:ins w:id="1625" w:author="Reetu Muneem" w:date="2022-02-08T17:46:00Z">
              <w:del w:id="1626" w:author="Sergio Rodrigues" w:date="2022-05-19T01:27:00Z">
                <w:r w:rsidDel="000B2D66">
                  <w:rPr>
                    <w:rFonts w:cs="Arial"/>
                    <w:kern w:val="24"/>
                    <w:lang w:val="en-GB" w:eastAsia="en-GB"/>
                  </w:rPr>
                  <w:delText xml:space="preserve">is </w:delText>
                </w:r>
              </w:del>
              <w:r>
                <w:rPr>
                  <w:rFonts w:cs="Arial"/>
                  <w:kern w:val="24"/>
                  <w:lang w:val="en-GB" w:eastAsia="en-GB"/>
                </w:rPr>
                <w:t>locked.</w:t>
              </w:r>
            </w:ins>
          </w:p>
        </w:tc>
      </w:tr>
      <w:tr w:rsidR="00C15179" w:rsidRPr="00B81633" w14:paraId="1DD398A2" w14:textId="77777777" w:rsidTr="00682EE9">
        <w:trPr>
          <w:cantSplit/>
          <w:ins w:id="1627" w:author="Reetu Muneem" w:date="2022-02-08T17:52:00Z"/>
        </w:trPr>
        <w:tc>
          <w:tcPr>
            <w:tcW w:w="3204" w:type="dxa"/>
            <w:tcBorders>
              <w:top w:val="single" w:sz="4" w:space="0" w:color="auto"/>
            </w:tcBorders>
            <w:shd w:val="clear" w:color="000000" w:fill="FFFFFF"/>
          </w:tcPr>
          <w:p w14:paraId="2F0975FE" w14:textId="77B913EE" w:rsidR="00C15179" w:rsidRPr="00664E4E" w:rsidRDefault="00C15179" w:rsidP="00C15179">
            <w:pPr>
              <w:rPr>
                <w:ins w:id="1628" w:author="Reetu Muneem" w:date="2022-02-08T17:52:00Z"/>
                <w:rFonts w:cs="Arial"/>
                <w:kern w:val="24"/>
                <w:lang w:val="en-GB" w:eastAsia="en-GB"/>
              </w:rPr>
            </w:pPr>
            <w:ins w:id="1629" w:author="Reetu Muneem" w:date="2022-02-08T17:52:00Z">
              <w:r w:rsidRPr="00664E4E">
                <w:rPr>
                  <w:rFonts w:cs="Arial"/>
                  <w:kern w:val="24"/>
                  <w:lang w:val="en-GB" w:eastAsia="en-GB"/>
                </w:rPr>
                <w:t>The maximum number of lines which can be uploaded is</w:t>
              </w:r>
              <w:r>
                <w:rPr>
                  <w:rFonts w:cs="Arial"/>
                  <w:kern w:val="24"/>
                  <w:lang w:val="en-GB" w:eastAsia="en-GB"/>
                </w:rPr>
                <w:t xml:space="preserve"> 100</w:t>
              </w:r>
              <w:r w:rsidRPr="00664E4E">
                <w:rPr>
                  <w:rFonts w:cs="Arial"/>
                  <w:kern w:val="24"/>
                  <w:lang w:val="en-GB" w:eastAsia="en-GB"/>
                </w:rPr>
                <w:t xml:space="preserve"> </w:t>
              </w:r>
              <w:r>
                <w:rPr>
                  <w:rFonts w:cs="Arial"/>
                  <w:kern w:val="24"/>
                  <w:lang w:val="en-GB" w:eastAsia="en-GB"/>
                </w:rPr>
                <w:t>for one upload</w:t>
              </w:r>
            </w:ins>
            <w:ins w:id="1630" w:author="Reetu Muneem" w:date="2022-02-08T17:58:00Z">
              <w:r>
                <w:rPr>
                  <w:rFonts w:cs="Arial"/>
                  <w:kern w:val="24"/>
                  <w:lang w:val="en-GB" w:eastAsia="en-GB"/>
                </w:rPr>
                <w:t xml:space="preserve"> file</w:t>
              </w:r>
            </w:ins>
            <w:ins w:id="1631" w:author="Reetu Muneem" w:date="2022-02-08T17:52:00Z">
              <w:r>
                <w:rPr>
                  <w:rFonts w:cs="Arial"/>
                  <w:kern w:val="24"/>
                  <w:lang w:val="en-GB" w:eastAsia="en-GB"/>
                </w:rPr>
                <w:t xml:space="preserve">. </w:t>
              </w:r>
            </w:ins>
            <w:ins w:id="1632" w:author="Reetu Muneem" w:date="2022-02-08T17:53:00Z">
              <w:r>
                <w:rPr>
                  <w:rFonts w:cs="Arial"/>
                  <w:kern w:val="24"/>
                  <w:lang w:val="en-GB" w:eastAsia="en-GB"/>
                </w:rPr>
                <w:t>If</w:t>
              </w:r>
            </w:ins>
            <w:ins w:id="1633" w:author="Reetu Muneem" w:date="2022-02-08T17:52:00Z">
              <w:r>
                <w:rPr>
                  <w:rFonts w:cs="Arial"/>
                  <w:kern w:val="24"/>
                  <w:lang w:val="en-GB" w:eastAsia="en-GB"/>
                </w:rPr>
                <w:t xml:space="preserve"> user tr</w:t>
              </w:r>
            </w:ins>
            <w:ins w:id="1634" w:author="Reetu Muneem" w:date="2022-02-08T17:53:00Z">
              <w:r>
                <w:rPr>
                  <w:rFonts w:cs="Arial"/>
                  <w:kern w:val="24"/>
                  <w:lang w:val="en-GB" w:eastAsia="en-GB"/>
                </w:rPr>
                <w:t>ies</w:t>
              </w:r>
            </w:ins>
            <w:ins w:id="1635" w:author="Reetu Muneem" w:date="2022-02-08T17:52:00Z">
              <w:r>
                <w:rPr>
                  <w:rFonts w:cs="Arial"/>
                  <w:kern w:val="24"/>
                  <w:lang w:val="en-GB" w:eastAsia="en-GB"/>
                </w:rPr>
                <w:t xml:space="preserve"> to upload more </w:t>
              </w:r>
            </w:ins>
            <w:ins w:id="1636" w:author="Reetu Muneem" w:date="2022-02-09T11:09:00Z">
              <w:r>
                <w:rPr>
                  <w:rFonts w:cs="Arial"/>
                  <w:kern w:val="24"/>
                  <w:lang w:val="en-GB" w:eastAsia="en-GB"/>
                </w:rPr>
                <w:t>than</w:t>
              </w:r>
            </w:ins>
            <w:ins w:id="1637" w:author="Reetu Muneem" w:date="2022-02-08T17:53:00Z">
              <w:r>
                <w:rPr>
                  <w:rFonts w:cs="Arial"/>
                  <w:kern w:val="24"/>
                  <w:lang w:val="en-GB" w:eastAsia="en-GB"/>
                </w:rPr>
                <w:t xml:space="preserve"> 100 lines.</w:t>
              </w:r>
            </w:ins>
            <w:ins w:id="1638" w:author="Reetu Muneem" w:date="2022-02-08T17:58:00Z">
              <w:r>
                <w:rPr>
                  <w:rFonts w:cs="Arial"/>
                  <w:kern w:val="24"/>
                  <w:lang w:val="en-GB" w:eastAsia="en-GB"/>
                </w:rPr>
                <w:t xml:space="preserve"> </w:t>
              </w:r>
            </w:ins>
            <w:ins w:id="1639" w:author="Reetu Muneem" w:date="2022-02-08T17:59:00Z">
              <w:r>
                <w:rPr>
                  <w:rFonts w:cs="Arial"/>
                  <w:kern w:val="24"/>
                  <w:lang w:val="en-GB" w:eastAsia="en-GB"/>
                </w:rPr>
                <w:t>(</w:t>
              </w:r>
            </w:ins>
            <w:ins w:id="1640" w:author="Reetu Muneem" w:date="2022-02-08T17:58:00Z">
              <w:r>
                <w:rPr>
                  <w:rFonts w:cs="Arial"/>
                  <w:kern w:val="24"/>
                  <w:lang w:val="en-GB" w:eastAsia="en-GB"/>
                </w:rPr>
                <w:t xml:space="preserve">This will exclude </w:t>
              </w:r>
            </w:ins>
            <w:ins w:id="1641" w:author="Reetu Muneem" w:date="2022-02-08T17:59:00Z">
              <w:r>
                <w:rPr>
                  <w:rFonts w:cs="Arial"/>
                  <w:kern w:val="24"/>
                  <w:lang w:val="en-GB" w:eastAsia="en-GB"/>
                </w:rPr>
                <w:t>the header line).</w:t>
              </w:r>
            </w:ins>
          </w:p>
          <w:p w14:paraId="3B7C1393" w14:textId="77777777" w:rsidR="00C15179" w:rsidRDefault="00C15179" w:rsidP="00C15179">
            <w:pPr>
              <w:rPr>
                <w:ins w:id="1642" w:author="Reetu Muneem" w:date="2022-02-08T17:52:00Z"/>
                <w:rFonts w:cs="Arial"/>
                <w:kern w:val="24"/>
                <w:lang w:val="en-GB" w:eastAsia="en-GB"/>
              </w:rPr>
            </w:pPr>
          </w:p>
        </w:tc>
        <w:tc>
          <w:tcPr>
            <w:tcW w:w="4253" w:type="dxa"/>
            <w:tcBorders>
              <w:top w:val="single" w:sz="4" w:space="0" w:color="auto"/>
            </w:tcBorders>
            <w:shd w:val="clear" w:color="000000" w:fill="FFFFFF"/>
          </w:tcPr>
          <w:p w14:paraId="6DEA58CF" w14:textId="107A53D3" w:rsidR="00C15179" w:rsidRPr="00CB7ADA" w:rsidDel="00541473" w:rsidRDefault="00C15179" w:rsidP="00C15179">
            <w:pPr>
              <w:rPr>
                <w:ins w:id="1643" w:author="Reetu Muneem" w:date="2022-02-08T17:53:00Z"/>
                <w:del w:id="1644" w:author="Sergio Rodrigues" w:date="2022-05-19T17:32:00Z"/>
                <w:rFonts w:cs="Arial"/>
                <w:kern w:val="24"/>
                <w:lang w:val="en-GB" w:eastAsia="en-GB"/>
                <w:rPrChange w:id="1645" w:author="Reetu Muneem" w:date="2022-02-08T17:54:00Z">
                  <w:rPr>
                    <w:ins w:id="1646" w:author="Reetu Muneem" w:date="2022-02-08T17:53:00Z"/>
                    <w:del w:id="1647" w:author="Sergio Rodrigues" w:date="2022-05-19T17:32:00Z"/>
                    <w:rFonts w:cs="Arial"/>
                    <w:kern w:val="24"/>
                    <w:sz w:val="16"/>
                    <w:szCs w:val="16"/>
                    <w:lang w:val="en-GB" w:eastAsia="en-GB"/>
                  </w:rPr>
                </w:rPrChange>
              </w:rPr>
            </w:pPr>
            <w:ins w:id="1648" w:author="Reetu Muneem" w:date="2022-02-08T17:53:00Z">
              <w:del w:id="1649" w:author="Sergio Rodrigues" w:date="2022-05-19T01:25:00Z">
                <w:r w:rsidRPr="00664E4E" w:rsidDel="00970DE1">
                  <w:rPr>
                    <w:rFonts w:cs="Arial"/>
                    <w:kern w:val="24"/>
                    <w:lang w:val="en-GB" w:eastAsia="en-GB"/>
                  </w:rPr>
                  <w:delText>The m</w:delText>
                </w:r>
              </w:del>
            </w:ins>
            <w:ins w:id="1650" w:author="Sergio Rodrigues" w:date="2022-05-19T17:14:00Z">
              <w:r>
                <w:rPr>
                  <w:rFonts w:cs="Arial"/>
                  <w:kern w:val="24"/>
                  <w:lang w:val="en-GB" w:eastAsia="en-GB"/>
                </w:rPr>
                <w:t>M</w:t>
              </w:r>
            </w:ins>
            <w:ins w:id="1651" w:author="Reetu Muneem" w:date="2022-02-08T17:53:00Z">
              <w:r w:rsidRPr="00664E4E">
                <w:rPr>
                  <w:rFonts w:cs="Arial"/>
                  <w:kern w:val="24"/>
                  <w:lang w:val="en-GB" w:eastAsia="en-GB"/>
                </w:rPr>
                <w:t xml:space="preserve">aximum number of records </w:t>
              </w:r>
            </w:ins>
            <w:ins w:id="1652" w:author="Sergio Rodrigues" w:date="2022-05-19T17:15:00Z">
              <w:r>
                <w:rPr>
                  <w:rFonts w:cs="Arial"/>
                  <w:kern w:val="24"/>
                  <w:lang w:val="en-GB" w:eastAsia="en-GB"/>
                </w:rPr>
                <w:t xml:space="preserve">(100) </w:t>
              </w:r>
            </w:ins>
            <w:ins w:id="1653" w:author="Reetu Muneem" w:date="2022-02-08T17:53:00Z">
              <w:del w:id="1654" w:author="Sergio Rodrigues" w:date="2022-05-20T11:36:00Z">
                <w:r w:rsidRPr="00CB7ADA" w:rsidDel="008B6E9E">
                  <w:rPr>
                    <w:rFonts w:cs="Arial"/>
                    <w:kern w:val="24"/>
                    <w:lang w:val="en-GB" w:eastAsia="en-GB"/>
                    <w:rPrChange w:id="1655" w:author="Reetu Muneem" w:date="2022-02-08T17:54:00Z">
                      <w:rPr>
                        <w:rFonts w:cs="Arial"/>
                        <w:kern w:val="24"/>
                        <w:sz w:val="16"/>
                        <w:szCs w:val="16"/>
                        <w:lang w:val="en-GB" w:eastAsia="en-GB"/>
                      </w:rPr>
                    </w:rPrChange>
                  </w:rPr>
                  <w:delText xml:space="preserve">allowed </w:delText>
                </w:r>
              </w:del>
            </w:ins>
            <w:ins w:id="1656" w:author="Sergio Rodrigues" w:date="2022-05-19T17:31:00Z">
              <w:r>
                <w:rPr>
                  <w:rFonts w:cs="Arial"/>
                  <w:kern w:val="24"/>
                  <w:lang w:val="en-GB" w:eastAsia="en-GB"/>
                </w:rPr>
                <w:t xml:space="preserve">per </w:t>
              </w:r>
            </w:ins>
            <w:ins w:id="1657" w:author="Sergio Rodrigues" w:date="2022-05-19T17:32:00Z">
              <w:r>
                <w:rPr>
                  <w:rFonts w:cs="Arial"/>
                  <w:kern w:val="24"/>
                  <w:lang w:val="en-GB" w:eastAsia="en-GB"/>
                </w:rPr>
                <w:t xml:space="preserve">upload is </w:t>
              </w:r>
            </w:ins>
            <w:ins w:id="1658" w:author="Reetu Muneem" w:date="2022-02-08T17:53:00Z">
              <w:del w:id="1659" w:author="Sergio Rodrigues" w:date="2022-05-19T17:15:00Z">
                <w:r w:rsidRPr="00CB7ADA" w:rsidDel="001A5CD1">
                  <w:rPr>
                    <w:rFonts w:cs="Arial"/>
                    <w:kern w:val="24"/>
                    <w:lang w:val="en-GB" w:eastAsia="en-GB"/>
                    <w:rPrChange w:id="1660" w:author="Reetu Muneem" w:date="2022-02-08T17:54:00Z">
                      <w:rPr>
                        <w:rFonts w:cs="Arial"/>
                        <w:kern w:val="24"/>
                        <w:sz w:val="16"/>
                        <w:szCs w:val="16"/>
                        <w:lang w:val="en-GB" w:eastAsia="en-GB"/>
                      </w:rPr>
                    </w:rPrChange>
                  </w:rPr>
                  <w:delText xml:space="preserve">for </w:delText>
                </w:r>
              </w:del>
              <w:del w:id="1661" w:author="Sergio Rodrigues" w:date="2022-05-19T01:25:00Z">
                <w:r w:rsidRPr="00CB7ADA" w:rsidDel="000B2D66">
                  <w:rPr>
                    <w:rFonts w:cs="Arial"/>
                    <w:kern w:val="24"/>
                    <w:lang w:val="en-GB" w:eastAsia="en-GB"/>
                    <w:rPrChange w:id="1662" w:author="Reetu Muneem" w:date="2022-02-08T17:54:00Z">
                      <w:rPr>
                        <w:rFonts w:cs="Arial"/>
                        <w:kern w:val="24"/>
                        <w:sz w:val="16"/>
                        <w:szCs w:val="16"/>
                        <w:lang w:val="en-GB" w:eastAsia="en-GB"/>
                      </w:rPr>
                    </w:rPrChange>
                  </w:rPr>
                  <w:delText xml:space="preserve">the action </w:delText>
                </w:r>
              </w:del>
              <w:del w:id="1663" w:author="Sergio Rodrigues" w:date="2022-05-19T17:15:00Z">
                <w:r w:rsidRPr="00CB7ADA" w:rsidDel="001A5CD1">
                  <w:rPr>
                    <w:rFonts w:cs="Arial"/>
                    <w:kern w:val="24"/>
                    <w:lang w:val="en-GB" w:eastAsia="en-GB"/>
                    <w:rPrChange w:id="1664" w:author="Reetu Muneem" w:date="2022-02-08T17:54:00Z">
                      <w:rPr>
                        <w:rFonts w:cs="Arial"/>
                        <w:kern w:val="24"/>
                        <w:sz w:val="16"/>
                        <w:szCs w:val="16"/>
                        <w:lang w:val="en-GB" w:eastAsia="en-GB"/>
                      </w:rPr>
                    </w:rPrChange>
                  </w:rPr>
                  <w:delText xml:space="preserve">is </w:delText>
                </w:r>
              </w:del>
            </w:ins>
            <w:ins w:id="1665" w:author="Sergio Rodrigues" w:date="2022-05-19T17:15:00Z">
              <w:r>
                <w:rPr>
                  <w:rFonts w:cs="Arial"/>
                  <w:kern w:val="24"/>
                  <w:lang w:val="en-GB" w:eastAsia="en-GB"/>
                </w:rPr>
                <w:t>exceeded</w:t>
              </w:r>
            </w:ins>
            <w:ins w:id="1666" w:author="Reetu Muneem" w:date="2022-02-08T17:54:00Z">
              <w:del w:id="1667" w:author="Sergio Rodrigues" w:date="2022-05-19T17:15:00Z">
                <w:r w:rsidDel="001A5CD1">
                  <w:rPr>
                    <w:rFonts w:cs="Arial"/>
                    <w:kern w:val="24"/>
                    <w:lang w:val="en-GB" w:eastAsia="en-GB"/>
                  </w:rPr>
                  <w:delText>1</w:delText>
                </w:r>
              </w:del>
            </w:ins>
            <w:ins w:id="1668" w:author="Reetu Muneem" w:date="2022-02-08T17:53:00Z">
              <w:del w:id="1669" w:author="Sergio Rodrigues" w:date="2022-05-19T17:15:00Z">
                <w:r w:rsidRPr="00CB7ADA" w:rsidDel="001A5CD1">
                  <w:rPr>
                    <w:rFonts w:cs="Arial"/>
                    <w:kern w:val="24"/>
                    <w:lang w:val="en-GB" w:eastAsia="en-GB"/>
                    <w:rPrChange w:id="1670" w:author="Reetu Muneem" w:date="2022-02-08T17:54:00Z">
                      <w:rPr>
                        <w:rFonts w:cs="Arial"/>
                        <w:kern w:val="24"/>
                        <w:sz w:val="16"/>
                        <w:szCs w:val="16"/>
                        <w:lang w:val="en-GB" w:eastAsia="en-GB"/>
                      </w:rPr>
                    </w:rPrChange>
                  </w:rPr>
                  <w:delText>00</w:delText>
                </w:r>
              </w:del>
              <w:r w:rsidRPr="00CB7ADA">
                <w:rPr>
                  <w:rFonts w:cs="Arial"/>
                  <w:kern w:val="24"/>
                  <w:lang w:val="en-GB" w:eastAsia="en-GB"/>
                  <w:rPrChange w:id="1671" w:author="Reetu Muneem" w:date="2022-02-08T17:54:00Z">
                    <w:rPr>
                      <w:rFonts w:cs="Arial"/>
                      <w:kern w:val="24"/>
                      <w:sz w:val="16"/>
                      <w:szCs w:val="16"/>
                      <w:lang w:val="en-GB" w:eastAsia="en-GB"/>
                    </w:rPr>
                  </w:rPrChange>
                </w:rPr>
                <w:t xml:space="preserve">. Please </w:t>
              </w:r>
              <w:del w:id="1672" w:author="Sergio Rodrigues" w:date="2022-05-19T01:25:00Z">
                <w:r w:rsidRPr="00CB7ADA" w:rsidDel="000B2D66">
                  <w:rPr>
                    <w:rFonts w:cs="Arial"/>
                    <w:kern w:val="24"/>
                    <w:lang w:val="en-GB" w:eastAsia="en-GB"/>
                    <w:rPrChange w:id="1673" w:author="Reetu Muneem" w:date="2022-02-08T17:54:00Z">
                      <w:rPr>
                        <w:rFonts w:cs="Arial"/>
                        <w:kern w:val="24"/>
                        <w:sz w:val="16"/>
                        <w:szCs w:val="16"/>
                        <w:lang w:val="en-GB" w:eastAsia="en-GB"/>
                      </w:rPr>
                    </w:rPrChange>
                  </w:rPr>
                  <w:delText>select</w:delText>
                </w:r>
              </w:del>
            </w:ins>
            <w:ins w:id="1674" w:author="Sergio Rodrigues" w:date="2022-05-19T01:25:00Z">
              <w:r>
                <w:rPr>
                  <w:rFonts w:cs="Arial"/>
                  <w:kern w:val="24"/>
                  <w:lang w:val="en-GB" w:eastAsia="en-GB"/>
                </w:rPr>
                <w:t>review number of records</w:t>
              </w:r>
            </w:ins>
            <w:ins w:id="1675" w:author="Reetu Muneem" w:date="2022-02-08T17:53:00Z">
              <w:del w:id="1676" w:author="Sergio Rodrigues" w:date="2022-05-19T01:26:00Z">
                <w:r w:rsidRPr="00CB7ADA" w:rsidDel="000B2D66">
                  <w:rPr>
                    <w:rFonts w:cs="Arial"/>
                    <w:kern w:val="24"/>
                    <w:lang w:val="en-GB" w:eastAsia="en-GB"/>
                    <w:rPrChange w:id="1677" w:author="Reetu Muneem" w:date="2022-02-08T17:54:00Z">
                      <w:rPr>
                        <w:rFonts w:cs="Arial"/>
                        <w:kern w:val="24"/>
                        <w:sz w:val="16"/>
                        <w:szCs w:val="16"/>
                        <w:lang w:val="en-GB" w:eastAsia="en-GB"/>
                      </w:rPr>
                    </w:rPrChange>
                  </w:rPr>
                  <w:delText xml:space="preserve"> a </w:delText>
                </w:r>
              </w:del>
            </w:ins>
            <w:ins w:id="1678" w:author="Reetu Muneem" w:date="2022-02-08T17:54:00Z">
              <w:del w:id="1679" w:author="Sergio Rodrigues" w:date="2022-05-19T01:26:00Z">
                <w:r w:rsidRPr="00CB7ADA" w:rsidDel="000B2D66">
                  <w:rPr>
                    <w:rFonts w:cs="Arial"/>
                    <w:kern w:val="24"/>
                    <w:lang w:val="en-GB" w:eastAsia="en-GB"/>
                  </w:rPr>
                  <w:delText>fewer record</w:delText>
                </w:r>
              </w:del>
              <w:r>
                <w:rPr>
                  <w:rFonts w:cs="Arial"/>
                  <w:kern w:val="24"/>
                  <w:lang w:val="en-GB" w:eastAsia="en-GB"/>
                </w:rPr>
                <w:t>.</w:t>
              </w:r>
            </w:ins>
          </w:p>
          <w:p w14:paraId="2207BC68" w14:textId="3A1CDA4E" w:rsidR="00C15179" w:rsidRDefault="00C15179" w:rsidP="005E2E70">
            <w:pPr>
              <w:rPr>
                <w:ins w:id="1680" w:author="Reetu Muneem" w:date="2022-02-08T17:52:00Z"/>
                <w:rFonts w:cs="Arial"/>
                <w:kern w:val="24"/>
                <w:lang w:val="en-GB" w:eastAsia="en-GB"/>
              </w:rPr>
            </w:pPr>
          </w:p>
        </w:tc>
      </w:tr>
    </w:tbl>
    <w:p w14:paraId="1EB89D9F" w14:textId="55EED71B" w:rsidR="0038691E" w:rsidRPr="007052A5" w:rsidRDefault="0038691E" w:rsidP="0038691E">
      <w:pPr>
        <w:pStyle w:val="Caption"/>
        <w:jc w:val="center"/>
        <w:rPr>
          <w:ins w:id="1681" w:author="Sergio Rodrigues" w:date="2022-05-27T17:16:00Z"/>
          <w:color w:val="auto"/>
          <w:lang w:val="en-GB"/>
        </w:rPr>
      </w:pPr>
      <w:ins w:id="1682" w:author="Sergio Rodrigues" w:date="2022-05-27T17:16: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19</w:t>
      </w:r>
      <w:ins w:id="1683" w:author="Sergio Rodrigues" w:date="2022-05-27T17:16:00Z">
        <w:r w:rsidRPr="000F4E5F">
          <w:rPr>
            <w:color w:val="auto"/>
            <w:lang w:val="en-GB"/>
          </w:rPr>
          <w:fldChar w:fldCharType="end"/>
        </w:r>
        <w:r w:rsidRPr="000F4E5F">
          <w:rPr>
            <w:color w:val="auto"/>
            <w:lang w:val="en-GB"/>
          </w:rPr>
          <w:t xml:space="preserve"> - </w:t>
        </w:r>
      </w:ins>
      <w:ins w:id="1684" w:author="Sergio Rodrigues" w:date="2022-05-27T16:11:00Z">
        <w:r>
          <w:rPr>
            <w:color w:val="auto"/>
            <w:lang w:val="en-GB"/>
          </w:rPr>
          <w:t>Upload Screen</w:t>
        </w:r>
      </w:ins>
      <w:r>
        <w:rPr>
          <w:color w:val="auto"/>
          <w:lang w:val="en-GB"/>
        </w:rPr>
        <w:t xml:space="preserve"> </w:t>
      </w:r>
      <w:ins w:id="1685" w:author="Sergio Rodrigues" w:date="2022-05-27T17:16:00Z">
        <w:r>
          <w:rPr>
            <w:color w:val="auto"/>
            <w:lang w:val="en-GB"/>
          </w:rPr>
          <w:t>(</w:t>
        </w:r>
      </w:ins>
      <w:ins w:id="1686" w:author="Sergio Rodrigues" w:date="2022-05-27T17:19:00Z">
        <w:r>
          <w:rPr>
            <w:color w:val="auto"/>
            <w:lang w:val="en-GB"/>
          </w:rPr>
          <w:t>Fields</w:t>
        </w:r>
      </w:ins>
      <w:ins w:id="1687" w:author="Sergio Rodrigues" w:date="2022-05-27T17:16:00Z">
        <w:r>
          <w:rPr>
            <w:color w:val="auto"/>
            <w:lang w:val="en-GB"/>
          </w:rPr>
          <w:t xml:space="preserve"> </w:t>
        </w:r>
      </w:ins>
      <w:ins w:id="1688" w:author="Sergio Rodrigues" w:date="2022-05-27T17:17:00Z">
        <w:r>
          <w:rPr>
            <w:color w:val="auto"/>
            <w:lang w:val="en-GB"/>
          </w:rPr>
          <w:t>Table)</w:t>
        </w:r>
      </w:ins>
    </w:p>
    <w:p w14:paraId="3A7F6614" w14:textId="77777777" w:rsidR="00CE5F85" w:rsidRDefault="00CE5F85" w:rsidP="00CE5F85">
      <w:pPr>
        <w:pStyle w:val="BodyText"/>
        <w:rPr>
          <w:ins w:id="1689" w:author="Reetu Muneem" w:date="2022-02-08T16:35:00Z"/>
        </w:rPr>
      </w:pPr>
    </w:p>
    <w:p w14:paraId="2D9D5BB8" w14:textId="346C5BA8" w:rsidR="00CE5F85" w:rsidRDefault="00E56F04" w:rsidP="00545D2B">
      <w:pPr>
        <w:pStyle w:val="BodyText"/>
        <w:ind w:left="1418"/>
        <w:jc w:val="both"/>
        <w:rPr>
          <w:ins w:id="1690" w:author="Reetu Muneem" w:date="2022-02-08T18:11:00Z"/>
          <w:lang w:val="en-GB"/>
        </w:rPr>
      </w:pPr>
      <w:r w:rsidRPr="009B7AC9">
        <w:rPr>
          <w:b/>
          <w:bCs/>
          <w:u w:val="single"/>
          <w:lang w:val="en-GB"/>
        </w:rPr>
        <w:t>Note:</w:t>
      </w:r>
      <w:ins w:id="1691" w:author="Reetu Muneem" w:date="2022-02-08T18:00:00Z">
        <w:r w:rsidR="009405A0">
          <w:rPr>
            <w:lang w:val="en-GB"/>
          </w:rPr>
          <w:t xml:space="preserve"> The upload process will </w:t>
        </w:r>
      </w:ins>
      <w:ins w:id="1692" w:author="Reetu Muneem" w:date="2022-02-08T18:02:00Z">
        <w:r w:rsidR="009405A0">
          <w:rPr>
            <w:lang w:val="en-GB"/>
          </w:rPr>
          <w:t xml:space="preserve">scan all rows and </w:t>
        </w:r>
      </w:ins>
      <w:ins w:id="1693" w:author="Reetu Muneem" w:date="2022-02-08T18:00:00Z">
        <w:r w:rsidR="009405A0">
          <w:rPr>
            <w:lang w:val="en-GB"/>
          </w:rPr>
          <w:t>show the</w:t>
        </w:r>
      </w:ins>
      <w:ins w:id="1694" w:author="Reetu Muneem" w:date="2022-02-08T18:01:00Z">
        <w:r w:rsidR="009405A0">
          <w:rPr>
            <w:lang w:val="en-GB"/>
          </w:rPr>
          <w:t xml:space="preserve"> respective first error encountered on each Sales Order line. </w:t>
        </w:r>
      </w:ins>
      <w:ins w:id="1695" w:author="Reetu Muneem" w:date="2022-02-08T18:02:00Z">
        <w:r w:rsidR="009405A0">
          <w:rPr>
            <w:lang w:val="en-GB"/>
          </w:rPr>
          <w:t xml:space="preserve">If a row passes </w:t>
        </w:r>
      </w:ins>
      <w:r w:rsidR="00574B94">
        <w:rPr>
          <w:lang w:val="en-GB"/>
        </w:rPr>
        <w:t>validations,</w:t>
      </w:r>
      <w:ins w:id="1696" w:author="Reetu Muneem" w:date="2022-02-08T18:02:00Z">
        <w:r w:rsidR="009405A0">
          <w:rPr>
            <w:lang w:val="en-GB"/>
          </w:rPr>
          <w:t xml:space="preserve"> it </w:t>
        </w:r>
      </w:ins>
      <w:ins w:id="1697" w:author="Reetu Muneem" w:date="2022-02-08T18:04:00Z">
        <w:r w:rsidR="009405A0">
          <w:rPr>
            <w:lang w:val="en-GB"/>
          </w:rPr>
          <w:t xml:space="preserve">will show as ‘Ready to </w:t>
        </w:r>
      </w:ins>
      <w:ins w:id="1698" w:author="Reetu Muneem" w:date="2022-02-08T18:27:00Z">
        <w:r w:rsidR="00570931">
          <w:rPr>
            <w:lang w:val="en-GB"/>
          </w:rPr>
          <w:t>u</w:t>
        </w:r>
      </w:ins>
      <w:ins w:id="1699" w:author="Reetu Muneem" w:date="2022-02-08T18:04:00Z">
        <w:r w:rsidR="009405A0">
          <w:rPr>
            <w:lang w:val="en-GB"/>
          </w:rPr>
          <w:t xml:space="preserve">pload’ while for other rows corresponding error will be </w:t>
        </w:r>
      </w:ins>
      <w:ins w:id="1700" w:author="Reetu Muneem" w:date="2022-02-08T18:05:00Z">
        <w:r w:rsidR="009405A0">
          <w:rPr>
            <w:lang w:val="en-GB"/>
          </w:rPr>
          <w:t>shown. User will not be able to upload the file until all errors are resolved</w:t>
        </w:r>
      </w:ins>
      <w:ins w:id="1701" w:author="Reetu Muneem" w:date="2022-02-08T18:11:00Z">
        <w:r w:rsidR="007E0EB4">
          <w:rPr>
            <w:lang w:val="en-GB"/>
          </w:rPr>
          <w:t xml:space="preserve"> or user has removed the errored rows from the file. User would </w:t>
        </w:r>
      </w:ins>
      <w:ins w:id="1702" w:author="Reetu Muneem" w:date="2022-02-08T18:12:00Z">
        <w:r w:rsidR="007E0EB4">
          <w:rPr>
            <w:lang w:val="en-GB"/>
          </w:rPr>
          <w:t>be able to Upload the file again after clicking on ‘Clear’ button, as it will clear out the already selected file</w:t>
        </w:r>
      </w:ins>
      <w:ins w:id="1703" w:author="Sergio Rodrigues" w:date="2022-05-20T12:33:00Z">
        <w:r w:rsidR="00C15179">
          <w:rPr>
            <w:lang w:val="en-GB"/>
          </w:rPr>
          <w:t>,</w:t>
        </w:r>
      </w:ins>
      <w:ins w:id="1704" w:author="Reetu Muneem" w:date="2022-02-08T18:13:00Z">
        <w:r w:rsidR="007E0EB4">
          <w:rPr>
            <w:lang w:val="en-GB"/>
          </w:rPr>
          <w:t xml:space="preserve"> </w:t>
        </w:r>
        <w:del w:id="1705" w:author="Sergio Rodrigues" w:date="2022-05-20T12:33:00Z">
          <w:r w:rsidR="007E0EB4" w:rsidDel="00C15179">
            <w:rPr>
              <w:lang w:val="en-GB"/>
            </w:rPr>
            <w:delText xml:space="preserve">and </w:delText>
          </w:r>
        </w:del>
        <w:r w:rsidR="007E0EB4">
          <w:rPr>
            <w:lang w:val="en-GB"/>
          </w:rPr>
          <w:t>process name</w:t>
        </w:r>
      </w:ins>
      <w:ins w:id="1706" w:author="Sergio Rodrigues" w:date="2022-05-20T12:33:00Z">
        <w:r w:rsidR="00C15179">
          <w:rPr>
            <w:lang w:val="en-GB"/>
          </w:rPr>
          <w:t xml:space="preserve"> and all errors displayed</w:t>
        </w:r>
      </w:ins>
      <w:r w:rsidR="00DD595E">
        <w:rPr>
          <w:lang w:val="en-GB"/>
        </w:rPr>
        <w:t>.</w:t>
      </w:r>
    </w:p>
    <w:p w14:paraId="2774048D" w14:textId="77777777" w:rsidR="00C15179" w:rsidRDefault="00C15179">
      <w:pPr>
        <w:rPr>
          <w:ins w:id="1707" w:author="Sergio Rodrigues" w:date="2022-05-20T12:34:00Z"/>
          <w:lang w:val="en-GB"/>
        </w:rPr>
      </w:pPr>
      <w:ins w:id="1708" w:author="Sergio Rodrigues" w:date="2022-05-20T12:34:00Z">
        <w:r>
          <w:rPr>
            <w:lang w:val="en-GB"/>
          </w:rPr>
          <w:br w:type="page"/>
        </w:r>
      </w:ins>
    </w:p>
    <w:p w14:paraId="63FB33E8" w14:textId="7621A5A3" w:rsidR="007E0EB4" w:rsidRDefault="007E0EB4" w:rsidP="00545D2B">
      <w:pPr>
        <w:pStyle w:val="BodyText"/>
        <w:ind w:left="1418"/>
        <w:jc w:val="both"/>
        <w:rPr>
          <w:ins w:id="1709" w:author="Reetu Muneem" w:date="2022-02-08T18:33:00Z"/>
          <w:lang w:val="en-GB"/>
        </w:rPr>
      </w:pPr>
      <w:ins w:id="1710" w:author="Reetu Muneem" w:date="2022-02-08T18:11:00Z">
        <w:r>
          <w:rPr>
            <w:lang w:val="en-GB"/>
          </w:rPr>
          <w:lastRenderedPageBreak/>
          <w:t xml:space="preserve">Below screenshot </w:t>
        </w:r>
      </w:ins>
      <w:ins w:id="1711" w:author="Reetu Muneem" w:date="2022-02-08T18:14:00Z">
        <w:r>
          <w:rPr>
            <w:lang w:val="en-GB"/>
          </w:rPr>
          <w:t xml:space="preserve">shows </w:t>
        </w:r>
      </w:ins>
      <w:ins w:id="1712" w:author="Reetu Muneem" w:date="2022-02-08T18:23:00Z">
        <w:r w:rsidR="00570931">
          <w:rPr>
            <w:lang w:val="en-GB"/>
          </w:rPr>
          <w:t xml:space="preserve">a scenario where few </w:t>
        </w:r>
      </w:ins>
      <w:ins w:id="1713" w:author="Reetu Muneem" w:date="2022-02-08T19:08:00Z">
        <w:r w:rsidR="00906D38">
          <w:rPr>
            <w:lang w:val="en-GB"/>
          </w:rPr>
          <w:t>lines</w:t>
        </w:r>
      </w:ins>
      <w:ins w:id="1714" w:author="Reetu Muneem" w:date="2022-02-08T18:23:00Z">
        <w:r w:rsidR="00570931">
          <w:rPr>
            <w:lang w:val="en-GB"/>
          </w:rPr>
          <w:t xml:space="preserve"> are in </w:t>
        </w:r>
      </w:ins>
      <w:r w:rsidR="00524C44">
        <w:rPr>
          <w:lang w:val="en-GB"/>
        </w:rPr>
        <w:t>error,</w:t>
      </w:r>
      <w:ins w:id="1715" w:author="Reetu Muneem" w:date="2022-02-08T18:23:00Z">
        <w:r w:rsidR="00570931">
          <w:rPr>
            <w:lang w:val="en-GB"/>
          </w:rPr>
          <w:t xml:space="preserve"> and few are ready for uploa</w:t>
        </w:r>
      </w:ins>
      <w:ins w:id="1716" w:author="Reetu Muneem" w:date="2022-02-08T18:24:00Z">
        <w:r w:rsidR="00570931">
          <w:rPr>
            <w:lang w:val="en-GB"/>
          </w:rPr>
          <w:t>d.</w:t>
        </w:r>
      </w:ins>
    </w:p>
    <w:p w14:paraId="08F7E6CB" w14:textId="6D08E237" w:rsidR="00600876" w:rsidRDefault="00E2563E" w:rsidP="00545D2B">
      <w:pPr>
        <w:pStyle w:val="BodyText"/>
        <w:ind w:left="1418"/>
        <w:jc w:val="both"/>
        <w:rPr>
          <w:ins w:id="1717" w:author="Reetu Muneem" w:date="2022-02-08T18:24:00Z"/>
          <w:lang w:val="en-GB"/>
        </w:rPr>
      </w:pPr>
      <w:ins w:id="1718" w:author="Sergio Rodrigues" w:date="2022-05-27T16:47:00Z">
        <w:r>
          <w:rPr>
            <w:noProof/>
            <w:lang w:val="en-GB"/>
          </w:rPr>
          <w:drawing>
            <wp:inline distT="0" distB="0" distL="0" distR="0" wp14:anchorId="25B0DF76" wp14:editId="29B590EF">
              <wp:extent cx="5760000" cy="2321458"/>
              <wp:effectExtent l="0" t="0" r="0" b="31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60000" cy="2321458"/>
                      </a:xfrm>
                      <a:prstGeom prst="rect">
                        <a:avLst/>
                      </a:prstGeom>
                      <a:noFill/>
                      <a:ln>
                        <a:noFill/>
                      </a:ln>
                    </pic:spPr>
                  </pic:pic>
                </a:graphicData>
              </a:graphic>
            </wp:inline>
          </w:drawing>
        </w:r>
      </w:ins>
    </w:p>
    <w:p w14:paraId="0CC09F66" w14:textId="0DB75B6B" w:rsidR="002F2A9E" w:rsidRPr="002E0689" w:rsidRDefault="002F2A9E" w:rsidP="002F2A9E">
      <w:pPr>
        <w:pStyle w:val="Caption"/>
        <w:ind w:left="1418"/>
        <w:jc w:val="center"/>
        <w:rPr>
          <w:ins w:id="1719" w:author="Sergio Rodrigues" w:date="2022-05-27T16:28:00Z"/>
          <w:color w:val="auto"/>
          <w:lang w:val="en-GB"/>
        </w:rPr>
      </w:pPr>
      <w:ins w:id="1720" w:author="Sergio Rodrigues" w:date="2022-05-27T16:27: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56</w:t>
      </w:r>
      <w:ins w:id="1721" w:author="Sergio Rodrigues" w:date="2022-05-27T16:27:00Z">
        <w:r w:rsidRPr="00362F5F">
          <w:rPr>
            <w:color w:val="auto"/>
            <w:lang w:val="en-GB"/>
          </w:rPr>
          <w:fldChar w:fldCharType="end"/>
        </w:r>
        <w:r w:rsidRPr="00362F5F">
          <w:rPr>
            <w:color w:val="auto"/>
            <w:lang w:val="en-GB"/>
          </w:rPr>
          <w:t xml:space="preserve"> –</w:t>
        </w:r>
        <w:r>
          <w:rPr>
            <w:color w:val="auto"/>
            <w:lang w:val="en-GB"/>
          </w:rPr>
          <w:t xml:space="preserve"> </w:t>
        </w:r>
      </w:ins>
      <w:ins w:id="1722" w:author="Sergio Rodrigues" w:date="2022-05-27T16:28:00Z">
        <w:r>
          <w:rPr>
            <w:color w:val="auto"/>
            <w:lang w:val="en-GB"/>
          </w:rPr>
          <w:t>Upload (Error report)</w:t>
        </w:r>
      </w:ins>
    </w:p>
    <w:p w14:paraId="04E7DCCC" w14:textId="3BA5D3B0" w:rsidR="00570931" w:rsidRDefault="00B0058E" w:rsidP="00545D2B">
      <w:pPr>
        <w:pStyle w:val="BodyText"/>
        <w:ind w:left="1418"/>
        <w:jc w:val="both"/>
        <w:rPr>
          <w:ins w:id="1723" w:author="Reetu Muneem" w:date="2022-02-08T18:49:00Z"/>
          <w:lang w:val="en-GB"/>
        </w:rPr>
      </w:pPr>
      <w:ins w:id="1724" w:author="Reetu Muneem" w:date="2022-02-08T18:38:00Z">
        <w:r>
          <w:rPr>
            <w:lang w:val="en-GB"/>
          </w:rPr>
          <w:t xml:space="preserve">User would be able to extract this </w:t>
        </w:r>
      </w:ins>
      <w:ins w:id="1725" w:author="Reetu Muneem" w:date="2022-02-08T18:41:00Z">
        <w:r w:rsidR="00CC6D1B">
          <w:rPr>
            <w:lang w:val="en-GB"/>
          </w:rPr>
          <w:t xml:space="preserve">error table using the export to excel function highlighted in red in above screenshot. </w:t>
        </w:r>
      </w:ins>
      <w:ins w:id="1726" w:author="Reetu Muneem" w:date="2022-02-08T18:42:00Z">
        <w:r w:rsidR="00CC6D1B">
          <w:rPr>
            <w:lang w:val="en-GB"/>
          </w:rPr>
          <w:t>User would also be able to sort the columns in this table. The ‘Confirm’ button will only be enabled once all rows are set as ‘Ready to upload’.</w:t>
        </w:r>
      </w:ins>
    </w:p>
    <w:p w14:paraId="63B6E50C" w14:textId="6DB0762F" w:rsidR="00CC6D1B" w:rsidRDefault="00CC6D1B" w:rsidP="00545D2B">
      <w:pPr>
        <w:pStyle w:val="BodyText"/>
        <w:ind w:left="1418"/>
        <w:jc w:val="both"/>
        <w:rPr>
          <w:ins w:id="1727" w:author="Reetu Muneem" w:date="2022-02-08T18:42:00Z"/>
          <w:lang w:val="en-GB"/>
        </w:rPr>
      </w:pPr>
    </w:p>
    <w:p w14:paraId="7711425E" w14:textId="32374840" w:rsidR="00CC6D1B" w:rsidRDefault="00CC6D1B" w:rsidP="00545D2B">
      <w:pPr>
        <w:pStyle w:val="BodyText"/>
        <w:ind w:left="1418"/>
        <w:jc w:val="both"/>
        <w:rPr>
          <w:ins w:id="1728" w:author="Reetu Muneem" w:date="2022-02-08T18:49:00Z"/>
          <w:lang w:val="en-GB"/>
        </w:rPr>
      </w:pPr>
      <w:ins w:id="1729" w:author="Reetu Muneem" w:date="2022-02-08T18:42:00Z">
        <w:r>
          <w:rPr>
            <w:lang w:val="en-GB"/>
          </w:rPr>
          <w:t>O</w:t>
        </w:r>
      </w:ins>
      <w:ins w:id="1730" w:author="Reetu Muneem" w:date="2022-02-08T18:43:00Z">
        <w:r>
          <w:rPr>
            <w:lang w:val="en-GB"/>
          </w:rPr>
          <w:t xml:space="preserve">nce user will click the </w:t>
        </w:r>
      </w:ins>
      <w:ins w:id="1731" w:author="Sergio Rodrigues" w:date="2022-05-20T12:46:00Z">
        <w:r w:rsidR="008A41E7">
          <w:rPr>
            <w:lang w:val="en-GB"/>
          </w:rPr>
          <w:t>‘</w:t>
        </w:r>
      </w:ins>
      <w:ins w:id="1732" w:author="Reetu Muneem" w:date="2022-02-08T18:43:00Z">
        <w:r>
          <w:rPr>
            <w:lang w:val="en-GB"/>
          </w:rPr>
          <w:t>Confirm</w:t>
        </w:r>
      </w:ins>
      <w:ins w:id="1733" w:author="Sergio Rodrigues" w:date="2022-05-20T12:46:00Z">
        <w:r w:rsidR="008A41E7">
          <w:rPr>
            <w:lang w:val="en-GB"/>
          </w:rPr>
          <w:t>’</w:t>
        </w:r>
      </w:ins>
      <w:ins w:id="1734" w:author="Reetu Muneem" w:date="2022-02-08T18:43:00Z">
        <w:r>
          <w:rPr>
            <w:lang w:val="en-GB"/>
          </w:rPr>
          <w:t xml:space="preserve"> button following message will be shown to the user</w:t>
        </w:r>
      </w:ins>
      <w:ins w:id="1735" w:author="Reetu Muneem" w:date="2022-02-08T19:11:00Z">
        <w:r w:rsidR="00906D38">
          <w:rPr>
            <w:lang w:val="en-GB"/>
          </w:rPr>
          <w:t xml:space="preserve">. The message will show a unique upload </w:t>
        </w:r>
      </w:ins>
      <w:r w:rsidR="00E56F04">
        <w:rPr>
          <w:lang w:val="en-GB"/>
        </w:rPr>
        <w:t>id,</w:t>
      </w:r>
      <w:ins w:id="1736" w:author="Reetu Muneem" w:date="2022-02-08T19:11:00Z">
        <w:r w:rsidR="00906D38">
          <w:rPr>
            <w:lang w:val="en-GB"/>
          </w:rPr>
          <w:t xml:space="preserve"> user should make a note of it. So that they can then check </w:t>
        </w:r>
      </w:ins>
      <w:ins w:id="1737" w:author="Reetu Muneem" w:date="2022-02-08T19:12:00Z">
        <w:r w:rsidR="00906D38">
          <w:rPr>
            <w:lang w:val="en-GB"/>
          </w:rPr>
          <w:t>the notification using this upload id. This upload id would be useful if user would have uploaded multiple fi</w:t>
        </w:r>
      </w:ins>
      <w:ins w:id="1738" w:author="Reetu Muneem" w:date="2022-02-08T19:13:00Z">
        <w:r w:rsidR="00906D38">
          <w:rPr>
            <w:lang w:val="en-GB"/>
          </w:rPr>
          <w:t xml:space="preserve">les </w:t>
        </w:r>
      </w:ins>
      <w:ins w:id="1739" w:author="Reetu Muneem" w:date="2022-02-08T19:14:00Z">
        <w:r w:rsidR="00906D38">
          <w:rPr>
            <w:lang w:val="en-GB"/>
          </w:rPr>
          <w:t xml:space="preserve">successfully within </w:t>
        </w:r>
      </w:ins>
      <w:ins w:id="1740" w:author="Reetu Muneem" w:date="2022-02-09T11:13:00Z">
        <w:r w:rsidR="002413A3">
          <w:rPr>
            <w:lang w:val="en-GB"/>
          </w:rPr>
          <w:t>lesser time gap.</w:t>
        </w:r>
      </w:ins>
    </w:p>
    <w:p w14:paraId="62044C34" w14:textId="58F61FCB" w:rsidR="002F2A9E" w:rsidRDefault="002F2A9E" w:rsidP="00545D2B">
      <w:pPr>
        <w:pStyle w:val="BodyText"/>
        <w:ind w:left="1418"/>
        <w:jc w:val="both"/>
        <w:rPr>
          <w:ins w:id="1741" w:author="Reetu Muneem" w:date="2022-02-08T16:24:00Z"/>
          <w:lang w:val="en-GB"/>
        </w:rPr>
      </w:pPr>
      <w:r w:rsidRPr="00C8430F">
        <w:rPr>
          <w:rFonts w:ascii="Calibri" w:hAnsi="Calibri" w:cs="Calibri"/>
          <w:noProof/>
          <w:color w:val="000000"/>
          <w:lang w:val="pt-PT" w:eastAsia="pt-PT"/>
        </w:rPr>
        <w:drawing>
          <wp:inline distT="0" distB="0" distL="0" distR="0" wp14:anchorId="752E9E16" wp14:editId="1C727DD7">
            <wp:extent cx="5760000" cy="2318769"/>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000" cy="2318769"/>
                    </a:xfrm>
                    <a:prstGeom prst="rect">
                      <a:avLst/>
                    </a:prstGeom>
                  </pic:spPr>
                </pic:pic>
              </a:graphicData>
            </a:graphic>
          </wp:inline>
        </w:drawing>
      </w:r>
    </w:p>
    <w:p w14:paraId="460F7366" w14:textId="2F9A5642" w:rsidR="002F2A9E" w:rsidRPr="002E0689" w:rsidRDefault="002F2A9E" w:rsidP="002F2A9E">
      <w:pPr>
        <w:pStyle w:val="Caption"/>
        <w:ind w:left="1418"/>
        <w:jc w:val="center"/>
        <w:rPr>
          <w:ins w:id="1742" w:author="Sergio Rodrigues" w:date="2022-05-27T16:28:00Z"/>
          <w:color w:val="auto"/>
          <w:lang w:val="en-GB"/>
        </w:rPr>
      </w:pPr>
      <w:ins w:id="1743" w:author="Sergio Rodrigues" w:date="2022-05-27T16:28: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57</w:t>
      </w:r>
      <w:ins w:id="1744" w:author="Sergio Rodrigues" w:date="2022-05-27T16:28:00Z">
        <w:r w:rsidRPr="00362F5F">
          <w:rPr>
            <w:color w:val="auto"/>
            <w:lang w:val="en-GB"/>
          </w:rPr>
          <w:fldChar w:fldCharType="end"/>
        </w:r>
        <w:r w:rsidRPr="00362F5F">
          <w:rPr>
            <w:color w:val="auto"/>
            <w:lang w:val="en-GB"/>
          </w:rPr>
          <w:t xml:space="preserve"> –</w:t>
        </w:r>
        <w:r>
          <w:rPr>
            <w:color w:val="auto"/>
            <w:lang w:val="en-GB"/>
          </w:rPr>
          <w:t xml:space="preserve"> Upload (Validation</w:t>
        </w:r>
      </w:ins>
      <w:ins w:id="1745" w:author="Sergio Rodrigues" w:date="2022-05-27T16:45:00Z">
        <w:r w:rsidR="008F4EE5">
          <w:rPr>
            <w:color w:val="auto"/>
            <w:lang w:val="en-GB"/>
          </w:rPr>
          <w:t>s</w:t>
        </w:r>
      </w:ins>
      <w:ins w:id="1746" w:author="Sergio Rodrigues" w:date="2022-05-27T16:28:00Z">
        <w:r>
          <w:rPr>
            <w:color w:val="auto"/>
            <w:lang w:val="en-GB"/>
          </w:rPr>
          <w:t xml:space="preserve"> Successful)</w:t>
        </w:r>
      </w:ins>
    </w:p>
    <w:p w14:paraId="129744B9" w14:textId="469AB972" w:rsidR="006123FB" w:rsidRDefault="008F4EE5">
      <w:pPr>
        <w:pStyle w:val="BodyText"/>
        <w:jc w:val="both"/>
        <w:rPr>
          <w:lang w:val="en-GB"/>
        </w:rPr>
      </w:pPr>
      <w:r w:rsidRPr="00C8430F">
        <w:rPr>
          <w:rFonts w:ascii="Calibri" w:hAnsi="Calibri" w:cs="Calibri"/>
          <w:noProof/>
          <w:color w:val="000000"/>
          <w:lang w:val="pt-PT" w:eastAsia="pt-PT"/>
        </w:rPr>
        <w:lastRenderedPageBreak/>
        <w:drawing>
          <wp:inline distT="0" distB="0" distL="0" distR="0" wp14:anchorId="272E21C9" wp14:editId="74C0F8CA">
            <wp:extent cx="5760000" cy="2316923"/>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000" cy="2316923"/>
                    </a:xfrm>
                    <a:prstGeom prst="rect">
                      <a:avLst/>
                    </a:prstGeom>
                  </pic:spPr>
                </pic:pic>
              </a:graphicData>
            </a:graphic>
          </wp:inline>
        </w:drawing>
      </w:r>
    </w:p>
    <w:p w14:paraId="17142E5D" w14:textId="0B2D0F04" w:rsidR="008F4EE5" w:rsidRPr="002E0689" w:rsidRDefault="008F4EE5" w:rsidP="008F4EE5">
      <w:pPr>
        <w:pStyle w:val="Caption"/>
        <w:ind w:left="1418"/>
        <w:jc w:val="center"/>
        <w:rPr>
          <w:ins w:id="1747" w:author="Sergio Rodrigues" w:date="2022-05-27T16:44:00Z"/>
          <w:color w:val="auto"/>
          <w:lang w:val="en-GB"/>
        </w:rPr>
      </w:pPr>
      <w:ins w:id="1748" w:author="Sergio Rodrigues" w:date="2022-05-27T16:44: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58</w:t>
      </w:r>
      <w:ins w:id="1749" w:author="Sergio Rodrigues" w:date="2022-05-27T16:44:00Z">
        <w:r w:rsidRPr="00362F5F">
          <w:rPr>
            <w:color w:val="auto"/>
            <w:lang w:val="en-GB"/>
          </w:rPr>
          <w:fldChar w:fldCharType="end"/>
        </w:r>
        <w:r w:rsidRPr="00362F5F">
          <w:rPr>
            <w:color w:val="auto"/>
            <w:lang w:val="en-GB"/>
          </w:rPr>
          <w:t xml:space="preserve"> –</w:t>
        </w:r>
        <w:r>
          <w:rPr>
            <w:color w:val="auto"/>
            <w:lang w:val="en-GB"/>
          </w:rPr>
          <w:t xml:space="preserve"> Upload (Sent for </w:t>
        </w:r>
      </w:ins>
      <w:ins w:id="1750" w:author="Sergio Rodrigues" w:date="2022-05-27T16:45:00Z">
        <w:r>
          <w:rPr>
            <w:color w:val="auto"/>
            <w:lang w:val="en-GB"/>
          </w:rPr>
          <w:t>P</w:t>
        </w:r>
      </w:ins>
      <w:ins w:id="1751" w:author="Sergio Rodrigues" w:date="2022-05-27T16:44:00Z">
        <w:r>
          <w:rPr>
            <w:color w:val="auto"/>
            <w:lang w:val="en-GB"/>
          </w:rPr>
          <w:t>rocessing)</w:t>
        </w:r>
      </w:ins>
    </w:p>
    <w:p w14:paraId="38C92959" w14:textId="77777777" w:rsidR="008F4EE5" w:rsidRDefault="008F4EE5">
      <w:pPr>
        <w:pStyle w:val="BodyText"/>
        <w:jc w:val="both"/>
        <w:rPr>
          <w:ins w:id="1752" w:author="Reetu Muneem" w:date="2022-02-08T18:50:00Z"/>
          <w:lang w:val="en-GB"/>
        </w:rPr>
      </w:pPr>
    </w:p>
    <w:p w14:paraId="5E85997C" w14:textId="1BBF737D" w:rsidR="00B23D78" w:rsidRDefault="00B23D78" w:rsidP="00545D2B">
      <w:pPr>
        <w:pStyle w:val="BodyText"/>
        <w:ind w:left="1418"/>
        <w:jc w:val="both"/>
        <w:rPr>
          <w:ins w:id="1753" w:author="Reetu Muneem" w:date="2022-02-08T18:56:00Z"/>
          <w:lang w:val="en-GB"/>
        </w:rPr>
      </w:pPr>
      <w:ins w:id="1754" w:author="Reetu Muneem" w:date="2022-02-08T18:50:00Z">
        <w:r>
          <w:rPr>
            <w:lang w:val="en-GB"/>
          </w:rPr>
          <w:t>Once the updates on the Sales Order</w:t>
        </w:r>
      </w:ins>
      <w:ins w:id="1755" w:author="Reetu Muneem" w:date="2022-02-08T19:17:00Z">
        <w:r w:rsidR="002402D7">
          <w:rPr>
            <w:lang w:val="en-GB"/>
          </w:rPr>
          <w:t>s</w:t>
        </w:r>
      </w:ins>
      <w:ins w:id="1756" w:author="Reetu Muneem" w:date="2022-02-08T18:50:00Z">
        <w:r>
          <w:rPr>
            <w:lang w:val="en-GB"/>
          </w:rPr>
          <w:t xml:space="preserve"> are completed a notification will appear on the </w:t>
        </w:r>
      </w:ins>
      <w:ins w:id="1757" w:author="Reetu Muneem" w:date="2022-02-08T18:56:00Z">
        <w:r w:rsidR="00927972">
          <w:rPr>
            <w:lang w:val="en-GB"/>
          </w:rPr>
          <w:t>left-hand</w:t>
        </w:r>
      </w:ins>
      <w:ins w:id="1758" w:author="Reetu Muneem" w:date="2022-02-08T18:50:00Z">
        <w:r>
          <w:rPr>
            <w:lang w:val="en-GB"/>
          </w:rPr>
          <w:t xml:space="preserve"> side bel</w:t>
        </w:r>
      </w:ins>
      <w:ins w:id="1759" w:author="Reetu Muneem" w:date="2022-02-08T18:51:00Z">
        <w:r>
          <w:rPr>
            <w:lang w:val="en-GB"/>
          </w:rPr>
          <w:t>l icon, as shown in below screenshot.</w:t>
        </w:r>
      </w:ins>
      <w:ins w:id="1760" w:author="Reetu Muneem" w:date="2022-02-08T18:57:00Z">
        <w:r w:rsidR="00927972">
          <w:rPr>
            <w:lang w:val="en-GB"/>
          </w:rPr>
          <w:t xml:space="preserve"> </w:t>
        </w:r>
      </w:ins>
      <w:ins w:id="1761" w:author="Reetu Muneem" w:date="2022-02-08T18:59:00Z">
        <w:r w:rsidR="00E154B4">
          <w:rPr>
            <w:lang w:val="en-GB"/>
          </w:rPr>
          <w:t xml:space="preserve">This will indicate that Partner PO, Partner DC No., Partner Store No., Partner </w:t>
        </w:r>
      </w:ins>
      <w:ins w:id="1762" w:author="Reetu Muneem" w:date="2022-02-08T19:17:00Z">
        <w:r w:rsidR="002402D7">
          <w:rPr>
            <w:lang w:val="en-GB"/>
          </w:rPr>
          <w:t>D</w:t>
        </w:r>
      </w:ins>
      <w:ins w:id="1763" w:author="Reetu Muneem" w:date="2022-02-08T18:59:00Z">
        <w:r w:rsidR="00E154B4">
          <w:rPr>
            <w:lang w:val="en-GB"/>
          </w:rPr>
          <w:t>ept. No. are updated successfully on respective Sales Orde</w:t>
        </w:r>
      </w:ins>
      <w:ins w:id="1764" w:author="Reetu Muneem" w:date="2022-02-08T19:00:00Z">
        <w:r w:rsidR="00E154B4">
          <w:rPr>
            <w:lang w:val="en-GB"/>
          </w:rPr>
          <w:t>rs.</w:t>
        </w:r>
      </w:ins>
    </w:p>
    <w:p w14:paraId="7DE5D26C" w14:textId="71A5AA34" w:rsidR="00B23D78" w:rsidRDefault="008F4EE5" w:rsidP="002F2A9E">
      <w:pPr>
        <w:pStyle w:val="BodyText"/>
        <w:ind w:left="1418"/>
        <w:jc w:val="center"/>
        <w:rPr>
          <w:ins w:id="1765" w:author="Reetu Muneem" w:date="2022-02-08T18:56:00Z"/>
          <w:lang w:val="en-GB"/>
        </w:rPr>
      </w:pPr>
      <w:r w:rsidRPr="00C8430F">
        <w:rPr>
          <w:rFonts w:ascii="Calibri" w:hAnsi="Calibri" w:cs="Calibri"/>
          <w:noProof/>
          <w:color w:val="000000"/>
          <w:lang w:val="pt-PT" w:eastAsia="pt-PT"/>
        </w:rPr>
        <w:drawing>
          <wp:inline distT="0" distB="0" distL="0" distR="0" wp14:anchorId="4B73375D" wp14:editId="3E9B3040">
            <wp:extent cx="2168574" cy="2578545"/>
            <wp:effectExtent l="0" t="0" r="317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r="83546" b="51401"/>
                    <a:stretch/>
                  </pic:blipFill>
                  <pic:spPr bwMode="auto">
                    <a:xfrm>
                      <a:off x="0" y="0"/>
                      <a:ext cx="2181926" cy="2594421"/>
                    </a:xfrm>
                    <a:prstGeom prst="rect">
                      <a:avLst/>
                    </a:prstGeom>
                    <a:ln>
                      <a:noFill/>
                    </a:ln>
                    <a:extLst>
                      <a:ext uri="{53640926-AAD7-44D8-BBD7-CCE9431645EC}">
                        <a14:shadowObscured xmlns:a14="http://schemas.microsoft.com/office/drawing/2010/main"/>
                      </a:ext>
                    </a:extLst>
                  </pic:spPr>
                </pic:pic>
              </a:graphicData>
            </a:graphic>
          </wp:inline>
        </w:drawing>
      </w:r>
    </w:p>
    <w:p w14:paraId="27FFA266" w14:textId="76473AB1" w:rsidR="002F2A9E" w:rsidRDefault="002F2A9E" w:rsidP="002F2A9E">
      <w:pPr>
        <w:pStyle w:val="Caption"/>
        <w:ind w:left="1418"/>
        <w:jc w:val="center"/>
        <w:rPr>
          <w:ins w:id="1766" w:author="Sergio Rodrigues" w:date="2022-05-27T16:29:00Z"/>
          <w:noProof/>
          <w:lang w:val="en-GB"/>
        </w:rPr>
      </w:pPr>
      <w:ins w:id="1767" w:author="Sergio Rodrigues" w:date="2022-05-27T16:29:00Z">
        <w:r w:rsidRPr="00362F5F">
          <w:rPr>
            <w:color w:val="auto"/>
            <w:lang w:val="en-GB"/>
          </w:rPr>
          <w:t xml:space="preserve">Figure </w:t>
        </w:r>
        <w:r w:rsidRPr="00362F5F">
          <w:rPr>
            <w:color w:val="auto"/>
            <w:lang w:val="en-GB"/>
          </w:rPr>
          <w:fldChar w:fldCharType="begin"/>
        </w:r>
        <w:r w:rsidRPr="00362F5F">
          <w:rPr>
            <w:color w:val="auto"/>
            <w:lang w:val="en-GB"/>
          </w:rPr>
          <w:instrText xml:space="preserve"> SEQ Figure \* ARABIC </w:instrText>
        </w:r>
        <w:r w:rsidRPr="00362F5F">
          <w:rPr>
            <w:color w:val="auto"/>
            <w:lang w:val="en-GB"/>
          </w:rPr>
          <w:fldChar w:fldCharType="separate"/>
        </w:r>
      </w:ins>
      <w:r w:rsidR="00320EA2">
        <w:rPr>
          <w:noProof/>
          <w:color w:val="auto"/>
          <w:lang w:val="en-GB"/>
        </w:rPr>
        <w:t>59</w:t>
      </w:r>
      <w:ins w:id="1768" w:author="Sergio Rodrigues" w:date="2022-05-27T16:29:00Z">
        <w:r w:rsidRPr="00362F5F">
          <w:rPr>
            <w:color w:val="auto"/>
            <w:lang w:val="en-GB"/>
          </w:rPr>
          <w:fldChar w:fldCharType="end"/>
        </w:r>
        <w:r w:rsidRPr="00362F5F">
          <w:rPr>
            <w:color w:val="auto"/>
            <w:lang w:val="en-GB"/>
          </w:rPr>
          <w:t xml:space="preserve"> –</w:t>
        </w:r>
        <w:r>
          <w:rPr>
            <w:color w:val="auto"/>
            <w:lang w:val="en-GB"/>
          </w:rPr>
          <w:t xml:space="preserve"> </w:t>
        </w:r>
        <w:r>
          <w:rPr>
            <w:noProof/>
            <w:lang w:val="en-GB"/>
          </w:rPr>
          <w:t>Upload Notification</w:t>
        </w:r>
        <w:r w:rsidRPr="006A73A0">
          <w:rPr>
            <w:noProof/>
            <w:lang w:val="en-GB"/>
          </w:rPr>
          <w:t xml:space="preserve"> </w:t>
        </w:r>
      </w:ins>
    </w:p>
    <w:p w14:paraId="044548C7" w14:textId="77777777" w:rsidR="00B23D78" w:rsidRDefault="00B23D78">
      <w:pPr>
        <w:pStyle w:val="BodyText"/>
        <w:jc w:val="both"/>
        <w:rPr>
          <w:ins w:id="1769" w:author="Reetu Muneem" w:date="2022-02-08T18:51:00Z"/>
          <w:lang w:val="en-GB"/>
        </w:rPr>
      </w:pPr>
    </w:p>
    <w:p w14:paraId="45594137" w14:textId="021225A1" w:rsidR="0022666E" w:rsidRPr="00064FA6" w:rsidRDefault="00E2563E" w:rsidP="0022666E">
      <w:pPr>
        <w:pStyle w:val="BodyText"/>
        <w:ind w:left="1418"/>
        <w:jc w:val="both"/>
        <w:rPr>
          <w:ins w:id="1770" w:author="Sergio Rodrigues" w:date="2022-05-24T09:46:00Z"/>
          <w:b/>
          <w:bCs/>
          <w:lang w:val="en-GB"/>
        </w:rPr>
      </w:pPr>
      <w:ins w:id="1771" w:author="Sergio Rodrigues" w:date="2022-05-27T16:48:00Z">
        <w:r>
          <w:rPr>
            <w:b/>
            <w:bCs/>
            <w:lang w:val="en-GB"/>
          </w:rPr>
          <w:t xml:space="preserve">Upload </w:t>
        </w:r>
      </w:ins>
      <w:ins w:id="1772" w:author="Sergio Rodrigues" w:date="2022-05-24T09:46:00Z">
        <w:r w:rsidR="0022666E">
          <w:rPr>
            <w:b/>
            <w:bCs/>
            <w:lang w:val="en-GB"/>
          </w:rPr>
          <w:t>T</w:t>
        </w:r>
        <w:r w:rsidR="0022666E" w:rsidRPr="009B7AC9">
          <w:rPr>
            <w:b/>
            <w:bCs/>
            <w:lang w:val="en-GB"/>
          </w:rPr>
          <w:t>emplate:</w:t>
        </w:r>
        <w:r w:rsidR="0022666E" w:rsidRPr="00064FA6">
          <w:rPr>
            <w:b/>
            <w:bCs/>
            <w:lang w:val="en-GB"/>
          </w:rPr>
          <w:t xml:space="preserve"> </w:t>
        </w:r>
      </w:ins>
    </w:p>
    <w:p w14:paraId="0C27A23E" w14:textId="361061F9" w:rsidR="0022666E" w:rsidRDefault="0022666E" w:rsidP="0022666E">
      <w:pPr>
        <w:pStyle w:val="BodyText"/>
        <w:ind w:left="1843"/>
        <w:jc w:val="both"/>
        <w:rPr>
          <w:ins w:id="1773" w:author="Sergio Rodrigues" w:date="2022-05-24T09:46:00Z"/>
          <w:lang w:val="en-GB"/>
        </w:rPr>
      </w:pPr>
      <w:ins w:id="1774" w:author="Sergio Rodrigues" w:date="2022-05-24T09:46:00Z">
        <w:r>
          <w:rPr>
            <w:lang w:val="en-GB"/>
          </w:rPr>
          <w:t xml:space="preserve"> </w:t>
        </w:r>
      </w:ins>
      <w:bookmarkStart w:id="1775" w:name="_MON_1715175299"/>
      <w:bookmarkEnd w:id="1775"/>
      <w:ins w:id="1776" w:author="Sergio Rodrigues" w:date="2022-05-24T09:46:00Z">
        <w:r w:rsidR="008F4EE5">
          <w:rPr>
            <w:lang w:val="en-GB"/>
          </w:rPr>
          <w:object w:dxaOrig="1175" w:dyaOrig="760" w14:anchorId="53F6FD1E">
            <v:shape id="_x0000_i1026" type="#_x0000_t75" style="width:77.9pt;height:51.05pt" o:ole="">
              <v:imagedata r:id="rId68" o:title=""/>
            </v:shape>
            <o:OLEObject Type="Embed" ProgID="Excel.SheetMacroEnabled.12" ShapeID="_x0000_i1026" DrawAspect="Icon" ObjectID="_1715378320" r:id="rId75"/>
          </w:object>
        </w:r>
      </w:ins>
    </w:p>
    <w:p w14:paraId="4A8D16A8" w14:textId="77777777" w:rsidR="00B23D78" w:rsidRPr="008A0EFF" w:rsidRDefault="00B23D78" w:rsidP="002F2A9E">
      <w:pPr>
        <w:pStyle w:val="BodyText"/>
        <w:jc w:val="both"/>
        <w:rPr>
          <w:lang w:val="en-GB"/>
        </w:rPr>
      </w:pPr>
    </w:p>
    <w:p w14:paraId="15080199" w14:textId="4828FC6E" w:rsidR="00EF5879" w:rsidRPr="000F4E5F" w:rsidRDefault="00347031" w:rsidP="00EF5879">
      <w:pPr>
        <w:pStyle w:val="Heading2"/>
        <w:rPr>
          <w:lang w:val="en-GB"/>
        </w:rPr>
      </w:pPr>
      <w:r w:rsidRPr="000F4E5F">
        <w:rPr>
          <w:lang w:val="en-GB"/>
        </w:rPr>
        <w:br w:type="page"/>
      </w:r>
      <w:bookmarkStart w:id="1777" w:name="_Toc104565088"/>
      <w:r w:rsidR="00EF5879" w:rsidRPr="000F4E5F">
        <w:rPr>
          <w:lang w:val="en-GB"/>
        </w:rPr>
        <w:lastRenderedPageBreak/>
        <w:t>Behaviour Design</w:t>
      </w:r>
      <w:bookmarkEnd w:id="1777"/>
    </w:p>
    <w:p w14:paraId="6F321A27" w14:textId="77777777" w:rsidR="00347031" w:rsidRPr="006A73A0" w:rsidRDefault="00347031" w:rsidP="00347031">
      <w:pPr>
        <w:pStyle w:val="BodyText"/>
        <w:rPr>
          <w:lang w:val="en-GB"/>
        </w:rPr>
      </w:pPr>
    </w:p>
    <w:p w14:paraId="42079C86" w14:textId="3BBBA8D7" w:rsidR="003A73E1" w:rsidRDefault="003A73E1" w:rsidP="00572530">
      <w:pPr>
        <w:pStyle w:val="Heading3"/>
        <w:numPr>
          <w:ilvl w:val="2"/>
          <w:numId w:val="12"/>
        </w:numPr>
        <w:jc w:val="both"/>
        <w:rPr>
          <w:lang w:val="en-GB"/>
        </w:rPr>
      </w:pPr>
      <w:bookmarkStart w:id="1778" w:name="_PO_Revisions"/>
      <w:bookmarkStart w:id="1779" w:name="_Toc104565089"/>
      <w:bookmarkStart w:id="1780" w:name="_Ref505821251"/>
      <w:bookmarkStart w:id="1781" w:name="_Ref505821252"/>
      <w:bookmarkStart w:id="1782" w:name="_Ref505821481"/>
      <w:bookmarkEnd w:id="1778"/>
      <w:r>
        <w:rPr>
          <w:lang w:val="en-GB"/>
        </w:rPr>
        <w:t>S</w:t>
      </w:r>
      <w:r w:rsidR="000C1836">
        <w:rPr>
          <w:lang w:val="en-GB"/>
        </w:rPr>
        <w:t>ystem parameters</w:t>
      </w:r>
      <w:bookmarkEnd w:id="1779"/>
    </w:p>
    <w:p w14:paraId="3537349E" w14:textId="77777777" w:rsidR="003A73E1" w:rsidRPr="006A73A0" w:rsidRDefault="003A73E1" w:rsidP="003A73E1">
      <w:pPr>
        <w:pStyle w:val="BodyText"/>
        <w:jc w:val="both"/>
        <w:rPr>
          <w:lang w:val="en-GB"/>
        </w:rPr>
      </w:pPr>
      <w:r w:rsidRPr="006A73A0">
        <w:rPr>
          <w:lang w:val="en-GB"/>
        </w:rPr>
        <w:t xml:space="preserve">Below the list of all the system </w:t>
      </w:r>
      <w:r>
        <w:rPr>
          <w:lang w:val="en-GB"/>
        </w:rPr>
        <w:t>parameters defined for Wholesale Portal.</w:t>
      </w:r>
    </w:p>
    <w:p w14:paraId="21EA6971" w14:textId="77777777" w:rsidR="003A73E1" w:rsidRPr="006A73A0" w:rsidRDefault="003A73E1" w:rsidP="003A73E1">
      <w:pPr>
        <w:pStyle w:val="BodyText"/>
        <w:spacing w:before="240"/>
        <w:contextualSpacing/>
        <w:jc w:val="both"/>
        <w:rPr>
          <w:lang w:val="en-GB"/>
        </w:rPr>
      </w:pPr>
      <w:r w:rsidRPr="006A73A0">
        <w:rPr>
          <w:lang w:val="en-GB"/>
        </w:rPr>
        <w:t xml:space="preserve"> </w:t>
      </w:r>
    </w:p>
    <w:tbl>
      <w:tblPr>
        <w:tblW w:w="1020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552"/>
        <w:gridCol w:w="2976"/>
        <w:gridCol w:w="2410"/>
      </w:tblGrid>
      <w:tr w:rsidR="005F54FB" w:rsidRPr="000B53CC" w14:paraId="0101C2BA" w14:textId="77777777" w:rsidTr="009B7AC9">
        <w:trPr>
          <w:trHeight w:val="296"/>
        </w:trPr>
        <w:tc>
          <w:tcPr>
            <w:tcW w:w="2268" w:type="dxa"/>
            <w:shd w:val="clear" w:color="auto" w:fill="A6A6A6"/>
          </w:tcPr>
          <w:p w14:paraId="44C0543E" w14:textId="4600C303" w:rsidR="005F54FB" w:rsidRDefault="005F54FB" w:rsidP="00723AFB">
            <w:pPr>
              <w:rPr>
                <w:rFonts w:ascii="Calibri" w:hAnsi="Calibri"/>
                <w:b/>
                <w:bCs/>
                <w:sz w:val="16"/>
                <w:szCs w:val="16"/>
                <w:lang w:val="en-GB" w:eastAsia="en-US"/>
              </w:rPr>
            </w:pPr>
            <w:r>
              <w:rPr>
                <w:rFonts w:ascii="Calibri" w:hAnsi="Calibri"/>
                <w:b/>
                <w:bCs/>
                <w:sz w:val="16"/>
                <w:szCs w:val="16"/>
                <w:lang w:val="en-GB" w:eastAsia="en-US"/>
              </w:rPr>
              <w:t>Functional Area</w:t>
            </w:r>
          </w:p>
        </w:tc>
        <w:tc>
          <w:tcPr>
            <w:tcW w:w="2552" w:type="dxa"/>
            <w:shd w:val="clear" w:color="auto" w:fill="A6A6A6"/>
            <w:vAlign w:val="center"/>
            <w:hideMark/>
          </w:tcPr>
          <w:p w14:paraId="38DBD7F0" w14:textId="2A48C528" w:rsidR="005F54FB" w:rsidRPr="000B53CC" w:rsidRDefault="005F54FB" w:rsidP="00723AFB">
            <w:pPr>
              <w:rPr>
                <w:rFonts w:ascii="Calibri" w:hAnsi="Calibri"/>
                <w:b/>
                <w:bCs/>
                <w:sz w:val="16"/>
                <w:szCs w:val="16"/>
                <w:lang w:val="en-GB" w:eastAsia="en-US"/>
              </w:rPr>
            </w:pPr>
            <w:r>
              <w:rPr>
                <w:rFonts w:ascii="Calibri" w:hAnsi="Calibri"/>
                <w:b/>
                <w:bCs/>
                <w:sz w:val="16"/>
                <w:szCs w:val="16"/>
                <w:lang w:val="en-GB" w:eastAsia="en-US"/>
              </w:rPr>
              <w:t>Parameter</w:t>
            </w:r>
            <w:r w:rsidRPr="000B53CC">
              <w:rPr>
                <w:rFonts w:ascii="Calibri" w:hAnsi="Calibri"/>
                <w:b/>
                <w:bCs/>
                <w:sz w:val="16"/>
                <w:szCs w:val="16"/>
                <w:lang w:val="en-GB" w:eastAsia="en-US"/>
              </w:rPr>
              <w:t xml:space="preserve"> Name</w:t>
            </w:r>
          </w:p>
        </w:tc>
        <w:tc>
          <w:tcPr>
            <w:tcW w:w="2976" w:type="dxa"/>
            <w:shd w:val="clear" w:color="auto" w:fill="A6A6A6"/>
            <w:vAlign w:val="center"/>
          </w:tcPr>
          <w:p w14:paraId="64F7DB64" w14:textId="3B02E155" w:rsidR="005F54FB" w:rsidRPr="000B53CC" w:rsidRDefault="005F54FB" w:rsidP="00723AFB">
            <w:pPr>
              <w:rPr>
                <w:rFonts w:ascii="Calibri" w:hAnsi="Calibri"/>
                <w:b/>
                <w:bCs/>
                <w:sz w:val="16"/>
                <w:szCs w:val="16"/>
                <w:lang w:val="en-GB" w:eastAsia="en-US"/>
              </w:rPr>
            </w:pPr>
            <w:r>
              <w:rPr>
                <w:rFonts w:ascii="Calibri" w:hAnsi="Calibri"/>
                <w:b/>
                <w:bCs/>
                <w:sz w:val="16"/>
                <w:szCs w:val="16"/>
                <w:lang w:val="en-GB" w:eastAsia="en-US"/>
              </w:rPr>
              <w:t>Parameter</w:t>
            </w:r>
            <w:r w:rsidRPr="000B53CC">
              <w:rPr>
                <w:rFonts w:ascii="Calibri" w:hAnsi="Calibri"/>
                <w:b/>
                <w:bCs/>
                <w:sz w:val="16"/>
                <w:szCs w:val="16"/>
                <w:lang w:val="en-GB" w:eastAsia="en-US"/>
              </w:rPr>
              <w:t xml:space="preserve"> Description</w:t>
            </w:r>
          </w:p>
        </w:tc>
        <w:tc>
          <w:tcPr>
            <w:tcW w:w="2410" w:type="dxa"/>
            <w:shd w:val="clear" w:color="auto" w:fill="A6A6A6"/>
            <w:vAlign w:val="center"/>
            <w:hideMark/>
          </w:tcPr>
          <w:p w14:paraId="40E735A5" w14:textId="2D0EC0EE" w:rsidR="005F54FB" w:rsidRPr="000B53CC" w:rsidRDefault="005F54FB" w:rsidP="00723AFB">
            <w:pPr>
              <w:rPr>
                <w:rFonts w:ascii="Calibri" w:hAnsi="Calibri"/>
                <w:b/>
                <w:bCs/>
                <w:sz w:val="16"/>
                <w:szCs w:val="16"/>
                <w:lang w:val="en-GB" w:eastAsia="en-US"/>
              </w:rPr>
            </w:pPr>
            <w:r>
              <w:rPr>
                <w:rFonts w:ascii="Calibri" w:hAnsi="Calibri"/>
                <w:b/>
                <w:bCs/>
                <w:sz w:val="16"/>
                <w:szCs w:val="16"/>
                <w:lang w:val="en-GB" w:eastAsia="en-US"/>
              </w:rPr>
              <w:t>Accepted Values</w:t>
            </w:r>
          </w:p>
        </w:tc>
      </w:tr>
      <w:tr w:rsidR="005F54FB" w:rsidRPr="000B53CC" w14:paraId="26384DD2" w14:textId="77777777" w:rsidTr="009B7AC9">
        <w:trPr>
          <w:trHeight w:val="1731"/>
        </w:trPr>
        <w:tc>
          <w:tcPr>
            <w:tcW w:w="2268" w:type="dxa"/>
          </w:tcPr>
          <w:p w14:paraId="7356869A" w14:textId="77777777" w:rsidR="005F54FB" w:rsidRDefault="005F54FB" w:rsidP="00723AFB">
            <w:pPr>
              <w:rPr>
                <w:rFonts w:ascii="Calibri" w:hAnsi="Calibri"/>
                <w:lang w:val="en-GB" w:eastAsia="en-US"/>
              </w:rPr>
            </w:pPr>
          </w:p>
          <w:p w14:paraId="2A4074F6" w14:textId="77777777" w:rsidR="005F54FB" w:rsidRDefault="005F54FB" w:rsidP="00723AFB">
            <w:pPr>
              <w:rPr>
                <w:rFonts w:ascii="Calibri" w:hAnsi="Calibri"/>
                <w:lang w:val="en-GB" w:eastAsia="en-US"/>
              </w:rPr>
            </w:pPr>
          </w:p>
          <w:p w14:paraId="5E02C64C" w14:textId="12DA5E37" w:rsidR="005F54FB" w:rsidRPr="00EC4B34" w:rsidRDefault="006A0999" w:rsidP="00723AFB">
            <w:pPr>
              <w:rPr>
                <w:rFonts w:ascii="Calibri" w:hAnsi="Calibri"/>
                <w:lang w:val="en-GB" w:eastAsia="en-US"/>
              </w:rPr>
            </w:pPr>
            <w:r>
              <w:rPr>
                <w:rFonts w:ascii="Calibri" w:hAnsi="Calibri"/>
                <w:lang w:val="en-GB" w:eastAsia="en-US"/>
              </w:rPr>
              <w:t>VIRTUAL_</w:t>
            </w:r>
            <w:r w:rsidR="005F54FB">
              <w:rPr>
                <w:rFonts w:ascii="Calibri" w:hAnsi="Calibri"/>
                <w:lang w:val="en-GB" w:eastAsia="en-US"/>
              </w:rPr>
              <w:t>WH</w:t>
            </w:r>
          </w:p>
        </w:tc>
        <w:tc>
          <w:tcPr>
            <w:tcW w:w="2552" w:type="dxa"/>
            <w:shd w:val="clear" w:color="auto" w:fill="auto"/>
            <w:vAlign w:val="center"/>
          </w:tcPr>
          <w:p w14:paraId="75EBADBE" w14:textId="04A3D0F4" w:rsidR="005F54FB" w:rsidRDefault="006A0999" w:rsidP="00723AFB">
            <w:pPr>
              <w:rPr>
                <w:rFonts w:ascii="Calibri" w:hAnsi="Calibri"/>
                <w:lang w:val="en-GB" w:eastAsia="en-US"/>
              </w:rPr>
            </w:pPr>
            <w:r>
              <w:rPr>
                <w:rFonts w:ascii="Calibri" w:hAnsi="Calibri"/>
                <w:lang w:val="en-GB" w:eastAsia="en-US"/>
              </w:rPr>
              <w:t>WH</w:t>
            </w:r>
            <w:r w:rsidR="005F54FB" w:rsidRPr="00EC4B34">
              <w:rPr>
                <w:rFonts w:ascii="Calibri" w:hAnsi="Calibri"/>
                <w:lang w:val="en-GB" w:eastAsia="en-US"/>
              </w:rPr>
              <w:t>_DEFAULT_DAYS</w:t>
            </w:r>
          </w:p>
          <w:p w14:paraId="3B980D7F" w14:textId="3D9C4FC6" w:rsidR="00D33540" w:rsidRPr="00EC4B34" w:rsidRDefault="00D33540" w:rsidP="00723AFB">
            <w:pPr>
              <w:rPr>
                <w:rFonts w:ascii="Calibri" w:hAnsi="Calibri"/>
                <w:lang w:val="en-GB" w:eastAsia="en-US"/>
              </w:rPr>
            </w:pPr>
            <w:r>
              <w:rPr>
                <w:rFonts w:ascii="Calibri" w:hAnsi="Calibri"/>
                <w:lang w:val="en-GB" w:eastAsia="en-US"/>
              </w:rPr>
              <w:t>(</w:t>
            </w:r>
            <w:r w:rsidRPr="00EC4B34">
              <w:rPr>
                <w:rFonts w:ascii="Calibri" w:hAnsi="Calibri"/>
                <w:lang w:val="en-GB" w:eastAsia="en-US"/>
              </w:rPr>
              <w:t xml:space="preserve">This parameter will be set for each ASOS </w:t>
            </w:r>
            <w:r>
              <w:rPr>
                <w:rFonts w:ascii="Calibri" w:hAnsi="Calibri"/>
                <w:lang w:val="en-GB" w:eastAsia="en-US"/>
              </w:rPr>
              <w:t>virtual warehouse associated with wholesale channel</w:t>
            </w:r>
            <w:r w:rsidRPr="00EC4B34">
              <w:rPr>
                <w:rFonts w:ascii="Calibri" w:hAnsi="Calibri"/>
                <w:lang w:val="en-GB" w:eastAsia="en-US"/>
              </w:rPr>
              <w:t>.</w:t>
            </w:r>
            <w:r>
              <w:rPr>
                <w:rFonts w:ascii="Calibri" w:hAnsi="Calibri"/>
                <w:lang w:val="en-GB" w:eastAsia="en-US"/>
              </w:rPr>
              <w:t>)</w:t>
            </w:r>
          </w:p>
        </w:tc>
        <w:tc>
          <w:tcPr>
            <w:tcW w:w="2976" w:type="dxa"/>
            <w:vAlign w:val="center"/>
          </w:tcPr>
          <w:p w14:paraId="4C111F0E" w14:textId="1B93DEC2" w:rsidR="005F54FB" w:rsidRPr="00EC4B34" w:rsidRDefault="005F54FB" w:rsidP="00723AFB">
            <w:pPr>
              <w:rPr>
                <w:rFonts w:ascii="Calibri" w:hAnsi="Calibri"/>
                <w:lang w:val="en-GB" w:eastAsia="en-US"/>
              </w:rPr>
            </w:pPr>
            <w:r w:rsidRPr="00EC4B34">
              <w:rPr>
                <w:rFonts w:ascii="Calibri" w:hAnsi="Calibri"/>
                <w:lang w:val="en-GB" w:eastAsia="en-US"/>
              </w:rPr>
              <w:t>The default no. of days for each ASOS warehouse where Sales order is processed before being d</w:t>
            </w:r>
            <w:r w:rsidR="00F36A7B">
              <w:rPr>
                <w:rFonts w:ascii="Calibri" w:hAnsi="Calibri"/>
                <w:lang w:val="en-GB" w:eastAsia="en-US"/>
              </w:rPr>
              <w:t>e</w:t>
            </w:r>
            <w:r w:rsidRPr="00EC4B34">
              <w:rPr>
                <w:rFonts w:ascii="Calibri" w:hAnsi="Calibri"/>
                <w:lang w:val="en-GB" w:eastAsia="en-US"/>
              </w:rPr>
              <w:t xml:space="preserve">spatched </w:t>
            </w:r>
            <w:r w:rsidR="00D33540">
              <w:rPr>
                <w:rFonts w:ascii="Calibri" w:hAnsi="Calibri"/>
                <w:lang w:val="en-GB" w:eastAsia="en-US"/>
              </w:rPr>
              <w:t>to</w:t>
            </w:r>
            <w:r w:rsidRPr="00EC4B34">
              <w:rPr>
                <w:rFonts w:ascii="Calibri" w:hAnsi="Calibri"/>
                <w:lang w:val="en-GB" w:eastAsia="en-US"/>
              </w:rPr>
              <w:t xml:space="preserve"> partner</w:t>
            </w:r>
            <w:r w:rsidR="00D33540">
              <w:rPr>
                <w:rFonts w:ascii="Calibri" w:hAnsi="Calibri"/>
                <w:lang w:val="en-GB" w:eastAsia="en-US"/>
              </w:rPr>
              <w:t>s</w:t>
            </w:r>
            <w:r w:rsidRPr="00EC4B34">
              <w:rPr>
                <w:rFonts w:ascii="Calibri" w:hAnsi="Calibri"/>
                <w:lang w:val="en-GB" w:eastAsia="en-US"/>
              </w:rPr>
              <w:t>.</w:t>
            </w:r>
          </w:p>
        </w:tc>
        <w:tc>
          <w:tcPr>
            <w:tcW w:w="2410" w:type="dxa"/>
            <w:shd w:val="clear" w:color="auto" w:fill="auto"/>
            <w:vAlign w:val="center"/>
          </w:tcPr>
          <w:p w14:paraId="2665B0B1" w14:textId="70D5F40F" w:rsidR="005F54FB" w:rsidRPr="00EC4B34" w:rsidRDefault="005F54FB" w:rsidP="00723AFB">
            <w:pPr>
              <w:rPr>
                <w:rFonts w:ascii="Calibri" w:hAnsi="Calibri"/>
                <w:lang w:val="en-GB" w:eastAsia="en-US"/>
              </w:rPr>
            </w:pPr>
            <w:r>
              <w:rPr>
                <w:rFonts w:ascii="Calibri" w:hAnsi="Calibri"/>
                <w:lang w:val="en-GB" w:eastAsia="en-US"/>
              </w:rPr>
              <w:t xml:space="preserve">21 days </w:t>
            </w:r>
          </w:p>
        </w:tc>
      </w:tr>
      <w:tr w:rsidR="005F54FB" w:rsidRPr="000B53CC" w14:paraId="47465EDF" w14:textId="77777777" w:rsidTr="009B7AC9">
        <w:trPr>
          <w:trHeight w:val="1731"/>
        </w:trPr>
        <w:tc>
          <w:tcPr>
            <w:tcW w:w="2268" w:type="dxa"/>
          </w:tcPr>
          <w:p w14:paraId="329B0D2A" w14:textId="77777777" w:rsidR="005F54FB" w:rsidRDefault="005F54FB" w:rsidP="00723AFB">
            <w:pPr>
              <w:rPr>
                <w:rFonts w:ascii="Calibri" w:hAnsi="Calibri"/>
                <w:lang w:val="en-GB" w:eastAsia="en-US"/>
              </w:rPr>
            </w:pPr>
          </w:p>
          <w:p w14:paraId="564C4E73" w14:textId="77777777" w:rsidR="005F54FB" w:rsidRDefault="005F54FB" w:rsidP="00723AFB">
            <w:pPr>
              <w:rPr>
                <w:rFonts w:ascii="Calibri" w:hAnsi="Calibri"/>
                <w:lang w:val="en-GB" w:eastAsia="en-US"/>
              </w:rPr>
            </w:pPr>
          </w:p>
          <w:p w14:paraId="4DCDC5DD" w14:textId="77777777" w:rsidR="005F54FB" w:rsidRDefault="005F54FB" w:rsidP="00723AFB">
            <w:pPr>
              <w:rPr>
                <w:rFonts w:ascii="Calibri" w:hAnsi="Calibri"/>
                <w:lang w:val="en-GB" w:eastAsia="en-US"/>
              </w:rPr>
            </w:pPr>
          </w:p>
          <w:p w14:paraId="22025034" w14:textId="48A3ED67" w:rsidR="005F54FB" w:rsidRPr="00EC4B34" w:rsidRDefault="005F54FB" w:rsidP="00723AFB">
            <w:pPr>
              <w:rPr>
                <w:rFonts w:ascii="Calibri" w:hAnsi="Calibri"/>
                <w:lang w:val="en-GB" w:eastAsia="en-US"/>
              </w:rPr>
            </w:pPr>
            <w:r>
              <w:rPr>
                <w:rFonts w:ascii="Calibri" w:hAnsi="Calibri"/>
                <w:lang w:val="en-GB" w:eastAsia="en-US"/>
              </w:rPr>
              <w:t>WP_</w:t>
            </w:r>
            <w:r w:rsidR="00D33540">
              <w:rPr>
                <w:rFonts w:ascii="Calibri" w:hAnsi="Calibri"/>
                <w:lang w:val="en-GB" w:eastAsia="en-US"/>
              </w:rPr>
              <w:t>PURGE_CONFIG</w:t>
            </w:r>
          </w:p>
        </w:tc>
        <w:tc>
          <w:tcPr>
            <w:tcW w:w="2552" w:type="dxa"/>
            <w:shd w:val="clear" w:color="auto" w:fill="auto"/>
            <w:vAlign w:val="center"/>
          </w:tcPr>
          <w:p w14:paraId="13A0D6FA" w14:textId="1788326A" w:rsidR="005F54FB" w:rsidRPr="00EC4B34" w:rsidRDefault="00D33540" w:rsidP="00723AFB">
            <w:pPr>
              <w:rPr>
                <w:rFonts w:ascii="Calibri" w:hAnsi="Calibri"/>
                <w:lang w:val="en-GB" w:eastAsia="en-US"/>
              </w:rPr>
            </w:pPr>
            <w:r>
              <w:rPr>
                <w:rFonts w:ascii="Calibri" w:hAnsi="Calibri"/>
                <w:lang w:val="en-GB" w:eastAsia="en-US"/>
              </w:rPr>
              <w:t>SALES_ORD_PRG_DAYS</w:t>
            </w:r>
          </w:p>
        </w:tc>
        <w:tc>
          <w:tcPr>
            <w:tcW w:w="2976" w:type="dxa"/>
            <w:vAlign w:val="center"/>
          </w:tcPr>
          <w:p w14:paraId="1C63EBE5" w14:textId="1D70358E" w:rsidR="005F54FB" w:rsidRPr="00EC4B34" w:rsidRDefault="005F54FB" w:rsidP="00723AFB">
            <w:pPr>
              <w:rPr>
                <w:rFonts w:ascii="Calibri" w:hAnsi="Calibri"/>
                <w:highlight w:val="red"/>
                <w:lang w:val="en-GB" w:eastAsia="en-US"/>
              </w:rPr>
            </w:pPr>
            <w:r w:rsidRPr="006A1585">
              <w:rPr>
                <w:rFonts w:ascii="Calibri" w:hAnsi="Calibri"/>
                <w:lang w:val="en-GB" w:eastAsia="en-US"/>
              </w:rPr>
              <w:t xml:space="preserve">No. of days before Sales Orders are purged from wholesale </w:t>
            </w:r>
            <w:r w:rsidR="00E56F04" w:rsidRPr="006A1585">
              <w:rPr>
                <w:rFonts w:ascii="Calibri" w:hAnsi="Calibri"/>
                <w:lang w:val="en-GB" w:eastAsia="en-US"/>
              </w:rPr>
              <w:t>Portal.</w:t>
            </w:r>
            <w:r w:rsidRPr="006A1585">
              <w:rPr>
                <w:rFonts w:ascii="Calibri" w:hAnsi="Calibri"/>
                <w:lang w:val="en-GB" w:eastAsia="en-US"/>
              </w:rPr>
              <w:t xml:space="preserve"> </w:t>
            </w:r>
          </w:p>
        </w:tc>
        <w:tc>
          <w:tcPr>
            <w:tcW w:w="2410" w:type="dxa"/>
            <w:shd w:val="clear" w:color="auto" w:fill="auto"/>
            <w:vAlign w:val="center"/>
          </w:tcPr>
          <w:p w14:paraId="0E03EA76" w14:textId="6B0436C1" w:rsidR="005F54FB" w:rsidRPr="00EC4B34" w:rsidRDefault="00D33540" w:rsidP="00723AFB">
            <w:pPr>
              <w:rPr>
                <w:rFonts w:ascii="Calibri" w:hAnsi="Calibri"/>
                <w:lang w:val="en-GB" w:eastAsia="en-US"/>
              </w:rPr>
            </w:pPr>
            <w:r>
              <w:rPr>
                <w:rFonts w:ascii="Calibri" w:hAnsi="Calibri"/>
                <w:lang w:val="en-GB" w:eastAsia="en-US"/>
              </w:rPr>
              <w:t xml:space="preserve">730 days </w:t>
            </w:r>
            <w:r w:rsidR="00E56F04">
              <w:rPr>
                <w:rFonts w:ascii="Calibri" w:hAnsi="Calibri"/>
                <w:lang w:val="en-GB" w:eastAsia="en-US"/>
              </w:rPr>
              <w:t>(2</w:t>
            </w:r>
            <w:r>
              <w:rPr>
                <w:rFonts w:ascii="Calibri" w:hAnsi="Calibri"/>
                <w:lang w:val="en-GB" w:eastAsia="en-US"/>
              </w:rPr>
              <w:t xml:space="preserve"> years)</w:t>
            </w:r>
          </w:p>
        </w:tc>
      </w:tr>
      <w:tr w:rsidR="005F54FB" w:rsidRPr="000B53CC" w14:paraId="3642E986" w14:textId="77777777" w:rsidTr="009B7AC9">
        <w:trPr>
          <w:trHeight w:val="1731"/>
        </w:trPr>
        <w:tc>
          <w:tcPr>
            <w:tcW w:w="2268" w:type="dxa"/>
          </w:tcPr>
          <w:p w14:paraId="579D4849" w14:textId="77777777" w:rsidR="005F54FB" w:rsidRDefault="005F54FB" w:rsidP="00723AFB">
            <w:pPr>
              <w:rPr>
                <w:rFonts w:ascii="Calibri" w:hAnsi="Calibri"/>
                <w:lang w:val="en-GB" w:eastAsia="en-US"/>
              </w:rPr>
            </w:pPr>
          </w:p>
          <w:p w14:paraId="6E967D88" w14:textId="77777777" w:rsidR="005F54FB" w:rsidRDefault="005F54FB" w:rsidP="00723AFB">
            <w:pPr>
              <w:rPr>
                <w:rFonts w:ascii="Calibri" w:hAnsi="Calibri"/>
                <w:lang w:val="en-GB" w:eastAsia="en-US"/>
              </w:rPr>
            </w:pPr>
          </w:p>
          <w:p w14:paraId="2BD6E929" w14:textId="77777777" w:rsidR="005F54FB" w:rsidRDefault="005F54FB" w:rsidP="00723AFB">
            <w:pPr>
              <w:rPr>
                <w:rFonts w:ascii="Calibri" w:hAnsi="Calibri"/>
                <w:lang w:val="en-GB" w:eastAsia="en-US"/>
              </w:rPr>
            </w:pPr>
          </w:p>
          <w:p w14:paraId="15B9D6F8" w14:textId="19DEBBC7" w:rsidR="005F54FB" w:rsidRDefault="005F54FB" w:rsidP="00723AFB">
            <w:pPr>
              <w:rPr>
                <w:rFonts w:ascii="Calibri" w:hAnsi="Calibri"/>
                <w:lang w:val="en-GB" w:eastAsia="en-US"/>
              </w:rPr>
            </w:pPr>
            <w:r>
              <w:rPr>
                <w:rFonts w:ascii="Calibri" w:hAnsi="Calibri"/>
                <w:lang w:val="en-GB" w:eastAsia="en-US"/>
              </w:rPr>
              <w:t>INBOUND_SALES_ORDER</w:t>
            </w:r>
          </w:p>
        </w:tc>
        <w:tc>
          <w:tcPr>
            <w:tcW w:w="2552" w:type="dxa"/>
            <w:shd w:val="clear" w:color="auto" w:fill="auto"/>
            <w:vAlign w:val="center"/>
          </w:tcPr>
          <w:p w14:paraId="7C992654" w14:textId="676EC3C5" w:rsidR="005F54FB" w:rsidRPr="00EC4B34" w:rsidRDefault="005F54FB" w:rsidP="00723AFB">
            <w:pPr>
              <w:rPr>
                <w:rFonts w:ascii="Calibri" w:hAnsi="Calibri"/>
                <w:lang w:val="en-GB" w:eastAsia="en-US"/>
              </w:rPr>
            </w:pPr>
            <w:r>
              <w:rPr>
                <w:rFonts w:ascii="Calibri" w:hAnsi="Calibri"/>
                <w:lang w:val="en-GB" w:eastAsia="en-US"/>
              </w:rPr>
              <w:t>INBOUND_P</w:t>
            </w:r>
            <w:r w:rsidR="00D33540">
              <w:rPr>
                <w:rFonts w:ascii="Calibri" w:hAnsi="Calibri"/>
                <w:lang w:val="en-GB" w:eastAsia="en-US"/>
              </w:rPr>
              <w:t>RG</w:t>
            </w:r>
            <w:r>
              <w:rPr>
                <w:rFonts w:ascii="Calibri" w:hAnsi="Calibri"/>
                <w:lang w:val="en-GB" w:eastAsia="en-US"/>
              </w:rPr>
              <w:t>_DAYS</w:t>
            </w:r>
          </w:p>
        </w:tc>
        <w:tc>
          <w:tcPr>
            <w:tcW w:w="2976" w:type="dxa"/>
            <w:vAlign w:val="center"/>
          </w:tcPr>
          <w:p w14:paraId="1A605F07" w14:textId="2BF3ACBF" w:rsidR="005F54FB" w:rsidRPr="00EC4B34" w:rsidRDefault="005F54FB" w:rsidP="00723AFB">
            <w:pPr>
              <w:rPr>
                <w:rFonts w:ascii="Calibri" w:hAnsi="Calibri"/>
                <w:highlight w:val="red"/>
                <w:lang w:val="en-GB" w:eastAsia="en-US"/>
              </w:rPr>
            </w:pPr>
            <w:r w:rsidRPr="006A1585">
              <w:rPr>
                <w:rFonts w:ascii="Calibri" w:hAnsi="Calibri"/>
                <w:lang w:val="en-GB" w:eastAsia="en-US"/>
              </w:rPr>
              <w:t>This value will determine after how many days data will be purged from any tables maintained for inbound interface like error tables etc.</w:t>
            </w:r>
          </w:p>
        </w:tc>
        <w:tc>
          <w:tcPr>
            <w:tcW w:w="2410" w:type="dxa"/>
            <w:shd w:val="clear" w:color="auto" w:fill="auto"/>
            <w:vAlign w:val="center"/>
          </w:tcPr>
          <w:p w14:paraId="7E2A426A" w14:textId="5E8FAD9A" w:rsidR="005F54FB" w:rsidRPr="00EC4B34" w:rsidRDefault="00D33540" w:rsidP="00723AFB">
            <w:pPr>
              <w:rPr>
                <w:rFonts w:ascii="Calibri" w:hAnsi="Calibri"/>
                <w:lang w:val="en-GB" w:eastAsia="en-US"/>
              </w:rPr>
            </w:pPr>
            <w:r>
              <w:rPr>
                <w:rFonts w:ascii="Calibri" w:hAnsi="Calibri"/>
                <w:lang w:val="en-GB" w:eastAsia="en-US"/>
              </w:rPr>
              <w:t>TBD</w:t>
            </w:r>
          </w:p>
        </w:tc>
      </w:tr>
      <w:tr w:rsidR="001F040D" w:rsidRPr="000B53CC" w14:paraId="0649C2BF" w14:textId="77777777" w:rsidTr="009B7AC9">
        <w:trPr>
          <w:trHeight w:val="1731"/>
        </w:trPr>
        <w:tc>
          <w:tcPr>
            <w:tcW w:w="2268" w:type="dxa"/>
          </w:tcPr>
          <w:p w14:paraId="4A9E458E" w14:textId="77777777" w:rsidR="001F040D" w:rsidRDefault="001F040D" w:rsidP="001F040D">
            <w:pPr>
              <w:rPr>
                <w:rFonts w:ascii="Calibri" w:hAnsi="Calibri"/>
                <w:lang w:val="en-GB" w:eastAsia="en-US"/>
              </w:rPr>
            </w:pPr>
          </w:p>
          <w:p w14:paraId="34DF3ECA" w14:textId="77777777" w:rsidR="001F040D" w:rsidRDefault="001F040D" w:rsidP="001F040D">
            <w:pPr>
              <w:rPr>
                <w:rFonts w:ascii="Calibri" w:hAnsi="Calibri"/>
                <w:lang w:val="en-GB" w:eastAsia="en-US"/>
              </w:rPr>
            </w:pPr>
          </w:p>
          <w:p w14:paraId="73789BEE" w14:textId="77777777" w:rsidR="001F040D" w:rsidRDefault="001F040D" w:rsidP="001F040D">
            <w:pPr>
              <w:rPr>
                <w:rFonts w:ascii="Calibri" w:hAnsi="Calibri"/>
                <w:lang w:val="en-GB" w:eastAsia="en-US"/>
              </w:rPr>
            </w:pPr>
          </w:p>
          <w:p w14:paraId="180F74D2" w14:textId="6EF0E8EC" w:rsidR="001F040D" w:rsidRDefault="001F040D" w:rsidP="001F040D">
            <w:pPr>
              <w:rPr>
                <w:rFonts w:ascii="Calibri" w:hAnsi="Calibri"/>
                <w:lang w:val="en-GB" w:eastAsia="en-US"/>
              </w:rPr>
            </w:pPr>
            <w:r>
              <w:rPr>
                <w:rFonts w:ascii="Calibri" w:hAnsi="Calibri"/>
                <w:lang w:val="en-GB" w:eastAsia="en-US"/>
              </w:rPr>
              <w:t>WHOLESALE_CHANNEL</w:t>
            </w:r>
          </w:p>
        </w:tc>
        <w:tc>
          <w:tcPr>
            <w:tcW w:w="2552" w:type="dxa"/>
            <w:shd w:val="clear" w:color="auto" w:fill="auto"/>
            <w:vAlign w:val="center"/>
          </w:tcPr>
          <w:p w14:paraId="240152D7" w14:textId="504A9101" w:rsidR="001F040D" w:rsidRDefault="001F040D" w:rsidP="001F040D">
            <w:pPr>
              <w:rPr>
                <w:rFonts w:ascii="Calibri" w:hAnsi="Calibri"/>
                <w:lang w:val="en-GB" w:eastAsia="en-US"/>
              </w:rPr>
            </w:pPr>
            <w:r>
              <w:rPr>
                <w:rFonts w:ascii="Calibri" w:hAnsi="Calibri"/>
                <w:lang w:val="en-GB" w:eastAsia="en-US"/>
              </w:rPr>
              <w:t>WS_CHANNEL_ID</w:t>
            </w:r>
          </w:p>
        </w:tc>
        <w:tc>
          <w:tcPr>
            <w:tcW w:w="2976" w:type="dxa"/>
            <w:vAlign w:val="center"/>
          </w:tcPr>
          <w:p w14:paraId="61D3BE92" w14:textId="720CF318" w:rsidR="001F040D" w:rsidRPr="006A1585" w:rsidRDefault="001F040D" w:rsidP="001F040D">
            <w:pPr>
              <w:rPr>
                <w:rFonts w:ascii="Calibri" w:hAnsi="Calibri"/>
                <w:lang w:val="en-GB" w:eastAsia="en-US"/>
              </w:rPr>
            </w:pPr>
            <w:r>
              <w:rPr>
                <w:rFonts w:ascii="Calibri" w:hAnsi="Calibri"/>
                <w:lang w:val="en-GB" w:eastAsia="en-US"/>
              </w:rPr>
              <w:t>This will be the same id no. of wholesale channel as set in RMS.</w:t>
            </w:r>
          </w:p>
        </w:tc>
        <w:tc>
          <w:tcPr>
            <w:tcW w:w="2410" w:type="dxa"/>
            <w:shd w:val="clear" w:color="auto" w:fill="auto"/>
            <w:vAlign w:val="center"/>
          </w:tcPr>
          <w:p w14:paraId="1342D749" w14:textId="32948321" w:rsidR="001F040D" w:rsidRDefault="001F040D" w:rsidP="001F040D">
            <w:pPr>
              <w:rPr>
                <w:rFonts w:ascii="Calibri" w:hAnsi="Calibri"/>
                <w:lang w:val="en-GB" w:eastAsia="en-US"/>
              </w:rPr>
            </w:pPr>
            <w:r>
              <w:rPr>
                <w:rFonts w:ascii="Calibri" w:hAnsi="Calibri"/>
                <w:lang w:val="en-GB" w:eastAsia="en-US"/>
              </w:rPr>
              <w:t>TBD</w:t>
            </w:r>
          </w:p>
        </w:tc>
      </w:tr>
      <w:tr w:rsidR="00A500CF" w:rsidRPr="000B53CC" w14:paraId="40942005" w14:textId="77777777" w:rsidTr="009B7AC9">
        <w:trPr>
          <w:trHeight w:val="1731"/>
        </w:trPr>
        <w:tc>
          <w:tcPr>
            <w:tcW w:w="2268" w:type="dxa"/>
          </w:tcPr>
          <w:p w14:paraId="4715998D" w14:textId="77777777" w:rsidR="00A500CF" w:rsidRDefault="00A500CF" w:rsidP="00A500CF">
            <w:pPr>
              <w:rPr>
                <w:rFonts w:ascii="Calibri" w:hAnsi="Calibri"/>
                <w:lang w:val="en-GB" w:eastAsia="en-US"/>
              </w:rPr>
            </w:pPr>
          </w:p>
          <w:p w14:paraId="22B0983B" w14:textId="77777777" w:rsidR="00A500CF" w:rsidRDefault="00A500CF" w:rsidP="00A500CF">
            <w:pPr>
              <w:rPr>
                <w:rFonts w:ascii="Calibri" w:hAnsi="Calibri"/>
                <w:lang w:val="en-GB" w:eastAsia="en-US"/>
              </w:rPr>
            </w:pPr>
          </w:p>
          <w:p w14:paraId="6BCCD963" w14:textId="77777777" w:rsidR="00A500CF" w:rsidRDefault="00A500CF" w:rsidP="00A500CF">
            <w:pPr>
              <w:rPr>
                <w:rFonts w:ascii="Calibri" w:hAnsi="Calibri"/>
                <w:lang w:val="en-GB" w:eastAsia="en-US"/>
              </w:rPr>
            </w:pPr>
          </w:p>
          <w:p w14:paraId="343A5812" w14:textId="715946B4" w:rsidR="00A500CF" w:rsidRDefault="00A500CF" w:rsidP="00A500CF">
            <w:pPr>
              <w:rPr>
                <w:rFonts w:ascii="Calibri" w:hAnsi="Calibri"/>
                <w:lang w:val="en-GB" w:eastAsia="en-US"/>
              </w:rPr>
            </w:pPr>
            <w:r>
              <w:rPr>
                <w:rFonts w:ascii="Calibri" w:hAnsi="Calibri"/>
                <w:lang w:val="en-GB" w:eastAsia="en-US"/>
              </w:rPr>
              <w:t>FREIGHT</w:t>
            </w:r>
          </w:p>
        </w:tc>
        <w:tc>
          <w:tcPr>
            <w:tcW w:w="2552" w:type="dxa"/>
            <w:shd w:val="clear" w:color="auto" w:fill="auto"/>
            <w:vAlign w:val="center"/>
          </w:tcPr>
          <w:p w14:paraId="3D517AF0" w14:textId="628AFF18" w:rsidR="00A500CF" w:rsidRDefault="00A500CF" w:rsidP="00A500CF">
            <w:pPr>
              <w:rPr>
                <w:rFonts w:ascii="Calibri" w:hAnsi="Calibri"/>
                <w:lang w:val="en-GB" w:eastAsia="en-US"/>
              </w:rPr>
            </w:pPr>
            <w:r>
              <w:rPr>
                <w:rFonts w:ascii="Calibri" w:hAnsi="Calibri"/>
                <w:lang w:val="en-GB" w:eastAsia="en-US"/>
              </w:rPr>
              <w:t>FREIGT_TYPE</w:t>
            </w:r>
          </w:p>
        </w:tc>
        <w:tc>
          <w:tcPr>
            <w:tcW w:w="2976" w:type="dxa"/>
            <w:vAlign w:val="center"/>
          </w:tcPr>
          <w:p w14:paraId="79E61F34" w14:textId="0332C8B7" w:rsidR="00A500CF" w:rsidRDefault="00A500CF" w:rsidP="00A500CF">
            <w:pPr>
              <w:rPr>
                <w:rFonts w:ascii="Calibri" w:hAnsi="Calibri"/>
                <w:lang w:val="en-GB" w:eastAsia="en-US"/>
              </w:rPr>
            </w:pPr>
            <w:r>
              <w:rPr>
                <w:rFonts w:ascii="Calibri" w:hAnsi="Calibri"/>
                <w:lang w:val="en-GB" w:eastAsia="en-US"/>
              </w:rPr>
              <w:t>This will track the freight used on the Sales Order</w:t>
            </w:r>
          </w:p>
        </w:tc>
        <w:tc>
          <w:tcPr>
            <w:tcW w:w="2410" w:type="dxa"/>
            <w:shd w:val="clear" w:color="auto" w:fill="auto"/>
            <w:vAlign w:val="center"/>
          </w:tcPr>
          <w:p w14:paraId="75599BBE" w14:textId="5A08FB80" w:rsidR="00A500CF" w:rsidRPr="00FD07F6" w:rsidRDefault="00A500CF" w:rsidP="00A500CF">
            <w:pPr>
              <w:rPr>
                <w:rFonts w:ascii="Calibri" w:hAnsi="Calibri"/>
                <w:lang w:val="en-GB" w:eastAsia="en-US"/>
              </w:rPr>
            </w:pPr>
            <w:r w:rsidRPr="00FD07F6">
              <w:rPr>
                <w:rFonts w:ascii="Calibri" w:hAnsi="Calibri"/>
                <w:lang w:val="en-GB" w:eastAsia="en-US"/>
              </w:rPr>
              <w:t>Two values agreed with Wholesale Team are</w:t>
            </w:r>
            <w:r w:rsidR="00DD595E">
              <w:rPr>
                <w:rFonts w:ascii="Calibri" w:hAnsi="Calibri"/>
                <w:color w:val="000000"/>
                <w:lang w:val="en-GB" w:eastAsia="en-US"/>
              </w:rPr>
              <w:t xml:space="preserve"> –</w:t>
            </w:r>
            <w:r w:rsidRPr="00FD07F6">
              <w:rPr>
                <w:rFonts w:ascii="Calibri" w:hAnsi="Calibri"/>
                <w:lang w:val="en-GB" w:eastAsia="en-US"/>
              </w:rPr>
              <w:t xml:space="preserve"> </w:t>
            </w:r>
          </w:p>
          <w:p w14:paraId="5D9CC8B0" w14:textId="77777777" w:rsidR="00A500CF" w:rsidRDefault="00A500CF" w:rsidP="00A500CF">
            <w:pPr>
              <w:pStyle w:val="ListParagraph"/>
              <w:numPr>
                <w:ilvl w:val="0"/>
                <w:numId w:val="51"/>
              </w:numPr>
              <w:rPr>
                <w:rFonts w:ascii="Calibri" w:hAnsi="Calibri"/>
                <w:lang w:val="en-GB" w:eastAsia="en-US"/>
              </w:rPr>
            </w:pPr>
            <w:r w:rsidRPr="00FD07F6">
              <w:rPr>
                <w:rFonts w:ascii="Calibri" w:hAnsi="Calibri"/>
                <w:lang w:val="en-GB" w:eastAsia="en-US"/>
              </w:rPr>
              <w:t>Other</w:t>
            </w:r>
          </w:p>
          <w:p w14:paraId="0C47FBD0" w14:textId="46829603" w:rsidR="00A500CF" w:rsidRPr="00FD07F6" w:rsidRDefault="00A500CF" w:rsidP="00FD07F6">
            <w:pPr>
              <w:pStyle w:val="ListParagraph"/>
              <w:numPr>
                <w:ilvl w:val="0"/>
                <w:numId w:val="51"/>
              </w:numPr>
              <w:rPr>
                <w:rFonts w:ascii="Calibri" w:hAnsi="Calibri"/>
                <w:lang w:val="en-GB" w:eastAsia="en-US"/>
              </w:rPr>
            </w:pPr>
            <w:r>
              <w:rPr>
                <w:rFonts w:ascii="Calibri" w:hAnsi="Calibri"/>
                <w:lang w:val="en-GB" w:eastAsia="en-US"/>
              </w:rPr>
              <w:t>Standard</w:t>
            </w:r>
          </w:p>
        </w:tc>
      </w:tr>
    </w:tbl>
    <w:p w14:paraId="7CB4A063" w14:textId="0F5DD7D4" w:rsidR="0038691E" w:rsidRPr="007052A5" w:rsidRDefault="0038691E" w:rsidP="0038691E">
      <w:pPr>
        <w:pStyle w:val="Caption"/>
        <w:jc w:val="center"/>
        <w:rPr>
          <w:ins w:id="1783" w:author="Sergio Rodrigues" w:date="2022-05-27T17:16:00Z"/>
          <w:color w:val="auto"/>
          <w:lang w:val="en-GB"/>
        </w:rPr>
      </w:pPr>
      <w:bookmarkStart w:id="1784" w:name="_Toc225924475"/>
      <w:bookmarkStart w:id="1785" w:name="_Toc225932053"/>
      <w:bookmarkStart w:id="1786" w:name="_Toc378691467"/>
      <w:bookmarkStart w:id="1787" w:name="_Toc378938741"/>
      <w:bookmarkEnd w:id="233"/>
      <w:bookmarkEnd w:id="234"/>
      <w:bookmarkEnd w:id="235"/>
      <w:bookmarkEnd w:id="236"/>
      <w:bookmarkEnd w:id="237"/>
      <w:bookmarkEnd w:id="1780"/>
      <w:bookmarkEnd w:id="1781"/>
      <w:bookmarkEnd w:id="1782"/>
      <w:ins w:id="1788" w:author="Sergio Rodrigues" w:date="2022-05-27T17:16: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20</w:t>
      </w:r>
      <w:ins w:id="1789" w:author="Sergio Rodrigues" w:date="2022-05-27T17:16:00Z">
        <w:r w:rsidRPr="000F4E5F">
          <w:rPr>
            <w:color w:val="auto"/>
            <w:lang w:val="en-GB"/>
          </w:rPr>
          <w:fldChar w:fldCharType="end"/>
        </w:r>
        <w:r w:rsidRPr="000F4E5F">
          <w:rPr>
            <w:color w:val="auto"/>
            <w:lang w:val="en-GB"/>
          </w:rPr>
          <w:t xml:space="preserve"> - </w:t>
        </w:r>
      </w:ins>
      <w:ins w:id="1790" w:author="Sergio Rodrigues" w:date="2022-05-27T17:25:00Z">
        <w:r>
          <w:rPr>
            <w:color w:val="auto"/>
            <w:lang w:val="en-GB"/>
          </w:rPr>
          <w:t>System Parameters</w:t>
        </w:r>
      </w:ins>
      <w:r>
        <w:rPr>
          <w:color w:val="auto"/>
          <w:lang w:val="en-GB"/>
        </w:rPr>
        <w:t xml:space="preserve"> </w:t>
      </w:r>
      <w:ins w:id="1791" w:author="Sergio Rodrigues" w:date="2022-05-27T17:17:00Z">
        <w:r>
          <w:rPr>
            <w:color w:val="auto"/>
            <w:lang w:val="en-GB"/>
          </w:rPr>
          <w:t>Table</w:t>
        </w:r>
      </w:ins>
    </w:p>
    <w:p w14:paraId="33592479" w14:textId="77777777" w:rsidR="00A31733" w:rsidRPr="006A73A0" w:rsidRDefault="00A31733" w:rsidP="007837DE">
      <w:pPr>
        <w:pStyle w:val="BodyText"/>
        <w:ind w:left="0"/>
        <w:jc w:val="both"/>
        <w:rPr>
          <w:lang w:val="en-GB"/>
        </w:rPr>
      </w:pPr>
    </w:p>
    <w:p w14:paraId="35ADE664" w14:textId="77777777" w:rsidR="00E2563E" w:rsidRDefault="00E2563E">
      <w:pPr>
        <w:rPr>
          <w:b/>
          <w:caps/>
          <w:sz w:val="24"/>
          <w:lang w:val="en-GB"/>
        </w:rPr>
      </w:pPr>
      <w:r>
        <w:rPr>
          <w:lang w:val="en-GB"/>
        </w:rPr>
        <w:br w:type="page"/>
      </w:r>
    </w:p>
    <w:p w14:paraId="43C90EEA" w14:textId="07B9217A" w:rsidR="00CD2A20" w:rsidRPr="006A73A0" w:rsidRDefault="00CD2A20" w:rsidP="00CD2A20">
      <w:pPr>
        <w:pStyle w:val="Heading3"/>
        <w:jc w:val="both"/>
        <w:rPr>
          <w:lang w:val="en-GB"/>
        </w:rPr>
      </w:pPr>
      <w:bookmarkStart w:id="1792" w:name="_Toc104565090"/>
      <w:r w:rsidRPr="006A73A0">
        <w:rPr>
          <w:lang w:val="en-GB"/>
        </w:rPr>
        <w:lastRenderedPageBreak/>
        <w:t>B</w:t>
      </w:r>
      <w:r w:rsidR="00D55D10" w:rsidRPr="006A73A0">
        <w:rPr>
          <w:lang w:val="en-GB"/>
        </w:rPr>
        <w:t>atch Processes</w:t>
      </w:r>
      <w:bookmarkEnd w:id="1792"/>
    </w:p>
    <w:p w14:paraId="134DFB28" w14:textId="77777777" w:rsidR="00CD2A20" w:rsidRPr="006A73A0" w:rsidRDefault="00CD2A20" w:rsidP="00CD2A20">
      <w:pPr>
        <w:pStyle w:val="Heading8"/>
        <w:spacing w:before="240"/>
        <w:rPr>
          <w:lang w:val="en-GB"/>
        </w:rPr>
      </w:pPr>
      <w:r w:rsidRPr="006A73A0">
        <w:rPr>
          <w:lang w:val="en-GB"/>
        </w:rPr>
        <w:t>New/Custom Modules</w:t>
      </w:r>
    </w:p>
    <w:p w14:paraId="31A8E055" w14:textId="305833A7" w:rsidR="00CD2A20" w:rsidRPr="006A73A0" w:rsidRDefault="00CD2A20" w:rsidP="007837DE">
      <w:pPr>
        <w:pStyle w:val="BodyText"/>
        <w:ind w:left="0"/>
        <w:jc w:val="both"/>
        <w:rPr>
          <w:lang w:val="en-GB"/>
        </w:rPr>
      </w:pPr>
    </w:p>
    <w:tbl>
      <w:tblPr>
        <w:tblW w:w="0" w:type="auto"/>
        <w:tblInd w:w="144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320"/>
        <w:gridCol w:w="692"/>
        <w:gridCol w:w="5599"/>
      </w:tblGrid>
      <w:tr w:rsidR="00CD2A20" w:rsidRPr="000F4E5F" w14:paraId="41B561B3" w14:textId="77777777" w:rsidTr="007E7E7F">
        <w:tc>
          <w:tcPr>
            <w:tcW w:w="2320" w:type="dxa"/>
            <w:shd w:val="clear" w:color="auto" w:fill="E6E6E6"/>
          </w:tcPr>
          <w:p w14:paraId="36B2FC90" w14:textId="77777777" w:rsidR="00CD2A20" w:rsidRPr="006A73A0" w:rsidRDefault="00CD2A20" w:rsidP="007E7E7F">
            <w:pPr>
              <w:spacing w:before="60" w:after="60"/>
              <w:rPr>
                <w:rFonts w:cs="Arial"/>
                <w:b/>
                <w:sz w:val="16"/>
                <w:szCs w:val="16"/>
                <w:lang w:val="en-GB"/>
              </w:rPr>
            </w:pPr>
            <w:r w:rsidRPr="006A73A0">
              <w:rPr>
                <w:rFonts w:cs="Arial"/>
                <w:b/>
                <w:sz w:val="16"/>
                <w:szCs w:val="16"/>
                <w:lang w:val="en-GB"/>
              </w:rPr>
              <w:t>Name</w:t>
            </w:r>
          </w:p>
        </w:tc>
        <w:tc>
          <w:tcPr>
            <w:tcW w:w="692" w:type="dxa"/>
            <w:shd w:val="clear" w:color="auto" w:fill="E6E6E6"/>
          </w:tcPr>
          <w:p w14:paraId="0B8FF86F" w14:textId="77777777" w:rsidR="00CD2A20" w:rsidRPr="006A73A0" w:rsidRDefault="00CD2A20" w:rsidP="007E7E7F">
            <w:pPr>
              <w:spacing w:before="60" w:after="60"/>
              <w:rPr>
                <w:rFonts w:cs="Arial"/>
                <w:b/>
                <w:sz w:val="16"/>
                <w:szCs w:val="16"/>
                <w:lang w:val="en-GB"/>
              </w:rPr>
            </w:pPr>
            <w:r w:rsidRPr="006A73A0">
              <w:rPr>
                <w:rFonts w:cs="Arial"/>
                <w:b/>
                <w:sz w:val="16"/>
                <w:szCs w:val="16"/>
                <w:lang w:val="en-GB"/>
              </w:rPr>
              <w:t>New</w:t>
            </w:r>
          </w:p>
          <w:p w14:paraId="2D3A5ED1" w14:textId="77777777" w:rsidR="00CD2A20" w:rsidRPr="006A73A0" w:rsidRDefault="00CD2A20" w:rsidP="007E7E7F">
            <w:pPr>
              <w:spacing w:before="60" w:after="60"/>
              <w:rPr>
                <w:rFonts w:cs="Arial"/>
                <w:b/>
                <w:sz w:val="16"/>
                <w:szCs w:val="16"/>
                <w:lang w:val="en-GB"/>
              </w:rPr>
            </w:pPr>
            <w:r w:rsidRPr="006A73A0">
              <w:rPr>
                <w:rFonts w:cs="Arial"/>
                <w:b/>
                <w:sz w:val="16"/>
                <w:szCs w:val="16"/>
                <w:lang w:val="en-GB"/>
              </w:rPr>
              <w:t>Mod</w:t>
            </w:r>
          </w:p>
        </w:tc>
        <w:tc>
          <w:tcPr>
            <w:tcW w:w="5599" w:type="dxa"/>
            <w:shd w:val="clear" w:color="auto" w:fill="E6E6E6"/>
          </w:tcPr>
          <w:p w14:paraId="33543D03" w14:textId="77777777" w:rsidR="00CD2A20" w:rsidRPr="006A73A0" w:rsidRDefault="00CD2A20" w:rsidP="007E7E7F">
            <w:pPr>
              <w:spacing w:before="60" w:after="60"/>
              <w:rPr>
                <w:rFonts w:cs="Arial"/>
                <w:b/>
                <w:sz w:val="16"/>
                <w:szCs w:val="16"/>
                <w:lang w:val="en-GB"/>
              </w:rPr>
            </w:pPr>
            <w:r w:rsidRPr="006A73A0">
              <w:rPr>
                <w:rFonts w:cs="Arial"/>
                <w:b/>
                <w:sz w:val="16"/>
                <w:szCs w:val="16"/>
                <w:lang w:val="en-GB"/>
              </w:rPr>
              <w:t>Description</w:t>
            </w:r>
          </w:p>
        </w:tc>
      </w:tr>
      <w:tr w:rsidR="00105A1C" w:rsidRPr="000F4E5F" w14:paraId="2EA9DDE0" w14:textId="77777777" w:rsidTr="007E7E7F">
        <w:tc>
          <w:tcPr>
            <w:tcW w:w="2320" w:type="dxa"/>
          </w:tcPr>
          <w:p w14:paraId="31A69187" w14:textId="2B37743D" w:rsidR="00105A1C" w:rsidRPr="006A1585" w:rsidRDefault="001C1185" w:rsidP="007E7E7F">
            <w:pPr>
              <w:spacing w:before="60" w:after="60"/>
              <w:rPr>
                <w:rFonts w:asciiTheme="minorHAnsi" w:hAnsiTheme="minorHAnsi" w:cstheme="minorHAnsi"/>
                <w:lang w:val="en-GB"/>
              </w:rPr>
            </w:pPr>
            <w:r w:rsidRPr="006A1585">
              <w:rPr>
                <w:rFonts w:asciiTheme="minorHAnsi" w:hAnsiTheme="minorHAnsi" w:cstheme="minorHAnsi"/>
                <w:lang w:val="en-GB"/>
              </w:rPr>
              <w:t>wp</w:t>
            </w:r>
            <w:r w:rsidR="00DA5A4B" w:rsidRPr="006A1585">
              <w:rPr>
                <w:rFonts w:asciiTheme="minorHAnsi" w:hAnsiTheme="minorHAnsi" w:cstheme="minorHAnsi"/>
                <w:lang w:val="en-GB"/>
              </w:rPr>
              <w:t>_purge.ksh</w:t>
            </w:r>
          </w:p>
        </w:tc>
        <w:tc>
          <w:tcPr>
            <w:tcW w:w="692" w:type="dxa"/>
          </w:tcPr>
          <w:p w14:paraId="5E29B3CB" w14:textId="77777777" w:rsidR="00105A1C" w:rsidRPr="006A1585" w:rsidRDefault="00105A1C" w:rsidP="007E7E7F">
            <w:pPr>
              <w:spacing w:before="60" w:after="60"/>
              <w:rPr>
                <w:rFonts w:asciiTheme="minorHAnsi" w:hAnsiTheme="minorHAnsi" w:cstheme="minorHAnsi"/>
                <w:lang w:val="en-GB"/>
              </w:rPr>
            </w:pPr>
            <w:r w:rsidRPr="006A1585">
              <w:rPr>
                <w:rFonts w:asciiTheme="minorHAnsi" w:hAnsiTheme="minorHAnsi" w:cstheme="minorHAnsi"/>
                <w:lang w:val="en-GB"/>
              </w:rPr>
              <w:t>New</w:t>
            </w:r>
          </w:p>
        </w:tc>
        <w:tc>
          <w:tcPr>
            <w:tcW w:w="5599" w:type="dxa"/>
          </w:tcPr>
          <w:p w14:paraId="00E36517" w14:textId="5F139580" w:rsidR="00105A1C" w:rsidRPr="006A1585" w:rsidRDefault="006F5454" w:rsidP="00DC36C7">
            <w:pPr>
              <w:spacing w:before="60" w:after="60"/>
              <w:rPr>
                <w:rFonts w:asciiTheme="minorHAnsi" w:hAnsiTheme="minorHAnsi" w:cstheme="minorHAnsi"/>
                <w:lang w:val="en-GB"/>
              </w:rPr>
            </w:pPr>
            <w:r w:rsidRPr="006A1585">
              <w:rPr>
                <w:rFonts w:asciiTheme="minorHAnsi" w:hAnsiTheme="minorHAnsi" w:cstheme="minorHAnsi"/>
                <w:lang w:val="en-GB"/>
              </w:rPr>
              <w:t xml:space="preserve">This new batch will purge </w:t>
            </w:r>
            <w:r w:rsidR="001C1185" w:rsidRPr="006A1585">
              <w:rPr>
                <w:rFonts w:asciiTheme="minorHAnsi" w:hAnsiTheme="minorHAnsi" w:cstheme="minorHAnsi"/>
                <w:lang w:val="en-GB"/>
              </w:rPr>
              <w:t>Sales order records after 2 years</w:t>
            </w:r>
            <w:r w:rsidR="00E976D3" w:rsidRPr="006A1585">
              <w:rPr>
                <w:rFonts w:asciiTheme="minorHAnsi" w:hAnsiTheme="minorHAnsi" w:cstheme="minorHAnsi"/>
                <w:lang w:val="en-GB"/>
              </w:rPr>
              <w:t xml:space="preserve"> and any data maintained </w:t>
            </w:r>
          </w:p>
        </w:tc>
      </w:tr>
      <w:tr w:rsidR="00F17E5F" w:rsidRPr="000F4E5F" w14:paraId="1079CE16" w14:textId="77777777" w:rsidTr="007E7E7F">
        <w:tc>
          <w:tcPr>
            <w:tcW w:w="2320" w:type="dxa"/>
          </w:tcPr>
          <w:p w14:paraId="5F9B5BB0" w14:textId="2926C3C5" w:rsidR="00F17E5F" w:rsidRPr="006A1585" w:rsidRDefault="00F17E5F" w:rsidP="007E7E7F">
            <w:pPr>
              <w:spacing w:before="60" w:after="60"/>
              <w:rPr>
                <w:rFonts w:asciiTheme="minorHAnsi" w:hAnsiTheme="minorHAnsi" w:cstheme="minorHAnsi"/>
                <w:lang w:val="en-GB"/>
              </w:rPr>
            </w:pPr>
            <w:r w:rsidRPr="006A1585">
              <w:rPr>
                <w:rFonts w:asciiTheme="minorHAnsi" w:hAnsiTheme="minorHAnsi" w:cstheme="minorHAnsi"/>
                <w:lang w:val="en-GB"/>
              </w:rPr>
              <w:t>wp_refresh_results.ksh</w:t>
            </w:r>
          </w:p>
        </w:tc>
        <w:tc>
          <w:tcPr>
            <w:tcW w:w="692" w:type="dxa"/>
          </w:tcPr>
          <w:p w14:paraId="66195EBA" w14:textId="008FCB47" w:rsidR="00F17E5F" w:rsidRPr="006A1585" w:rsidRDefault="00F17E5F" w:rsidP="007E7E7F">
            <w:pPr>
              <w:spacing w:before="60" w:after="60"/>
              <w:rPr>
                <w:rFonts w:asciiTheme="minorHAnsi" w:hAnsiTheme="minorHAnsi" w:cstheme="minorHAnsi"/>
                <w:lang w:val="en-GB"/>
              </w:rPr>
            </w:pPr>
            <w:r w:rsidRPr="006A1585">
              <w:rPr>
                <w:rFonts w:asciiTheme="minorHAnsi" w:hAnsiTheme="minorHAnsi" w:cstheme="minorHAnsi"/>
                <w:lang w:val="en-GB"/>
              </w:rPr>
              <w:t>New</w:t>
            </w:r>
          </w:p>
        </w:tc>
        <w:tc>
          <w:tcPr>
            <w:tcW w:w="5599" w:type="dxa"/>
          </w:tcPr>
          <w:p w14:paraId="76540612" w14:textId="1ABA1424" w:rsidR="00F17E5F" w:rsidRPr="006A1585" w:rsidRDefault="00F17E5F" w:rsidP="00DC36C7">
            <w:pPr>
              <w:spacing w:before="60" w:after="60"/>
              <w:rPr>
                <w:rFonts w:asciiTheme="minorHAnsi" w:hAnsiTheme="minorHAnsi" w:cstheme="minorHAnsi"/>
                <w:lang w:val="en-GB"/>
              </w:rPr>
            </w:pPr>
            <w:r w:rsidRPr="006A1585">
              <w:rPr>
                <w:rFonts w:asciiTheme="minorHAnsi" w:hAnsiTheme="minorHAnsi" w:cstheme="minorHAnsi"/>
                <w:lang w:val="en-GB"/>
              </w:rPr>
              <w:t>This dashboard batch will refresh all the dashboards of the portal</w:t>
            </w:r>
            <w:r w:rsidR="003D6A9C" w:rsidRPr="006A1585">
              <w:rPr>
                <w:rFonts w:asciiTheme="minorHAnsi" w:hAnsiTheme="minorHAnsi" w:cstheme="minorHAnsi"/>
                <w:lang w:val="en-GB"/>
              </w:rPr>
              <w:t>.</w:t>
            </w:r>
          </w:p>
        </w:tc>
      </w:tr>
      <w:tr w:rsidR="003D6A9C" w:rsidRPr="000F4E5F" w14:paraId="1F54D9C4" w14:textId="77777777" w:rsidTr="007E7E7F">
        <w:tc>
          <w:tcPr>
            <w:tcW w:w="2320" w:type="dxa"/>
          </w:tcPr>
          <w:p w14:paraId="2022740E" w14:textId="3CC687C8" w:rsidR="003D6A9C" w:rsidRPr="003D6A9C" w:rsidRDefault="00E2563E" w:rsidP="007E7E7F">
            <w:pPr>
              <w:spacing w:before="60" w:after="60"/>
              <w:rPr>
                <w:rFonts w:asciiTheme="minorHAnsi" w:hAnsiTheme="minorHAnsi" w:cstheme="minorHAnsi"/>
                <w:lang w:val="en-GB"/>
              </w:rPr>
            </w:pPr>
            <w:r>
              <w:rPr>
                <w:rFonts w:asciiTheme="minorHAnsi" w:hAnsiTheme="minorHAnsi" w:cstheme="minorHAnsi"/>
                <w:lang w:val="en-GB"/>
              </w:rPr>
              <w:t>w</w:t>
            </w:r>
            <w:r w:rsidR="003D6A9C">
              <w:rPr>
                <w:rFonts w:asciiTheme="minorHAnsi" w:hAnsiTheme="minorHAnsi" w:cstheme="minorHAnsi"/>
                <w:lang w:val="en-GB"/>
              </w:rPr>
              <w:t>p_clear_stock.ksh</w:t>
            </w:r>
          </w:p>
        </w:tc>
        <w:tc>
          <w:tcPr>
            <w:tcW w:w="692" w:type="dxa"/>
          </w:tcPr>
          <w:p w14:paraId="64CB0ED5" w14:textId="692793EA" w:rsidR="003D6A9C" w:rsidRPr="003D6A9C" w:rsidRDefault="003D6A9C" w:rsidP="007E7E7F">
            <w:pPr>
              <w:spacing w:before="60" w:after="60"/>
              <w:rPr>
                <w:rFonts w:asciiTheme="minorHAnsi" w:hAnsiTheme="minorHAnsi" w:cstheme="minorHAnsi"/>
                <w:lang w:val="en-GB"/>
              </w:rPr>
            </w:pPr>
            <w:r>
              <w:rPr>
                <w:rFonts w:asciiTheme="minorHAnsi" w:hAnsiTheme="minorHAnsi" w:cstheme="minorHAnsi"/>
                <w:lang w:val="en-GB"/>
              </w:rPr>
              <w:t>New</w:t>
            </w:r>
          </w:p>
        </w:tc>
        <w:tc>
          <w:tcPr>
            <w:tcW w:w="5599" w:type="dxa"/>
          </w:tcPr>
          <w:p w14:paraId="5D04E1BC" w14:textId="42B1FF4D" w:rsidR="003D6A9C" w:rsidRPr="003D6A9C" w:rsidRDefault="003D6A9C" w:rsidP="00DC36C7">
            <w:pPr>
              <w:spacing w:before="60" w:after="60"/>
              <w:rPr>
                <w:rFonts w:asciiTheme="minorHAnsi" w:hAnsiTheme="minorHAnsi" w:cstheme="minorHAnsi"/>
                <w:lang w:val="en-GB"/>
              </w:rPr>
            </w:pPr>
            <w:r>
              <w:rPr>
                <w:rFonts w:asciiTheme="minorHAnsi" w:hAnsiTheme="minorHAnsi" w:cstheme="minorHAnsi"/>
                <w:lang w:val="en-GB"/>
              </w:rPr>
              <w:t>This batch will clear out the stock at end of each day on each of the partner locations, that will be maintained as virtual store in ORMS.</w:t>
            </w:r>
            <w:ins w:id="1793" w:author="Reetu Muneem" w:date="2022-01-11T15:31:00Z">
              <w:r w:rsidR="004A41D3">
                <w:rPr>
                  <w:rFonts w:asciiTheme="minorHAnsi" w:hAnsiTheme="minorHAnsi" w:cstheme="minorHAnsi"/>
                  <w:lang w:val="en-GB"/>
                </w:rPr>
                <w:t xml:space="preserve"> When the allocations for the partner locations will be despatched by warehouse, that despatch will automatically </w:t>
              </w:r>
            </w:ins>
            <w:ins w:id="1794" w:author="Reetu Muneem" w:date="2022-01-11T15:32:00Z">
              <w:r w:rsidR="004A41D3">
                <w:rPr>
                  <w:rFonts w:asciiTheme="minorHAnsi" w:hAnsiTheme="minorHAnsi" w:cstheme="minorHAnsi"/>
                  <w:lang w:val="en-GB"/>
                </w:rPr>
                <w:t>auto-receive the stock on these partner locations. Thus, this batch is needed to clear out the stock at end of the day.</w:t>
              </w:r>
            </w:ins>
          </w:p>
        </w:tc>
      </w:tr>
    </w:tbl>
    <w:p w14:paraId="07BE11D9" w14:textId="2FC6EF25" w:rsidR="0038691E" w:rsidRPr="007052A5" w:rsidRDefault="0038691E" w:rsidP="0038691E">
      <w:pPr>
        <w:pStyle w:val="Caption"/>
        <w:jc w:val="center"/>
        <w:rPr>
          <w:ins w:id="1795" w:author="Sergio Rodrigues" w:date="2022-05-27T17:16:00Z"/>
          <w:color w:val="auto"/>
          <w:lang w:val="en-GB"/>
        </w:rPr>
      </w:pPr>
      <w:ins w:id="1796" w:author="Sergio Rodrigues" w:date="2022-05-27T17:16: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21</w:t>
      </w:r>
      <w:ins w:id="1797" w:author="Sergio Rodrigues" w:date="2022-05-27T17:16:00Z">
        <w:r w:rsidRPr="000F4E5F">
          <w:rPr>
            <w:color w:val="auto"/>
            <w:lang w:val="en-GB"/>
          </w:rPr>
          <w:fldChar w:fldCharType="end"/>
        </w:r>
        <w:r w:rsidRPr="000F4E5F">
          <w:rPr>
            <w:color w:val="auto"/>
            <w:lang w:val="en-GB"/>
          </w:rPr>
          <w:t xml:space="preserve"> </w:t>
        </w:r>
      </w:ins>
      <w:ins w:id="1798" w:author="Sergio Rodrigues" w:date="2022-05-27T17:25:00Z">
        <w:r>
          <w:rPr>
            <w:color w:val="auto"/>
            <w:lang w:val="en-GB"/>
          </w:rPr>
          <w:t>–</w:t>
        </w:r>
      </w:ins>
      <w:ins w:id="1799" w:author="Sergio Rodrigues" w:date="2022-05-27T17:16:00Z">
        <w:r w:rsidRPr="000F4E5F">
          <w:rPr>
            <w:color w:val="auto"/>
            <w:lang w:val="en-GB"/>
          </w:rPr>
          <w:t xml:space="preserve"> </w:t>
        </w:r>
      </w:ins>
      <w:ins w:id="1800" w:author="Sergio Rodrigues" w:date="2022-05-27T17:25:00Z">
        <w:r>
          <w:rPr>
            <w:color w:val="auto"/>
            <w:lang w:val="en-GB"/>
          </w:rPr>
          <w:t>Batch Processes</w:t>
        </w:r>
      </w:ins>
      <w:r>
        <w:rPr>
          <w:color w:val="auto"/>
          <w:lang w:val="en-GB"/>
        </w:rPr>
        <w:t xml:space="preserve"> </w:t>
      </w:r>
      <w:ins w:id="1801" w:author="Sergio Rodrigues" w:date="2022-05-27T17:17:00Z">
        <w:r>
          <w:rPr>
            <w:color w:val="auto"/>
            <w:lang w:val="en-GB"/>
          </w:rPr>
          <w:t>Table</w:t>
        </w:r>
      </w:ins>
    </w:p>
    <w:p w14:paraId="45B1AEE5" w14:textId="77777777" w:rsidR="00CD2A20" w:rsidRPr="000F4E5F" w:rsidRDefault="00CD2A20" w:rsidP="007837DE">
      <w:pPr>
        <w:pStyle w:val="BodyText"/>
        <w:ind w:left="0"/>
        <w:jc w:val="both"/>
        <w:rPr>
          <w:lang w:val="en-GB"/>
        </w:rPr>
      </w:pPr>
    </w:p>
    <w:p w14:paraId="4C8F6856" w14:textId="77777777" w:rsidR="009A4F01" w:rsidRPr="000F4E5F" w:rsidRDefault="009A4F01" w:rsidP="000737F1">
      <w:pPr>
        <w:pStyle w:val="Heading1"/>
        <w:jc w:val="both"/>
        <w:rPr>
          <w:lang w:val="en-GB"/>
        </w:rPr>
      </w:pPr>
      <w:bookmarkStart w:id="1802" w:name="_Toc104565091"/>
      <w:r w:rsidRPr="000F4E5F">
        <w:rPr>
          <w:lang w:val="en-GB"/>
        </w:rPr>
        <w:lastRenderedPageBreak/>
        <w:t>Open and Closed Issues</w:t>
      </w:r>
      <w:bookmarkEnd w:id="1784"/>
      <w:bookmarkEnd w:id="1785"/>
      <w:bookmarkEnd w:id="1786"/>
      <w:bookmarkEnd w:id="1787"/>
      <w:bookmarkEnd w:id="1802"/>
    </w:p>
    <w:p w14:paraId="66459348" w14:textId="4B9C6D57" w:rsidR="0031007A" w:rsidRDefault="0031007A" w:rsidP="000737F1">
      <w:pPr>
        <w:pStyle w:val="BodyText"/>
        <w:jc w:val="both"/>
        <w:rPr>
          <w:lang w:val="en-GB"/>
        </w:rPr>
      </w:pPr>
      <w:r>
        <w:rPr>
          <w:lang w:val="en-GB"/>
        </w:rPr>
        <w:t xml:space="preserve">The open issues /decisions /assumptions taken for Wholesale Business Solution by </w:t>
      </w:r>
      <w:r w:rsidR="00524C44">
        <w:rPr>
          <w:lang w:val="en-GB"/>
        </w:rPr>
        <w:t>ASOS,</w:t>
      </w:r>
      <w:r>
        <w:rPr>
          <w:lang w:val="en-GB"/>
        </w:rPr>
        <w:t xml:space="preserve"> and all associated systems are captured in following issue log-</w:t>
      </w:r>
    </w:p>
    <w:p w14:paraId="1FAC329D" w14:textId="7C6D828A" w:rsidR="0031007A" w:rsidRDefault="00266F2A" w:rsidP="000737F1">
      <w:pPr>
        <w:pStyle w:val="BodyText"/>
        <w:jc w:val="both"/>
        <w:rPr>
          <w:lang w:val="en-GB"/>
        </w:rPr>
      </w:pPr>
      <w:hyperlink r:id="rId76" w:history="1">
        <w:r w:rsidR="0031007A" w:rsidRPr="0087783B">
          <w:rPr>
            <w:rStyle w:val="Hyperlink"/>
            <w:lang w:val="en-GB"/>
          </w:rPr>
          <w:t>https://asos1.sharepoint.com/:x:/r/sites/WholesaleStrategic/_layouts/15/doc2.aspx?sourcedoc=%7B111e79cb-0956-4bdc-8980-04ad92840396%7D&amp;action=edit&amp;activeCell=%27ACTIONS%26ISSUES%27%21E30&amp;wdinitialsession=f00eb78d-ec2b-4c39-8655-ff8e95a16463&amp;wdrldsc=10&amp;wdrldc=1&amp;wdrldr=AccessTokenExpiredWarning%2CRefreshingExpiredAccessT&amp;isSPOFile=1</w:t>
        </w:r>
      </w:hyperlink>
    </w:p>
    <w:p w14:paraId="34A28502" w14:textId="001779E7" w:rsidR="009A4F01" w:rsidRPr="006A73A0" w:rsidRDefault="0031007A" w:rsidP="000737F1">
      <w:pPr>
        <w:pStyle w:val="BodyText"/>
        <w:jc w:val="both"/>
        <w:rPr>
          <w:lang w:val="en-GB"/>
        </w:rPr>
      </w:pPr>
      <w:r>
        <w:rPr>
          <w:lang w:val="en-GB"/>
        </w:rPr>
        <w:t xml:space="preserve"> </w:t>
      </w:r>
    </w:p>
    <w:p w14:paraId="59D5686E" w14:textId="77777777" w:rsidR="009A4F01" w:rsidRPr="006A73A0" w:rsidRDefault="009A4F01" w:rsidP="000B2442">
      <w:pPr>
        <w:pStyle w:val="Note"/>
        <w:numPr>
          <w:ilvl w:val="0"/>
          <w:numId w:val="5"/>
        </w:numPr>
        <w:jc w:val="both"/>
        <w:rPr>
          <w:lang w:val="en-GB"/>
        </w:rPr>
      </w:pPr>
      <w:r w:rsidRPr="006A73A0">
        <w:rPr>
          <w:lang w:val="en-GB"/>
        </w:rPr>
        <w:t>Add open issues that you identify while writing or reviewing this document to the open issues section.  As you resolve issues, move them to the closed issues section and keep the issue ID the same.  Include an explanation of the resolution.</w:t>
      </w:r>
      <w:r w:rsidRPr="006A73A0">
        <w:rPr>
          <w:lang w:val="en-GB"/>
        </w:rPr>
        <w:br/>
      </w:r>
      <w:r w:rsidRPr="006A73A0">
        <w:rPr>
          <w:lang w:val="en-GB"/>
        </w:rP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14:paraId="6B142178" w14:textId="60211DED" w:rsidR="009A4F01" w:rsidRPr="006A73A0" w:rsidRDefault="009A4F01" w:rsidP="000737F1">
      <w:pPr>
        <w:pStyle w:val="Heading2"/>
        <w:jc w:val="both"/>
        <w:rPr>
          <w:lang w:val="en-GB"/>
        </w:rPr>
      </w:pPr>
      <w:bookmarkStart w:id="1803" w:name="_Toc448628261"/>
      <w:bookmarkStart w:id="1804" w:name="_Toc448971536"/>
      <w:bookmarkStart w:id="1805" w:name="_Toc138499414"/>
      <w:bookmarkStart w:id="1806" w:name="_Toc225924476"/>
      <w:bookmarkStart w:id="1807" w:name="_Toc225932054"/>
      <w:bookmarkStart w:id="1808" w:name="_Toc378691468"/>
      <w:bookmarkStart w:id="1809" w:name="_Toc378938742"/>
      <w:bookmarkStart w:id="1810" w:name="_Toc104565092"/>
      <w:r w:rsidRPr="006A73A0">
        <w:rPr>
          <w:lang w:val="en-GB"/>
        </w:rPr>
        <w:t>Open</w:t>
      </w:r>
      <w:r w:rsidR="002C1343" w:rsidRPr="006A73A0">
        <w:rPr>
          <w:lang w:val="en-GB"/>
        </w:rPr>
        <w:t>/Closed</w:t>
      </w:r>
      <w:r w:rsidRPr="006A73A0">
        <w:rPr>
          <w:lang w:val="en-GB"/>
        </w:rPr>
        <w:t xml:space="preserve"> Issues</w:t>
      </w:r>
      <w:bookmarkEnd w:id="1803"/>
      <w:bookmarkEnd w:id="1804"/>
      <w:bookmarkEnd w:id="1805"/>
      <w:bookmarkEnd w:id="1806"/>
      <w:bookmarkEnd w:id="1807"/>
      <w:bookmarkEnd w:id="1808"/>
      <w:bookmarkEnd w:id="1809"/>
      <w:bookmarkEnd w:id="1810"/>
    </w:p>
    <w:p w14:paraId="7E54ECCE" w14:textId="52024CA2" w:rsidR="009E7FE0" w:rsidRPr="006A73A0" w:rsidRDefault="0031007A" w:rsidP="009E7FE0">
      <w:pPr>
        <w:pStyle w:val="BodyText"/>
        <w:rPr>
          <w:lang w:val="en-GB"/>
        </w:rPr>
      </w:pPr>
      <w:r>
        <w:rPr>
          <w:lang w:val="en-GB"/>
        </w:rPr>
        <w:t>Issues impacting the Wholesale Portal and its design assumptions are also captured in below section of this document.</w:t>
      </w:r>
    </w:p>
    <w:tbl>
      <w:tblPr>
        <w:tblW w:w="988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firstRow="0" w:lastRow="0" w:firstColumn="0" w:lastColumn="0" w:noHBand="0" w:noVBand="0"/>
      </w:tblPr>
      <w:tblGrid>
        <w:gridCol w:w="552"/>
        <w:gridCol w:w="2977"/>
        <w:gridCol w:w="2835"/>
        <w:gridCol w:w="1559"/>
        <w:gridCol w:w="1134"/>
        <w:gridCol w:w="828"/>
      </w:tblGrid>
      <w:tr w:rsidR="0031007A" w:rsidRPr="00125B5C" w14:paraId="6030B64F" w14:textId="77777777" w:rsidTr="009B7AC9">
        <w:trPr>
          <w:tblHeader/>
        </w:trPr>
        <w:tc>
          <w:tcPr>
            <w:tcW w:w="552" w:type="dxa"/>
            <w:tcBorders>
              <w:top w:val="single" w:sz="12" w:space="0" w:color="000000"/>
              <w:bottom w:val="single" w:sz="6" w:space="0" w:color="000000"/>
              <w:right w:val="nil"/>
            </w:tcBorders>
            <w:shd w:val="clear" w:color="000000" w:fill="E6E6E6"/>
            <w:vAlign w:val="center"/>
          </w:tcPr>
          <w:p w14:paraId="6D4069FD" w14:textId="77777777" w:rsidR="009071A9" w:rsidRPr="00125B5C" w:rsidRDefault="009071A9" w:rsidP="00AB6B00">
            <w:pPr>
              <w:pStyle w:val="TableHeading"/>
              <w:spacing w:line="360" w:lineRule="auto"/>
              <w:jc w:val="both"/>
              <w:rPr>
                <w:rFonts w:cs="Arial"/>
                <w:sz w:val="18"/>
                <w:szCs w:val="18"/>
                <w:lang w:val="en-GB"/>
              </w:rPr>
            </w:pPr>
            <w:r w:rsidRPr="00125B5C">
              <w:rPr>
                <w:rFonts w:cs="Arial"/>
                <w:sz w:val="18"/>
                <w:szCs w:val="18"/>
                <w:lang w:val="en-GB"/>
              </w:rPr>
              <w:t>ID</w:t>
            </w:r>
          </w:p>
        </w:tc>
        <w:tc>
          <w:tcPr>
            <w:tcW w:w="2977" w:type="dxa"/>
            <w:tcBorders>
              <w:top w:val="single" w:sz="12" w:space="0" w:color="000000"/>
              <w:left w:val="nil"/>
              <w:bottom w:val="single" w:sz="6" w:space="0" w:color="000000"/>
              <w:right w:val="nil"/>
            </w:tcBorders>
            <w:shd w:val="clear" w:color="000000" w:fill="E6E6E6"/>
            <w:vAlign w:val="center"/>
          </w:tcPr>
          <w:p w14:paraId="5B2F0F56" w14:textId="77777777" w:rsidR="009071A9" w:rsidRPr="00125B5C" w:rsidRDefault="009071A9" w:rsidP="00AB6B00">
            <w:pPr>
              <w:pStyle w:val="TableHeading"/>
              <w:spacing w:line="360" w:lineRule="auto"/>
              <w:jc w:val="both"/>
              <w:rPr>
                <w:rFonts w:cs="Arial"/>
                <w:sz w:val="18"/>
                <w:szCs w:val="18"/>
                <w:lang w:val="en-GB"/>
              </w:rPr>
            </w:pPr>
            <w:r w:rsidRPr="00125B5C">
              <w:rPr>
                <w:rFonts w:cs="Arial"/>
                <w:sz w:val="18"/>
                <w:szCs w:val="18"/>
                <w:lang w:val="en-GB"/>
              </w:rPr>
              <w:t>Issue</w:t>
            </w:r>
          </w:p>
        </w:tc>
        <w:tc>
          <w:tcPr>
            <w:tcW w:w="2835" w:type="dxa"/>
            <w:tcBorders>
              <w:top w:val="single" w:sz="12" w:space="0" w:color="000000"/>
              <w:left w:val="nil"/>
              <w:bottom w:val="single" w:sz="6" w:space="0" w:color="000000"/>
              <w:right w:val="nil"/>
            </w:tcBorders>
            <w:shd w:val="clear" w:color="000000" w:fill="E6E6E6"/>
            <w:vAlign w:val="center"/>
          </w:tcPr>
          <w:p w14:paraId="376C3CF8" w14:textId="77777777" w:rsidR="009071A9" w:rsidRPr="00125B5C" w:rsidRDefault="009071A9" w:rsidP="00AB6B00">
            <w:pPr>
              <w:pStyle w:val="TableHeading"/>
              <w:spacing w:line="360" w:lineRule="auto"/>
              <w:jc w:val="both"/>
              <w:rPr>
                <w:rFonts w:cs="Arial"/>
                <w:sz w:val="18"/>
                <w:szCs w:val="18"/>
                <w:lang w:val="en-GB"/>
              </w:rPr>
            </w:pPr>
            <w:r w:rsidRPr="00125B5C">
              <w:rPr>
                <w:rFonts w:cs="Arial"/>
                <w:sz w:val="18"/>
                <w:szCs w:val="18"/>
                <w:lang w:val="en-GB"/>
              </w:rPr>
              <w:t>Resolution</w:t>
            </w:r>
          </w:p>
        </w:tc>
        <w:tc>
          <w:tcPr>
            <w:tcW w:w="1559" w:type="dxa"/>
            <w:tcBorders>
              <w:top w:val="single" w:sz="12" w:space="0" w:color="000000"/>
              <w:left w:val="nil"/>
              <w:bottom w:val="single" w:sz="6" w:space="0" w:color="000000"/>
              <w:right w:val="nil"/>
            </w:tcBorders>
            <w:shd w:val="clear" w:color="000000" w:fill="E6E6E6"/>
            <w:vAlign w:val="center"/>
          </w:tcPr>
          <w:p w14:paraId="4E6BD10E" w14:textId="77777777" w:rsidR="009071A9" w:rsidRPr="00125B5C" w:rsidRDefault="009071A9" w:rsidP="00AB6B00">
            <w:pPr>
              <w:pStyle w:val="TableHeading"/>
              <w:spacing w:line="360" w:lineRule="auto"/>
              <w:jc w:val="both"/>
              <w:rPr>
                <w:rFonts w:cs="Arial"/>
                <w:sz w:val="18"/>
                <w:szCs w:val="18"/>
                <w:lang w:val="en-GB"/>
              </w:rPr>
            </w:pPr>
            <w:r w:rsidRPr="00125B5C">
              <w:rPr>
                <w:rFonts w:cs="Arial"/>
                <w:sz w:val="18"/>
                <w:szCs w:val="18"/>
                <w:lang w:val="en-GB"/>
              </w:rPr>
              <w:t>Responsibility</w:t>
            </w:r>
          </w:p>
        </w:tc>
        <w:tc>
          <w:tcPr>
            <w:tcW w:w="1134" w:type="dxa"/>
            <w:tcBorders>
              <w:top w:val="single" w:sz="12" w:space="0" w:color="000000"/>
              <w:left w:val="nil"/>
              <w:bottom w:val="single" w:sz="6" w:space="0" w:color="000000"/>
              <w:right w:val="nil"/>
            </w:tcBorders>
            <w:shd w:val="clear" w:color="000000" w:fill="E6E6E6"/>
            <w:vAlign w:val="center"/>
          </w:tcPr>
          <w:p w14:paraId="193FF38F" w14:textId="77777777" w:rsidR="009071A9" w:rsidRPr="00125B5C" w:rsidRDefault="009071A9" w:rsidP="00AB6B00">
            <w:pPr>
              <w:pStyle w:val="TableHeading"/>
              <w:spacing w:line="360" w:lineRule="auto"/>
              <w:jc w:val="both"/>
              <w:rPr>
                <w:rFonts w:cs="Arial"/>
                <w:sz w:val="18"/>
                <w:szCs w:val="18"/>
                <w:lang w:val="en-GB"/>
              </w:rPr>
            </w:pPr>
            <w:r w:rsidRPr="00125B5C">
              <w:rPr>
                <w:rFonts w:cs="Arial"/>
                <w:sz w:val="18"/>
                <w:szCs w:val="18"/>
                <w:lang w:val="en-GB"/>
              </w:rPr>
              <w:t>Target Date</w:t>
            </w:r>
          </w:p>
        </w:tc>
        <w:tc>
          <w:tcPr>
            <w:tcW w:w="828" w:type="dxa"/>
            <w:tcBorders>
              <w:top w:val="single" w:sz="12" w:space="0" w:color="000000"/>
              <w:left w:val="nil"/>
              <w:bottom w:val="single" w:sz="6" w:space="0" w:color="000000"/>
            </w:tcBorders>
            <w:shd w:val="clear" w:color="000000" w:fill="E6E6E6"/>
            <w:vAlign w:val="center"/>
          </w:tcPr>
          <w:p w14:paraId="456F76E3" w14:textId="728141C3" w:rsidR="009071A9" w:rsidRPr="00125B5C" w:rsidRDefault="009071A9" w:rsidP="00AB6B00">
            <w:pPr>
              <w:pStyle w:val="TableHeading"/>
              <w:spacing w:line="360" w:lineRule="auto"/>
              <w:jc w:val="both"/>
              <w:rPr>
                <w:rFonts w:cs="Arial"/>
                <w:sz w:val="18"/>
                <w:szCs w:val="18"/>
                <w:lang w:val="en-GB"/>
              </w:rPr>
            </w:pPr>
            <w:r>
              <w:rPr>
                <w:rFonts w:cs="Arial"/>
                <w:sz w:val="18"/>
                <w:szCs w:val="18"/>
                <w:lang w:val="en-GB"/>
              </w:rPr>
              <w:t>Status</w:t>
            </w:r>
          </w:p>
        </w:tc>
      </w:tr>
      <w:tr w:rsidR="009071A9" w:rsidRPr="002A0A6A" w14:paraId="7825A7F4" w14:textId="77777777" w:rsidTr="009B7AC9">
        <w:tc>
          <w:tcPr>
            <w:tcW w:w="552" w:type="dxa"/>
            <w:shd w:val="clear" w:color="000000" w:fill="FFFFFF"/>
          </w:tcPr>
          <w:p w14:paraId="47CED85B" w14:textId="033366D3" w:rsidR="009071A9" w:rsidRPr="00F53DDD" w:rsidRDefault="00F53DDD" w:rsidP="00AB6B00">
            <w:pPr>
              <w:pStyle w:val="TableText"/>
              <w:spacing w:line="360" w:lineRule="auto"/>
              <w:jc w:val="both"/>
              <w:rPr>
                <w:rFonts w:cs="Arial"/>
                <w:b/>
                <w:bCs/>
                <w:sz w:val="18"/>
                <w:szCs w:val="18"/>
                <w:lang w:val="en-GB"/>
              </w:rPr>
            </w:pPr>
            <w:r w:rsidRPr="00F53DDD">
              <w:rPr>
                <w:rFonts w:cs="Arial"/>
                <w:b/>
                <w:bCs/>
                <w:sz w:val="18"/>
                <w:szCs w:val="18"/>
                <w:lang w:val="en-GB"/>
              </w:rPr>
              <w:t>1</w:t>
            </w:r>
          </w:p>
        </w:tc>
        <w:tc>
          <w:tcPr>
            <w:tcW w:w="2977" w:type="dxa"/>
            <w:shd w:val="clear" w:color="000000" w:fill="FFFFFF"/>
          </w:tcPr>
          <w:p w14:paraId="654EE4DC" w14:textId="4A4F1933" w:rsidR="009071A9" w:rsidRPr="00EC4B34" w:rsidRDefault="009071A9" w:rsidP="00AB6B00">
            <w:pPr>
              <w:pStyle w:val="TableText"/>
              <w:spacing w:line="360" w:lineRule="auto"/>
              <w:jc w:val="both"/>
              <w:rPr>
                <w:rFonts w:asciiTheme="minorHAnsi" w:hAnsiTheme="minorHAnsi" w:cstheme="minorHAnsi"/>
                <w:sz w:val="20"/>
                <w:lang w:val="en-GB"/>
              </w:rPr>
            </w:pPr>
            <w:r w:rsidRPr="00EC4B34">
              <w:rPr>
                <w:rFonts w:asciiTheme="minorHAnsi" w:hAnsiTheme="minorHAnsi" w:cstheme="minorHAnsi"/>
                <w:sz w:val="20"/>
                <w:lang w:val="en-GB"/>
              </w:rPr>
              <w:t xml:space="preserve">Wholesale Team is yet to decide on mandatory search filters for Manage Order screen. </w:t>
            </w:r>
          </w:p>
        </w:tc>
        <w:tc>
          <w:tcPr>
            <w:tcW w:w="2835" w:type="dxa"/>
            <w:shd w:val="clear" w:color="000000" w:fill="FFFFFF"/>
          </w:tcPr>
          <w:p w14:paraId="1EAEC8E8" w14:textId="2E2F1099" w:rsidR="009071A9" w:rsidRPr="00EC4B34" w:rsidRDefault="00976A76"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 xml:space="preserve">A new filter </w:t>
            </w:r>
            <w:r w:rsidR="00372964">
              <w:rPr>
                <w:rFonts w:asciiTheme="minorHAnsi" w:hAnsiTheme="minorHAnsi" w:cstheme="minorHAnsi"/>
                <w:sz w:val="20"/>
                <w:lang w:val="en-GB"/>
              </w:rPr>
              <w:t>‘</w:t>
            </w:r>
            <w:r>
              <w:rPr>
                <w:rFonts w:asciiTheme="minorHAnsi" w:hAnsiTheme="minorHAnsi" w:cstheme="minorHAnsi"/>
                <w:sz w:val="20"/>
                <w:lang w:val="en-GB"/>
              </w:rPr>
              <w:t>Brand</w:t>
            </w:r>
            <w:r w:rsidR="00372964">
              <w:rPr>
                <w:rFonts w:asciiTheme="minorHAnsi" w:hAnsiTheme="minorHAnsi" w:cstheme="minorHAnsi"/>
                <w:sz w:val="20"/>
                <w:lang w:val="en-GB"/>
              </w:rPr>
              <w:t>’</w:t>
            </w:r>
            <w:r>
              <w:rPr>
                <w:rFonts w:asciiTheme="minorHAnsi" w:hAnsiTheme="minorHAnsi" w:cstheme="minorHAnsi"/>
                <w:sz w:val="20"/>
                <w:lang w:val="en-GB"/>
              </w:rPr>
              <w:t xml:space="preserve"> has been requested to include in this screen. In FDD review session it was agreed to make Brand and Partner Group no. as mandatory fields.</w:t>
            </w:r>
            <w:r w:rsidR="00BA25F6">
              <w:rPr>
                <w:rFonts w:asciiTheme="minorHAnsi" w:hAnsiTheme="minorHAnsi" w:cstheme="minorHAnsi"/>
                <w:sz w:val="20"/>
                <w:lang w:val="en-GB"/>
              </w:rPr>
              <w:t xml:space="preserve"> These details have been updated in FDD.</w:t>
            </w:r>
          </w:p>
        </w:tc>
        <w:tc>
          <w:tcPr>
            <w:tcW w:w="1559" w:type="dxa"/>
            <w:shd w:val="clear" w:color="000000" w:fill="FFFFFF"/>
          </w:tcPr>
          <w:p w14:paraId="325E1EDC" w14:textId="59A8AECA" w:rsidR="009071A9" w:rsidRPr="00EC4B34" w:rsidRDefault="009071A9" w:rsidP="00AB6B00">
            <w:pPr>
              <w:pStyle w:val="TableText"/>
              <w:spacing w:line="360" w:lineRule="auto"/>
              <w:rPr>
                <w:rFonts w:asciiTheme="minorHAnsi" w:hAnsiTheme="minorHAnsi" w:cstheme="minorHAnsi"/>
                <w:sz w:val="20"/>
                <w:lang w:val="en-GB"/>
              </w:rPr>
            </w:pPr>
            <w:r w:rsidRPr="00EC4B34">
              <w:rPr>
                <w:rFonts w:asciiTheme="minorHAnsi" w:hAnsiTheme="minorHAnsi" w:cstheme="minorHAnsi"/>
                <w:sz w:val="20"/>
                <w:lang w:val="en-GB"/>
              </w:rPr>
              <w:t>Wholesale Team</w:t>
            </w:r>
          </w:p>
        </w:tc>
        <w:tc>
          <w:tcPr>
            <w:tcW w:w="1134" w:type="dxa"/>
            <w:shd w:val="clear" w:color="000000" w:fill="FFFFFF"/>
          </w:tcPr>
          <w:p w14:paraId="5FD2A8B3" w14:textId="2602C37D" w:rsidR="009071A9" w:rsidRPr="00FD07F6" w:rsidRDefault="00976A76" w:rsidP="00FD07F6">
            <w:pPr>
              <w:pStyle w:val="TableText"/>
              <w:spacing w:line="360" w:lineRule="auto"/>
              <w:rPr>
                <w:rFonts w:asciiTheme="minorHAnsi" w:hAnsiTheme="minorHAnsi" w:cstheme="minorHAnsi"/>
                <w:sz w:val="20"/>
                <w:lang w:val="en-GB"/>
              </w:rPr>
            </w:pPr>
            <w:r w:rsidRPr="00FD07F6">
              <w:rPr>
                <w:rFonts w:asciiTheme="minorHAnsi" w:hAnsiTheme="minorHAnsi" w:cstheme="minorHAnsi"/>
                <w:sz w:val="20"/>
                <w:lang w:val="en-GB"/>
              </w:rPr>
              <w:t>10/12/2021</w:t>
            </w:r>
          </w:p>
        </w:tc>
        <w:tc>
          <w:tcPr>
            <w:tcW w:w="828" w:type="dxa"/>
            <w:shd w:val="clear" w:color="000000" w:fill="FFFFFF"/>
          </w:tcPr>
          <w:p w14:paraId="2F9EBF82" w14:textId="4F2839D0" w:rsidR="009071A9" w:rsidRPr="00FD07F6" w:rsidRDefault="00976A76" w:rsidP="00FD07F6">
            <w:pPr>
              <w:pStyle w:val="TableText"/>
              <w:spacing w:line="360" w:lineRule="auto"/>
              <w:rPr>
                <w:rFonts w:asciiTheme="minorHAnsi" w:hAnsiTheme="minorHAnsi" w:cstheme="minorHAnsi"/>
                <w:sz w:val="20"/>
                <w:lang w:val="en-GB"/>
              </w:rPr>
            </w:pPr>
            <w:r w:rsidRPr="00FD07F6">
              <w:rPr>
                <w:rFonts w:asciiTheme="minorHAnsi" w:hAnsiTheme="minorHAnsi" w:cstheme="minorHAnsi"/>
                <w:sz w:val="20"/>
                <w:lang w:val="en-GB"/>
              </w:rPr>
              <w:t>Closed</w:t>
            </w:r>
          </w:p>
        </w:tc>
      </w:tr>
      <w:tr w:rsidR="003A73E1" w:rsidRPr="002A0A6A" w14:paraId="302D1A8A" w14:textId="77777777" w:rsidTr="009B7AC9">
        <w:tc>
          <w:tcPr>
            <w:tcW w:w="552" w:type="dxa"/>
            <w:shd w:val="clear" w:color="000000" w:fill="FFFFFF"/>
          </w:tcPr>
          <w:p w14:paraId="0F55BAD5" w14:textId="036817C7" w:rsidR="003A73E1" w:rsidRPr="00F53DDD" w:rsidRDefault="00F53DDD" w:rsidP="00AB6B00">
            <w:pPr>
              <w:pStyle w:val="TableText"/>
              <w:spacing w:line="360" w:lineRule="auto"/>
              <w:jc w:val="both"/>
              <w:rPr>
                <w:rFonts w:cs="Arial"/>
                <w:b/>
                <w:bCs/>
                <w:sz w:val="18"/>
                <w:szCs w:val="18"/>
                <w:lang w:val="en-GB"/>
              </w:rPr>
            </w:pPr>
            <w:r w:rsidRPr="00F53DDD">
              <w:rPr>
                <w:rFonts w:cs="Arial"/>
                <w:b/>
                <w:bCs/>
                <w:sz w:val="18"/>
                <w:szCs w:val="18"/>
                <w:lang w:val="en-GB"/>
              </w:rPr>
              <w:t>2</w:t>
            </w:r>
          </w:p>
        </w:tc>
        <w:tc>
          <w:tcPr>
            <w:tcW w:w="2977" w:type="dxa"/>
            <w:shd w:val="clear" w:color="000000" w:fill="FFFFFF"/>
          </w:tcPr>
          <w:p w14:paraId="66ED3EA4" w14:textId="5677B1DB" w:rsidR="003A73E1" w:rsidRPr="00EC4B34" w:rsidRDefault="003A73E1" w:rsidP="00AB6B00">
            <w:pPr>
              <w:pStyle w:val="TableText"/>
              <w:spacing w:line="360" w:lineRule="auto"/>
              <w:jc w:val="both"/>
              <w:rPr>
                <w:rFonts w:asciiTheme="minorHAnsi" w:hAnsiTheme="minorHAnsi" w:cstheme="minorHAnsi"/>
                <w:sz w:val="20"/>
                <w:lang w:val="en-GB"/>
              </w:rPr>
            </w:pPr>
            <w:r w:rsidRPr="00EC4B34">
              <w:rPr>
                <w:rFonts w:asciiTheme="minorHAnsi" w:hAnsiTheme="minorHAnsi" w:cstheme="minorHAnsi"/>
                <w:sz w:val="20"/>
                <w:lang w:val="en-GB"/>
              </w:rPr>
              <w:t xml:space="preserve">Setup of Sheffield in ORMS </w:t>
            </w:r>
          </w:p>
        </w:tc>
        <w:tc>
          <w:tcPr>
            <w:tcW w:w="2835" w:type="dxa"/>
            <w:shd w:val="clear" w:color="000000" w:fill="FFFFFF"/>
          </w:tcPr>
          <w:p w14:paraId="3688FB6F" w14:textId="77777777" w:rsidR="003A73E1" w:rsidRPr="00EC4B34" w:rsidRDefault="003A73E1" w:rsidP="00AB6B00">
            <w:pPr>
              <w:pStyle w:val="TableText"/>
              <w:spacing w:line="360" w:lineRule="auto"/>
              <w:jc w:val="both"/>
              <w:rPr>
                <w:rFonts w:asciiTheme="minorHAnsi" w:hAnsiTheme="minorHAnsi" w:cstheme="minorHAnsi"/>
                <w:sz w:val="20"/>
                <w:lang w:val="en-GB"/>
              </w:rPr>
            </w:pPr>
          </w:p>
        </w:tc>
        <w:tc>
          <w:tcPr>
            <w:tcW w:w="1559" w:type="dxa"/>
            <w:shd w:val="clear" w:color="000000" w:fill="FFFFFF"/>
          </w:tcPr>
          <w:p w14:paraId="4022B3B5" w14:textId="721CD573" w:rsidR="003A73E1" w:rsidRPr="00EC4B34" w:rsidRDefault="003A73E1" w:rsidP="00AB6B00">
            <w:pPr>
              <w:pStyle w:val="TableText"/>
              <w:spacing w:line="360" w:lineRule="auto"/>
              <w:rPr>
                <w:rFonts w:asciiTheme="minorHAnsi" w:hAnsiTheme="minorHAnsi" w:cstheme="minorHAnsi"/>
                <w:sz w:val="20"/>
                <w:lang w:val="en-GB"/>
              </w:rPr>
            </w:pPr>
            <w:r w:rsidRPr="00EC4B34">
              <w:rPr>
                <w:rFonts w:asciiTheme="minorHAnsi" w:hAnsiTheme="minorHAnsi" w:cstheme="minorHAnsi"/>
                <w:sz w:val="20"/>
                <w:lang w:val="en-GB"/>
              </w:rPr>
              <w:t>ASOS</w:t>
            </w:r>
          </w:p>
        </w:tc>
        <w:tc>
          <w:tcPr>
            <w:tcW w:w="1134" w:type="dxa"/>
            <w:shd w:val="clear" w:color="000000" w:fill="FFFFFF"/>
          </w:tcPr>
          <w:p w14:paraId="0E54ED31" w14:textId="77777777" w:rsidR="003A73E1" w:rsidRPr="00FD07F6" w:rsidRDefault="003A73E1" w:rsidP="00FD07F6">
            <w:pPr>
              <w:pStyle w:val="TableText"/>
              <w:spacing w:line="360" w:lineRule="auto"/>
              <w:rPr>
                <w:rFonts w:asciiTheme="minorHAnsi" w:hAnsiTheme="minorHAnsi" w:cstheme="minorHAnsi"/>
                <w:sz w:val="20"/>
                <w:lang w:val="en-GB"/>
              </w:rPr>
            </w:pPr>
          </w:p>
        </w:tc>
        <w:tc>
          <w:tcPr>
            <w:tcW w:w="828" w:type="dxa"/>
            <w:shd w:val="clear" w:color="000000" w:fill="FFFFFF"/>
          </w:tcPr>
          <w:p w14:paraId="6B1C1A62" w14:textId="2B2BD971" w:rsidR="003A73E1" w:rsidRPr="00FD07F6" w:rsidRDefault="006620B9" w:rsidP="00FD07F6">
            <w:pPr>
              <w:pStyle w:val="TableText"/>
              <w:spacing w:line="360" w:lineRule="auto"/>
              <w:rPr>
                <w:rFonts w:asciiTheme="minorHAnsi" w:hAnsiTheme="minorHAnsi" w:cstheme="minorHAnsi"/>
                <w:sz w:val="20"/>
                <w:lang w:val="en-GB"/>
              </w:rPr>
            </w:pPr>
            <w:r w:rsidRPr="00FD07F6">
              <w:rPr>
                <w:rFonts w:asciiTheme="minorHAnsi" w:hAnsiTheme="minorHAnsi" w:cstheme="minorHAnsi"/>
                <w:sz w:val="20"/>
                <w:lang w:val="en-GB"/>
              </w:rPr>
              <w:t>Open</w:t>
            </w:r>
          </w:p>
        </w:tc>
      </w:tr>
      <w:tr w:rsidR="00AE4A2C" w:rsidRPr="002A0A6A" w14:paraId="7D2D7D59" w14:textId="77777777" w:rsidTr="009B7AC9">
        <w:tc>
          <w:tcPr>
            <w:tcW w:w="552" w:type="dxa"/>
            <w:shd w:val="clear" w:color="000000" w:fill="FFFFFF"/>
          </w:tcPr>
          <w:p w14:paraId="3C8E4BBD" w14:textId="5306D078" w:rsidR="00AE4A2C" w:rsidRPr="00F53DDD" w:rsidRDefault="00F53DDD" w:rsidP="00AB6B00">
            <w:pPr>
              <w:pStyle w:val="TableText"/>
              <w:spacing w:line="360" w:lineRule="auto"/>
              <w:jc w:val="both"/>
              <w:rPr>
                <w:rFonts w:cs="Arial"/>
                <w:b/>
                <w:bCs/>
                <w:sz w:val="18"/>
                <w:szCs w:val="18"/>
                <w:lang w:val="en-GB"/>
              </w:rPr>
            </w:pPr>
            <w:r w:rsidRPr="00F53DDD">
              <w:rPr>
                <w:rFonts w:cs="Arial"/>
                <w:b/>
                <w:bCs/>
                <w:sz w:val="18"/>
                <w:szCs w:val="18"/>
                <w:lang w:val="en-GB"/>
              </w:rPr>
              <w:t>3</w:t>
            </w:r>
          </w:p>
        </w:tc>
        <w:tc>
          <w:tcPr>
            <w:tcW w:w="2977" w:type="dxa"/>
            <w:shd w:val="clear" w:color="000000" w:fill="FFFFFF"/>
          </w:tcPr>
          <w:p w14:paraId="39FC6D39" w14:textId="3F94CCA9" w:rsidR="00AE4A2C" w:rsidRPr="00EC4B34" w:rsidRDefault="00AE4A2C"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 xml:space="preserve">Wholesale Team has asked to display Option description in ‘Sales Order </w:t>
            </w:r>
            <w:r w:rsidR="007E5589">
              <w:rPr>
                <w:rFonts w:asciiTheme="minorHAnsi" w:hAnsiTheme="minorHAnsi" w:cstheme="minorHAnsi"/>
                <w:sz w:val="20"/>
                <w:lang w:val="en-GB"/>
              </w:rPr>
              <w:t xml:space="preserve">to </w:t>
            </w:r>
            <w:r>
              <w:rPr>
                <w:rFonts w:asciiTheme="minorHAnsi" w:hAnsiTheme="minorHAnsi" w:cstheme="minorHAnsi"/>
                <w:sz w:val="20"/>
                <w:lang w:val="en-GB"/>
              </w:rPr>
              <w:t>Release Dashboard’ but O</w:t>
            </w:r>
            <w:r w:rsidR="00763AA1">
              <w:rPr>
                <w:rFonts w:asciiTheme="minorHAnsi" w:hAnsiTheme="minorHAnsi" w:cstheme="minorHAnsi"/>
                <w:sz w:val="20"/>
                <w:lang w:val="en-GB"/>
              </w:rPr>
              <w:t>racle</w:t>
            </w:r>
            <w:r>
              <w:rPr>
                <w:rFonts w:asciiTheme="minorHAnsi" w:hAnsiTheme="minorHAnsi" w:cstheme="minorHAnsi"/>
                <w:sz w:val="20"/>
                <w:lang w:val="en-GB"/>
              </w:rPr>
              <w:t xml:space="preserve"> suggestion is to include it in all dashboards and screens if it seems fit to wholesale team.</w:t>
            </w:r>
          </w:p>
        </w:tc>
        <w:tc>
          <w:tcPr>
            <w:tcW w:w="2835" w:type="dxa"/>
            <w:shd w:val="clear" w:color="000000" w:fill="FFFFFF"/>
          </w:tcPr>
          <w:p w14:paraId="23F6FC33" w14:textId="382DF465" w:rsidR="00AE4A2C" w:rsidRPr="00EC4B34" w:rsidRDefault="002D4D05" w:rsidP="00AB6B00">
            <w:pPr>
              <w:pStyle w:val="TableText"/>
              <w:spacing w:line="360" w:lineRule="auto"/>
              <w:jc w:val="both"/>
              <w:rPr>
                <w:rFonts w:asciiTheme="minorHAnsi" w:hAnsiTheme="minorHAnsi" w:cstheme="minorHAnsi"/>
                <w:sz w:val="20"/>
                <w:lang w:val="en-GB"/>
              </w:rPr>
            </w:pPr>
            <w:r w:rsidRPr="002D4D05">
              <w:rPr>
                <w:rFonts w:asciiTheme="minorHAnsi" w:hAnsiTheme="minorHAnsi" w:cstheme="minorHAnsi"/>
                <w:sz w:val="20"/>
                <w:lang w:val="en-GB"/>
              </w:rPr>
              <w:t xml:space="preserve">Option description has been added to all relevant tables in Wholesale Portal dashboard and screens. </w:t>
            </w:r>
          </w:p>
        </w:tc>
        <w:tc>
          <w:tcPr>
            <w:tcW w:w="1559" w:type="dxa"/>
            <w:shd w:val="clear" w:color="000000" w:fill="FFFFFF"/>
          </w:tcPr>
          <w:p w14:paraId="5535F7DC" w14:textId="5AB694FA" w:rsidR="00AE4A2C" w:rsidRPr="00EC4B34" w:rsidRDefault="002D4D05" w:rsidP="00AB6B00">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Oracle</w:t>
            </w:r>
          </w:p>
        </w:tc>
        <w:tc>
          <w:tcPr>
            <w:tcW w:w="1134" w:type="dxa"/>
            <w:shd w:val="clear" w:color="000000" w:fill="FFFFFF"/>
          </w:tcPr>
          <w:p w14:paraId="127289C4" w14:textId="0640899C" w:rsidR="00AE4A2C" w:rsidRPr="00FD07F6" w:rsidRDefault="002D4D05"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10/12/2021</w:t>
            </w:r>
          </w:p>
        </w:tc>
        <w:tc>
          <w:tcPr>
            <w:tcW w:w="828" w:type="dxa"/>
            <w:shd w:val="clear" w:color="000000" w:fill="FFFFFF"/>
          </w:tcPr>
          <w:p w14:paraId="4F1BEBAF" w14:textId="703CCB78" w:rsidR="00AE4A2C" w:rsidRPr="00FD07F6" w:rsidRDefault="002D4D05"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Closed</w:t>
            </w:r>
          </w:p>
        </w:tc>
      </w:tr>
      <w:tr w:rsidR="00BD1D23" w:rsidRPr="002A0A6A" w14:paraId="33944EC9" w14:textId="77777777" w:rsidTr="009B7AC9">
        <w:tc>
          <w:tcPr>
            <w:tcW w:w="552" w:type="dxa"/>
            <w:shd w:val="clear" w:color="000000" w:fill="FFFFFF"/>
          </w:tcPr>
          <w:p w14:paraId="4579660B" w14:textId="14708B8A" w:rsidR="00BD1D23" w:rsidRPr="00F53DDD" w:rsidRDefault="00F53DDD" w:rsidP="00AB6B00">
            <w:pPr>
              <w:pStyle w:val="TableText"/>
              <w:spacing w:line="360" w:lineRule="auto"/>
              <w:jc w:val="both"/>
              <w:rPr>
                <w:rFonts w:cs="Arial"/>
                <w:b/>
                <w:bCs/>
                <w:sz w:val="18"/>
                <w:szCs w:val="18"/>
                <w:lang w:val="en-GB"/>
              </w:rPr>
            </w:pPr>
            <w:r w:rsidRPr="00F53DDD">
              <w:rPr>
                <w:rFonts w:cs="Arial"/>
                <w:b/>
                <w:bCs/>
                <w:sz w:val="18"/>
                <w:szCs w:val="18"/>
                <w:lang w:val="en-GB"/>
              </w:rPr>
              <w:lastRenderedPageBreak/>
              <w:t>4</w:t>
            </w:r>
          </w:p>
        </w:tc>
        <w:tc>
          <w:tcPr>
            <w:tcW w:w="2977" w:type="dxa"/>
            <w:shd w:val="clear" w:color="000000" w:fill="FFFFFF"/>
          </w:tcPr>
          <w:p w14:paraId="5D4C96FA" w14:textId="722D2CD1" w:rsidR="00BD1D23" w:rsidRPr="00EC4B34" w:rsidRDefault="00BD1D23"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Wholesale Team to confirm if for any partners they would be populating the Partner PO No. even after the Sales Order is released</w:t>
            </w:r>
            <w:r w:rsidR="0013252C">
              <w:rPr>
                <w:rFonts w:asciiTheme="minorHAnsi" w:hAnsiTheme="minorHAnsi" w:cstheme="minorHAnsi"/>
                <w:sz w:val="20"/>
                <w:lang w:val="en-GB"/>
              </w:rPr>
              <w:t>. As of now the assumption is user will not be able to amend the Sales order once it has been released.</w:t>
            </w:r>
          </w:p>
        </w:tc>
        <w:tc>
          <w:tcPr>
            <w:tcW w:w="2835" w:type="dxa"/>
            <w:shd w:val="clear" w:color="000000" w:fill="FFFFFF"/>
          </w:tcPr>
          <w:p w14:paraId="5E48CCA2" w14:textId="5B77E822" w:rsidR="00BD1D23" w:rsidRPr="00EC4B34" w:rsidRDefault="00040EB0"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As per the ASOS business meeting between Jag and senior wholesale team members, the partners should provide the Partner PO no. upfront. Thus, Wholesale Portal will not allow editing Partner PO once Sales Order is already released and will always check that Partner PO exists before the release of Sales Order if the Partner level indicator for mandatory Partner PO is set to ‘Y’.</w:t>
            </w:r>
          </w:p>
        </w:tc>
        <w:tc>
          <w:tcPr>
            <w:tcW w:w="1559" w:type="dxa"/>
            <w:shd w:val="clear" w:color="000000" w:fill="FFFFFF"/>
          </w:tcPr>
          <w:p w14:paraId="29DF5E8F" w14:textId="089F10A6" w:rsidR="00BD1D23" w:rsidRPr="00EC4B34" w:rsidRDefault="00BD1D23" w:rsidP="00AB6B00">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Wholesale Team</w:t>
            </w:r>
          </w:p>
        </w:tc>
        <w:tc>
          <w:tcPr>
            <w:tcW w:w="1134" w:type="dxa"/>
            <w:shd w:val="clear" w:color="000000" w:fill="FFFFFF"/>
          </w:tcPr>
          <w:p w14:paraId="793B6984" w14:textId="35558E38" w:rsidR="00BD1D23" w:rsidRPr="00FD07F6" w:rsidRDefault="00400D1F"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16/12/2021</w:t>
            </w:r>
          </w:p>
        </w:tc>
        <w:tc>
          <w:tcPr>
            <w:tcW w:w="828" w:type="dxa"/>
            <w:shd w:val="clear" w:color="000000" w:fill="FFFFFF"/>
          </w:tcPr>
          <w:p w14:paraId="774BD76C" w14:textId="21B0E1E7" w:rsidR="00BD1D23" w:rsidRPr="00FD07F6" w:rsidRDefault="00040EB0"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Closed</w:t>
            </w:r>
          </w:p>
        </w:tc>
      </w:tr>
      <w:tr w:rsidR="00546F6F" w:rsidRPr="002A0A6A" w14:paraId="20A88F69" w14:textId="77777777" w:rsidTr="009B7AC9">
        <w:tc>
          <w:tcPr>
            <w:tcW w:w="552" w:type="dxa"/>
            <w:shd w:val="clear" w:color="000000" w:fill="FFFFFF"/>
          </w:tcPr>
          <w:p w14:paraId="6D165632" w14:textId="588B1222" w:rsidR="00546F6F" w:rsidRPr="00F53DDD" w:rsidRDefault="00F53DDD" w:rsidP="00AB6B00">
            <w:pPr>
              <w:pStyle w:val="TableText"/>
              <w:spacing w:line="360" w:lineRule="auto"/>
              <w:jc w:val="both"/>
              <w:rPr>
                <w:rFonts w:cs="Arial"/>
                <w:b/>
                <w:bCs/>
                <w:sz w:val="18"/>
                <w:szCs w:val="18"/>
                <w:lang w:val="en-GB"/>
              </w:rPr>
            </w:pPr>
            <w:r w:rsidRPr="00F53DDD">
              <w:rPr>
                <w:rFonts w:cs="Arial"/>
                <w:b/>
                <w:bCs/>
                <w:sz w:val="18"/>
                <w:szCs w:val="18"/>
                <w:lang w:val="en-GB"/>
              </w:rPr>
              <w:t>5</w:t>
            </w:r>
          </w:p>
        </w:tc>
        <w:tc>
          <w:tcPr>
            <w:tcW w:w="2977" w:type="dxa"/>
            <w:shd w:val="clear" w:color="000000" w:fill="FFFFFF"/>
          </w:tcPr>
          <w:p w14:paraId="0CF5A78A" w14:textId="4F9AD289" w:rsidR="00546F6F" w:rsidRDefault="00546F6F"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Need a further discussion with Wholesale Team to align on how they want to show the hold level in portal when partner level hold is already applied, and user also selects the hold flag on individual sales order level.</w:t>
            </w:r>
          </w:p>
        </w:tc>
        <w:tc>
          <w:tcPr>
            <w:tcW w:w="2835" w:type="dxa"/>
            <w:shd w:val="clear" w:color="000000" w:fill="FFFFFF"/>
          </w:tcPr>
          <w:p w14:paraId="7E08213A" w14:textId="57FA0DC3" w:rsidR="008B52E2" w:rsidRPr="008B52E2" w:rsidRDefault="008B52E2" w:rsidP="008B52E2">
            <w:pPr>
              <w:pStyle w:val="TableText"/>
              <w:spacing w:line="360" w:lineRule="auto"/>
              <w:jc w:val="both"/>
              <w:rPr>
                <w:rFonts w:asciiTheme="minorHAnsi" w:hAnsiTheme="minorHAnsi" w:cstheme="minorHAnsi"/>
                <w:sz w:val="20"/>
                <w:lang w:val="en-GB"/>
              </w:rPr>
            </w:pPr>
            <w:r w:rsidRPr="008B52E2">
              <w:rPr>
                <w:rFonts w:asciiTheme="minorHAnsi" w:hAnsiTheme="minorHAnsi" w:cstheme="minorHAnsi"/>
                <w:sz w:val="20"/>
                <w:lang w:val="en-GB"/>
              </w:rPr>
              <w:t>Hold level has been included in FDD on following</w:t>
            </w:r>
            <w:r w:rsidR="00DD595E">
              <w:rPr>
                <w:rFonts w:asciiTheme="minorHAnsi" w:hAnsiTheme="minorHAnsi" w:cstheme="minorHAnsi"/>
                <w:sz w:val="20"/>
                <w:lang w:val="en-GB"/>
              </w:rPr>
              <w:t xml:space="preserve"> </w:t>
            </w:r>
            <w:r w:rsidRPr="008B52E2">
              <w:rPr>
                <w:rFonts w:asciiTheme="minorHAnsi" w:hAnsiTheme="minorHAnsi" w:cstheme="minorHAnsi"/>
                <w:sz w:val="20"/>
                <w:lang w:val="en-GB"/>
              </w:rPr>
              <w:t>screen</w:t>
            </w:r>
            <w:r w:rsidR="00824D78">
              <w:rPr>
                <w:rFonts w:asciiTheme="minorHAnsi" w:hAnsiTheme="minorHAnsi" w:cstheme="minorHAnsi"/>
                <w:sz w:val="20"/>
                <w:lang w:val="en-GB"/>
              </w:rPr>
              <w:t>s</w:t>
            </w:r>
            <w:r w:rsidR="00DD595E">
              <w:rPr>
                <w:rFonts w:asciiTheme="minorHAnsi" w:hAnsiTheme="minorHAnsi" w:cstheme="minorHAnsi"/>
                <w:sz w:val="20"/>
                <w:lang w:val="en-GB"/>
              </w:rPr>
              <w:t xml:space="preserve"> </w:t>
            </w:r>
          </w:p>
          <w:p w14:paraId="18EFAA74" w14:textId="0E3ED8A1" w:rsidR="008B52E2" w:rsidRPr="008B52E2" w:rsidRDefault="008B52E2" w:rsidP="008B52E2">
            <w:pPr>
              <w:pStyle w:val="TableText"/>
              <w:spacing w:line="360" w:lineRule="auto"/>
              <w:jc w:val="both"/>
              <w:rPr>
                <w:rFonts w:asciiTheme="minorHAnsi" w:hAnsiTheme="minorHAnsi" w:cstheme="minorHAnsi"/>
                <w:sz w:val="20"/>
                <w:lang w:val="en-GB"/>
              </w:rPr>
            </w:pPr>
            <w:r w:rsidRPr="008B52E2">
              <w:rPr>
                <w:rFonts w:asciiTheme="minorHAnsi" w:hAnsiTheme="minorHAnsi" w:cstheme="minorHAnsi"/>
                <w:sz w:val="20"/>
                <w:lang w:val="en-GB"/>
              </w:rPr>
              <w:t>1. Sales Order Release dashboard.</w:t>
            </w:r>
          </w:p>
          <w:p w14:paraId="3D6AEBB3" w14:textId="7CF04FF8" w:rsidR="008B52E2" w:rsidRPr="008B52E2" w:rsidRDefault="008B52E2" w:rsidP="008B52E2">
            <w:pPr>
              <w:pStyle w:val="TableText"/>
              <w:spacing w:line="360" w:lineRule="auto"/>
              <w:jc w:val="both"/>
              <w:rPr>
                <w:rFonts w:asciiTheme="minorHAnsi" w:hAnsiTheme="minorHAnsi" w:cstheme="minorHAnsi"/>
                <w:sz w:val="20"/>
                <w:lang w:val="en-GB"/>
              </w:rPr>
            </w:pPr>
            <w:r w:rsidRPr="008B52E2">
              <w:rPr>
                <w:rFonts w:asciiTheme="minorHAnsi" w:hAnsiTheme="minorHAnsi" w:cstheme="minorHAnsi"/>
                <w:sz w:val="20"/>
                <w:lang w:val="en-GB"/>
              </w:rPr>
              <w:t>2. Edit Sales Order screen.</w:t>
            </w:r>
          </w:p>
          <w:p w14:paraId="472917D9" w14:textId="49E0F769" w:rsidR="00546F6F" w:rsidRPr="00EC4B34" w:rsidRDefault="008B52E2" w:rsidP="008B52E2">
            <w:pPr>
              <w:pStyle w:val="TableText"/>
              <w:spacing w:line="360" w:lineRule="auto"/>
              <w:jc w:val="both"/>
              <w:rPr>
                <w:rFonts w:asciiTheme="minorHAnsi" w:hAnsiTheme="minorHAnsi" w:cstheme="minorHAnsi"/>
                <w:sz w:val="20"/>
                <w:lang w:val="en-GB"/>
              </w:rPr>
            </w:pPr>
            <w:r w:rsidRPr="008B52E2">
              <w:rPr>
                <w:rFonts w:asciiTheme="minorHAnsi" w:hAnsiTheme="minorHAnsi" w:cstheme="minorHAnsi"/>
                <w:sz w:val="20"/>
                <w:lang w:val="en-GB"/>
              </w:rPr>
              <w:t>3. Manage Sales Order screen.</w:t>
            </w:r>
          </w:p>
        </w:tc>
        <w:tc>
          <w:tcPr>
            <w:tcW w:w="1559" w:type="dxa"/>
            <w:shd w:val="clear" w:color="000000" w:fill="FFFFFF"/>
          </w:tcPr>
          <w:p w14:paraId="0E84BAF3" w14:textId="4937945C" w:rsidR="00546F6F" w:rsidRDefault="00546F6F" w:rsidP="00AB6B00">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Wholesale Team/Oracle</w:t>
            </w:r>
          </w:p>
        </w:tc>
        <w:tc>
          <w:tcPr>
            <w:tcW w:w="1134" w:type="dxa"/>
            <w:shd w:val="clear" w:color="000000" w:fill="FFFFFF"/>
          </w:tcPr>
          <w:p w14:paraId="1504AAF6" w14:textId="3D2FCB42" w:rsidR="00546F6F" w:rsidRPr="00FD07F6" w:rsidRDefault="00C47D7E"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10/12/2021</w:t>
            </w:r>
          </w:p>
        </w:tc>
        <w:tc>
          <w:tcPr>
            <w:tcW w:w="828" w:type="dxa"/>
            <w:shd w:val="clear" w:color="000000" w:fill="FFFFFF"/>
          </w:tcPr>
          <w:p w14:paraId="6F1F590F" w14:textId="3D314232" w:rsidR="00546F6F" w:rsidRPr="00FD07F6" w:rsidRDefault="00C47D7E"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Closed</w:t>
            </w:r>
          </w:p>
        </w:tc>
      </w:tr>
      <w:tr w:rsidR="00763AA1" w:rsidRPr="002A0A6A" w14:paraId="1B789CEE" w14:textId="77777777" w:rsidTr="009B7AC9">
        <w:tc>
          <w:tcPr>
            <w:tcW w:w="552" w:type="dxa"/>
            <w:shd w:val="clear" w:color="000000" w:fill="FFFFFF"/>
          </w:tcPr>
          <w:p w14:paraId="60AD567C" w14:textId="2CA3337F" w:rsidR="00763AA1" w:rsidRPr="00F53DDD" w:rsidRDefault="00F53DDD" w:rsidP="00AB6B00">
            <w:pPr>
              <w:pStyle w:val="TableText"/>
              <w:spacing w:line="360" w:lineRule="auto"/>
              <w:jc w:val="both"/>
              <w:rPr>
                <w:rFonts w:cs="Arial"/>
                <w:b/>
                <w:bCs/>
                <w:sz w:val="18"/>
                <w:szCs w:val="18"/>
                <w:lang w:val="en-GB"/>
              </w:rPr>
            </w:pPr>
            <w:r w:rsidRPr="00F53DDD">
              <w:rPr>
                <w:rFonts w:cs="Arial"/>
                <w:b/>
                <w:bCs/>
                <w:sz w:val="18"/>
                <w:szCs w:val="18"/>
                <w:lang w:val="en-GB"/>
              </w:rPr>
              <w:t>6</w:t>
            </w:r>
          </w:p>
        </w:tc>
        <w:tc>
          <w:tcPr>
            <w:tcW w:w="2977" w:type="dxa"/>
            <w:shd w:val="clear" w:color="000000" w:fill="FFFFFF"/>
          </w:tcPr>
          <w:p w14:paraId="74DBBBDE" w14:textId="41A58D45" w:rsidR="00763AA1" w:rsidRDefault="00763AA1"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 xml:space="preserve">Oracle suggestion is to include some filter to differentiate Sales Order linked with PO versus Wholesale stock linked. Wholesale Team can review if </w:t>
            </w:r>
            <w:r w:rsidR="003665B7">
              <w:rPr>
                <w:rFonts w:asciiTheme="minorHAnsi" w:hAnsiTheme="minorHAnsi" w:cstheme="minorHAnsi"/>
                <w:sz w:val="20"/>
                <w:lang w:val="en-GB"/>
              </w:rPr>
              <w:t>it</w:t>
            </w:r>
            <w:r>
              <w:rPr>
                <w:rFonts w:asciiTheme="minorHAnsi" w:hAnsiTheme="minorHAnsi" w:cstheme="minorHAnsi"/>
                <w:sz w:val="20"/>
                <w:lang w:val="en-GB"/>
              </w:rPr>
              <w:t xml:space="preserve"> makes sense and would be relevant for which screens. </w:t>
            </w:r>
          </w:p>
        </w:tc>
        <w:tc>
          <w:tcPr>
            <w:tcW w:w="2835" w:type="dxa"/>
            <w:shd w:val="clear" w:color="000000" w:fill="FFFFFF"/>
          </w:tcPr>
          <w:p w14:paraId="54CABB21" w14:textId="611D8FCF" w:rsidR="00917B76" w:rsidRPr="00917B76" w:rsidRDefault="00917B76" w:rsidP="00917B76">
            <w:pPr>
              <w:pStyle w:val="TableText"/>
              <w:spacing w:line="360" w:lineRule="auto"/>
              <w:jc w:val="both"/>
              <w:rPr>
                <w:rFonts w:asciiTheme="minorHAnsi" w:hAnsiTheme="minorHAnsi" w:cstheme="minorHAnsi"/>
                <w:sz w:val="20"/>
                <w:lang w:val="en-GB"/>
              </w:rPr>
            </w:pPr>
            <w:r w:rsidRPr="00917B76">
              <w:rPr>
                <w:rFonts w:asciiTheme="minorHAnsi" w:hAnsiTheme="minorHAnsi" w:cstheme="minorHAnsi"/>
                <w:sz w:val="20"/>
                <w:lang w:val="en-GB"/>
              </w:rPr>
              <w:t>Sales Order type has been added on following screens in FDD</w:t>
            </w:r>
            <w:r w:rsidR="00DD595E">
              <w:rPr>
                <w:rFonts w:ascii="Calibri" w:hAnsi="Calibri"/>
                <w:color w:val="000000"/>
                <w:lang w:val="en-GB" w:eastAsia="en-US"/>
              </w:rPr>
              <w:t xml:space="preserve"> –</w:t>
            </w:r>
          </w:p>
          <w:p w14:paraId="0079B73C" w14:textId="080D319B" w:rsidR="00917B76" w:rsidRPr="00917B76" w:rsidRDefault="00917B76" w:rsidP="00917B76">
            <w:pPr>
              <w:pStyle w:val="TableText"/>
              <w:spacing w:line="360" w:lineRule="auto"/>
              <w:jc w:val="both"/>
              <w:rPr>
                <w:rFonts w:asciiTheme="minorHAnsi" w:hAnsiTheme="minorHAnsi" w:cstheme="minorHAnsi"/>
                <w:sz w:val="20"/>
                <w:lang w:val="en-GB"/>
              </w:rPr>
            </w:pPr>
            <w:r w:rsidRPr="00917B76">
              <w:rPr>
                <w:rFonts w:asciiTheme="minorHAnsi" w:hAnsiTheme="minorHAnsi" w:cstheme="minorHAnsi"/>
                <w:sz w:val="20"/>
                <w:lang w:val="en-GB"/>
              </w:rPr>
              <w:t>1. Manage Sales Order screen (in filter and detail table).</w:t>
            </w:r>
          </w:p>
          <w:p w14:paraId="58772EE5" w14:textId="58450C0F" w:rsidR="00917B76" w:rsidRPr="00917B76" w:rsidRDefault="00917B76" w:rsidP="00917B76">
            <w:pPr>
              <w:pStyle w:val="TableText"/>
              <w:spacing w:line="360" w:lineRule="auto"/>
              <w:jc w:val="both"/>
              <w:rPr>
                <w:rFonts w:asciiTheme="minorHAnsi" w:hAnsiTheme="minorHAnsi" w:cstheme="minorHAnsi"/>
                <w:sz w:val="20"/>
                <w:lang w:val="en-GB"/>
              </w:rPr>
            </w:pPr>
            <w:r w:rsidRPr="00917B76">
              <w:rPr>
                <w:rFonts w:asciiTheme="minorHAnsi" w:hAnsiTheme="minorHAnsi" w:cstheme="minorHAnsi"/>
                <w:sz w:val="20"/>
                <w:lang w:val="en-GB"/>
              </w:rPr>
              <w:t>2. Sales Order to Release Dashboard (in filter and detail table).</w:t>
            </w:r>
          </w:p>
          <w:p w14:paraId="2CC33846" w14:textId="6F4EE693" w:rsidR="00763AA1" w:rsidRPr="00EC4B34" w:rsidRDefault="00917B76" w:rsidP="00917B76">
            <w:pPr>
              <w:pStyle w:val="TableText"/>
              <w:spacing w:line="360" w:lineRule="auto"/>
              <w:jc w:val="both"/>
              <w:rPr>
                <w:rFonts w:asciiTheme="minorHAnsi" w:hAnsiTheme="minorHAnsi" w:cstheme="minorHAnsi"/>
                <w:sz w:val="20"/>
                <w:lang w:val="en-GB"/>
              </w:rPr>
            </w:pPr>
            <w:r w:rsidRPr="00917B76">
              <w:rPr>
                <w:rFonts w:asciiTheme="minorHAnsi" w:hAnsiTheme="minorHAnsi" w:cstheme="minorHAnsi"/>
                <w:sz w:val="20"/>
                <w:lang w:val="en-GB"/>
              </w:rPr>
              <w:t>3. Edit Sales Order screen.</w:t>
            </w:r>
          </w:p>
        </w:tc>
        <w:tc>
          <w:tcPr>
            <w:tcW w:w="1559" w:type="dxa"/>
            <w:shd w:val="clear" w:color="000000" w:fill="FFFFFF"/>
          </w:tcPr>
          <w:p w14:paraId="58529C63" w14:textId="297E2AD7" w:rsidR="00763AA1" w:rsidRDefault="00917B76" w:rsidP="00AB6B00">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Oracle</w:t>
            </w:r>
          </w:p>
        </w:tc>
        <w:tc>
          <w:tcPr>
            <w:tcW w:w="1134" w:type="dxa"/>
            <w:shd w:val="clear" w:color="000000" w:fill="FFFFFF"/>
          </w:tcPr>
          <w:p w14:paraId="74465C53" w14:textId="7E5953D3" w:rsidR="00763AA1" w:rsidRPr="00FD07F6" w:rsidRDefault="00EE7ED3" w:rsidP="00FD07F6">
            <w:pPr>
              <w:pStyle w:val="TableText"/>
              <w:spacing w:line="360" w:lineRule="auto"/>
              <w:rPr>
                <w:rFonts w:asciiTheme="minorHAnsi" w:hAnsiTheme="minorHAnsi" w:cstheme="minorHAnsi"/>
                <w:sz w:val="20"/>
                <w:lang w:val="en-GB"/>
              </w:rPr>
            </w:pPr>
            <w:r w:rsidRPr="00D909B5">
              <w:rPr>
                <w:rFonts w:asciiTheme="minorHAnsi" w:hAnsiTheme="minorHAnsi" w:cstheme="minorHAnsi"/>
                <w:sz w:val="20"/>
                <w:lang w:val="en-GB"/>
              </w:rPr>
              <w:t>10/12/2021</w:t>
            </w:r>
          </w:p>
        </w:tc>
        <w:tc>
          <w:tcPr>
            <w:tcW w:w="828" w:type="dxa"/>
            <w:shd w:val="clear" w:color="000000" w:fill="FFFFFF"/>
          </w:tcPr>
          <w:p w14:paraId="4A50DE9A" w14:textId="1132092E" w:rsidR="00763AA1" w:rsidRPr="00FD07F6" w:rsidRDefault="00917B76" w:rsidP="00FD07F6">
            <w:pPr>
              <w:pStyle w:val="TableText"/>
              <w:spacing w:line="360" w:lineRule="auto"/>
              <w:rPr>
                <w:rFonts w:asciiTheme="minorHAnsi" w:hAnsiTheme="minorHAnsi" w:cstheme="minorHAnsi"/>
                <w:sz w:val="20"/>
                <w:lang w:val="en-GB"/>
              </w:rPr>
            </w:pPr>
            <w:r w:rsidRPr="00FD07F6">
              <w:rPr>
                <w:rFonts w:asciiTheme="minorHAnsi" w:hAnsiTheme="minorHAnsi" w:cstheme="minorHAnsi"/>
                <w:sz w:val="20"/>
                <w:lang w:val="en-GB"/>
              </w:rPr>
              <w:t>Closed</w:t>
            </w:r>
          </w:p>
        </w:tc>
      </w:tr>
      <w:tr w:rsidR="00AF76CF" w:rsidRPr="002A0A6A" w14:paraId="7179059E" w14:textId="77777777" w:rsidTr="009B7AC9">
        <w:tc>
          <w:tcPr>
            <w:tcW w:w="552" w:type="dxa"/>
            <w:shd w:val="clear" w:color="000000" w:fill="FFFFFF"/>
          </w:tcPr>
          <w:p w14:paraId="6AE6A8E8" w14:textId="1198DD4B" w:rsidR="00AF76CF" w:rsidRPr="00F53DDD" w:rsidRDefault="00AF76CF" w:rsidP="00AB6B00">
            <w:pPr>
              <w:pStyle w:val="TableText"/>
              <w:spacing w:line="360" w:lineRule="auto"/>
              <w:jc w:val="both"/>
              <w:rPr>
                <w:rFonts w:cs="Arial"/>
                <w:b/>
                <w:bCs/>
                <w:sz w:val="18"/>
                <w:szCs w:val="18"/>
                <w:lang w:val="en-GB"/>
              </w:rPr>
            </w:pPr>
            <w:r>
              <w:rPr>
                <w:rFonts w:cs="Arial"/>
                <w:b/>
                <w:bCs/>
                <w:sz w:val="18"/>
                <w:szCs w:val="18"/>
                <w:lang w:val="en-GB"/>
              </w:rPr>
              <w:t>7</w:t>
            </w:r>
          </w:p>
        </w:tc>
        <w:tc>
          <w:tcPr>
            <w:tcW w:w="2977" w:type="dxa"/>
            <w:shd w:val="clear" w:color="000000" w:fill="FFFFFF"/>
          </w:tcPr>
          <w:p w14:paraId="2DEAC79D" w14:textId="683E42C9" w:rsidR="00AF76CF" w:rsidRPr="00374F63" w:rsidRDefault="00AF76CF" w:rsidP="00AB6B00">
            <w:pPr>
              <w:pStyle w:val="TableText"/>
              <w:spacing w:line="360" w:lineRule="auto"/>
              <w:jc w:val="both"/>
              <w:rPr>
                <w:rFonts w:asciiTheme="minorHAnsi" w:hAnsiTheme="minorHAnsi" w:cstheme="minorHAnsi"/>
                <w:sz w:val="20"/>
                <w:lang w:val="en-GB"/>
              </w:rPr>
            </w:pPr>
            <w:r w:rsidRPr="00374F63">
              <w:rPr>
                <w:rFonts w:asciiTheme="minorHAnsi" w:hAnsiTheme="minorHAnsi" w:cstheme="minorHAnsi"/>
                <w:sz w:val="20"/>
                <w:lang w:val="en-GB"/>
              </w:rPr>
              <w:t xml:space="preserve">Excel export for </w:t>
            </w:r>
            <w:r w:rsidR="00BF44FD" w:rsidRPr="00FD07F6">
              <w:rPr>
                <w:rFonts w:asciiTheme="minorHAnsi" w:hAnsiTheme="minorHAnsi" w:cstheme="minorHAnsi"/>
                <w:sz w:val="20"/>
                <w:lang w:val="en-GB"/>
              </w:rPr>
              <w:t>Post Receipt Units Variance</w:t>
            </w:r>
            <w:r w:rsidRPr="00374F63">
              <w:rPr>
                <w:rFonts w:asciiTheme="minorHAnsi" w:hAnsiTheme="minorHAnsi" w:cstheme="minorHAnsi"/>
                <w:sz w:val="20"/>
                <w:lang w:val="en-GB"/>
              </w:rPr>
              <w:t xml:space="preserve"> dashboard is yet to be discussed with Wholesale Team.</w:t>
            </w:r>
          </w:p>
        </w:tc>
        <w:tc>
          <w:tcPr>
            <w:tcW w:w="2835" w:type="dxa"/>
            <w:shd w:val="clear" w:color="000000" w:fill="FFFFFF"/>
          </w:tcPr>
          <w:p w14:paraId="22F8AB47" w14:textId="1325BCA6" w:rsidR="00AF76CF" w:rsidRPr="00374F63" w:rsidRDefault="00374F63"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Included in FDD.</w:t>
            </w:r>
          </w:p>
        </w:tc>
        <w:tc>
          <w:tcPr>
            <w:tcW w:w="1559" w:type="dxa"/>
            <w:shd w:val="clear" w:color="000000" w:fill="FFFFFF"/>
          </w:tcPr>
          <w:p w14:paraId="38CF8315" w14:textId="3794FA34" w:rsidR="00AF76CF" w:rsidRPr="00374F63" w:rsidRDefault="00AF76CF" w:rsidP="00AB6B00">
            <w:pPr>
              <w:pStyle w:val="TableText"/>
              <w:spacing w:line="360" w:lineRule="auto"/>
              <w:rPr>
                <w:rFonts w:asciiTheme="minorHAnsi" w:hAnsiTheme="minorHAnsi" w:cstheme="minorHAnsi"/>
                <w:sz w:val="20"/>
                <w:lang w:val="en-GB"/>
              </w:rPr>
            </w:pPr>
            <w:r w:rsidRPr="00374F63">
              <w:rPr>
                <w:rFonts w:asciiTheme="minorHAnsi" w:hAnsiTheme="minorHAnsi" w:cstheme="minorHAnsi"/>
                <w:sz w:val="20"/>
                <w:lang w:val="en-GB"/>
              </w:rPr>
              <w:t>O</w:t>
            </w:r>
            <w:r w:rsidRPr="00F828D5">
              <w:rPr>
                <w:rFonts w:asciiTheme="minorHAnsi" w:hAnsiTheme="minorHAnsi" w:cstheme="minorHAnsi"/>
                <w:sz w:val="20"/>
                <w:lang w:val="en-GB"/>
              </w:rPr>
              <w:t>racle</w:t>
            </w:r>
          </w:p>
        </w:tc>
        <w:tc>
          <w:tcPr>
            <w:tcW w:w="1134" w:type="dxa"/>
            <w:shd w:val="clear" w:color="000000" w:fill="FFFFFF"/>
          </w:tcPr>
          <w:p w14:paraId="0BE490A1" w14:textId="633F0B15" w:rsidR="00AF76CF" w:rsidRPr="00FD07F6" w:rsidRDefault="00374F63" w:rsidP="00FD07F6">
            <w:pPr>
              <w:pStyle w:val="TableText"/>
              <w:spacing w:line="360" w:lineRule="auto"/>
              <w:rPr>
                <w:rFonts w:asciiTheme="minorHAnsi" w:hAnsiTheme="minorHAnsi" w:cstheme="minorHAnsi"/>
                <w:sz w:val="20"/>
                <w:lang w:val="en-GB"/>
              </w:rPr>
            </w:pPr>
            <w:r w:rsidRPr="00FD07F6">
              <w:rPr>
                <w:rFonts w:asciiTheme="minorHAnsi" w:hAnsiTheme="minorHAnsi" w:cstheme="minorHAnsi"/>
                <w:sz w:val="20"/>
                <w:lang w:val="en-GB"/>
              </w:rPr>
              <w:t>10/12/2021</w:t>
            </w:r>
          </w:p>
        </w:tc>
        <w:tc>
          <w:tcPr>
            <w:tcW w:w="828" w:type="dxa"/>
            <w:shd w:val="clear" w:color="000000" w:fill="FFFFFF"/>
          </w:tcPr>
          <w:p w14:paraId="5A8D155A" w14:textId="11177C92" w:rsidR="00AF76CF" w:rsidRPr="00FD07F6" w:rsidRDefault="00374F63"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Closed</w:t>
            </w:r>
          </w:p>
        </w:tc>
      </w:tr>
      <w:tr w:rsidR="009B1E26" w:rsidRPr="002A0A6A" w14:paraId="1F776CAA" w14:textId="77777777" w:rsidTr="009B7AC9">
        <w:tc>
          <w:tcPr>
            <w:tcW w:w="552" w:type="dxa"/>
            <w:shd w:val="clear" w:color="000000" w:fill="FFFFFF"/>
          </w:tcPr>
          <w:p w14:paraId="372B3497" w14:textId="503A11EA" w:rsidR="009B1E26" w:rsidRDefault="009B1E26" w:rsidP="00AB6B00">
            <w:pPr>
              <w:pStyle w:val="TableText"/>
              <w:spacing w:line="360" w:lineRule="auto"/>
              <w:jc w:val="both"/>
              <w:rPr>
                <w:rFonts w:cs="Arial"/>
                <w:b/>
                <w:bCs/>
                <w:sz w:val="18"/>
                <w:szCs w:val="18"/>
                <w:lang w:val="en-GB"/>
              </w:rPr>
            </w:pPr>
            <w:r>
              <w:rPr>
                <w:rFonts w:cs="Arial"/>
                <w:b/>
                <w:bCs/>
                <w:sz w:val="18"/>
                <w:szCs w:val="18"/>
                <w:lang w:val="en-GB"/>
              </w:rPr>
              <w:lastRenderedPageBreak/>
              <w:t>8</w:t>
            </w:r>
          </w:p>
        </w:tc>
        <w:tc>
          <w:tcPr>
            <w:tcW w:w="2977" w:type="dxa"/>
            <w:shd w:val="clear" w:color="000000" w:fill="FFFFFF"/>
          </w:tcPr>
          <w:p w14:paraId="0F8D5063" w14:textId="24DDA88C" w:rsidR="009B1E26" w:rsidRDefault="009B1E26"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Oracle to explore the possibility of partial refresh of release dashboard. If it</w:t>
            </w:r>
            <w:r w:rsidR="00CA0481">
              <w:rPr>
                <w:rFonts w:asciiTheme="minorHAnsi" w:hAnsiTheme="minorHAnsi" w:cstheme="minorHAnsi"/>
                <w:sz w:val="20"/>
                <w:lang w:val="en-GB"/>
              </w:rPr>
              <w:t>’</w:t>
            </w:r>
            <w:r>
              <w:rPr>
                <w:rFonts w:asciiTheme="minorHAnsi" w:hAnsiTheme="minorHAnsi" w:cstheme="minorHAnsi"/>
                <w:sz w:val="20"/>
                <w:lang w:val="en-GB"/>
              </w:rPr>
              <w:t xml:space="preserve">s not possible to achieve then error messages will be used to inform the user if they are </w:t>
            </w:r>
            <w:r w:rsidR="00CA0481">
              <w:rPr>
                <w:rFonts w:asciiTheme="minorHAnsi" w:hAnsiTheme="minorHAnsi" w:cstheme="minorHAnsi"/>
                <w:sz w:val="20"/>
                <w:lang w:val="en-GB"/>
              </w:rPr>
              <w:t>re-releasing</w:t>
            </w:r>
            <w:r>
              <w:rPr>
                <w:rFonts w:asciiTheme="minorHAnsi" w:hAnsiTheme="minorHAnsi" w:cstheme="minorHAnsi"/>
                <w:sz w:val="20"/>
                <w:lang w:val="en-GB"/>
              </w:rPr>
              <w:t xml:space="preserve"> a sales order which has already been </w:t>
            </w:r>
            <w:r w:rsidR="00CA0481">
              <w:rPr>
                <w:rFonts w:asciiTheme="minorHAnsi" w:hAnsiTheme="minorHAnsi" w:cstheme="minorHAnsi"/>
                <w:sz w:val="20"/>
                <w:lang w:val="en-GB"/>
              </w:rPr>
              <w:t>released</w:t>
            </w:r>
            <w:r>
              <w:rPr>
                <w:rFonts w:asciiTheme="minorHAnsi" w:hAnsiTheme="minorHAnsi" w:cstheme="minorHAnsi"/>
                <w:sz w:val="20"/>
                <w:lang w:val="en-GB"/>
              </w:rPr>
              <w:t>.</w:t>
            </w:r>
          </w:p>
        </w:tc>
        <w:tc>
          <w:tcPr>
            <w:tcW w:w="2835" w:type="dxa"/>
            <w:shd w:val="clear" w:color="000000" w:fill="FFFFFF"/>
          </w:tcPr>
          <w:p w14:paraId="3B519D0A" w14:textId="570E0026" w:rsidR="009B1E26" w:rsidRPr="00EC4B34" w:rsidRDefault="006F0E93" w:rsidP="00AB6B00">
            <w:pPr>
              <w:pStyle w:val="TableText"/>
              <w:spacing w:line="360" w:lineRule="auto"/>
              <w:jc w:val="both"/>
              <w:rPr>
                <w:rFonts w:asciiTheme="minorHAnsi" w:hAnsiTheme="minorHAnsi" w:cstheme="minorHAnsi"/>
                <w:sz w:val="20"/>
                <w:lang w:val="en-GB"/>
              </w:rPr>
            </w:pPr>
            <w:ins w:id="1811" w:author="Reetu Muneem" w:date="2022-02-09T16:07:00Z">
              <w:r>
                <w:rPr>
                  <w:rFonts w:asciiTheme="minorHAnsi" w:hAnsiTheme="minorHAnsi" w:cstheme="minorHAnsi"/>
                  <w:sz w:val="20"/>
                  <w:lang w:val="en-GB"/>
                </w:rPr>
                <w:t xml:space="preserve">User </w:t>
              </w:r>
            </w:ins>
            <w:r w:rsidR="00524C44">
              <w:rPr>
                <w:rFonts w:asciiTheme="minorHAnsi" w:hAnsiTheme="minorHAnsi" w:cstheme="minorHAnsi"/>
                <w:sz w:val="20"/>
                <w:lang w:val="en-GB"/>
              </w:rPr>
              <w:t>will</w:t>
            </w:r>
            <w:ins w:id="1812" w:author="Reetu Muneem" w:date="2022-02-09T16:07:00Z">
              <w:r>
                <w:rPr>
                  <w:rFonts w:asciiTheme="minorHAnsi" w:hAnsiTheme="minorHAnsi" w:cstheme="minorHAnsi"/>
                  <w:sz w:val="20"/>
                  <w:lang w:val="en-GB"/>
                </w:rPr>
                <w:t xml:space="preserve"> receive an error if they try </w:t>
              </w:r>
            </w:ins>
            <w:ins w:id="1813" w:author="Reetu Muneem" w:date="2022-02-09T16:08:00Z">
              <w:r>
                <w:rPr>
                  <w:rFonts w:asciiTheme="minorHAnsi" w:hAnsiTheme="minorHAnsi" w:cstheme="minorHAnsi"/>
                  <w:sz w:val="20"/>
                  <w:lang w:val="en-GB"/>
                </w:rPr>
                <w:t>to release an already released Sales Order.</w:t>
              </w:r>
            </w:ins>
          </w:p>
        </w:tc>
        <w:tc>
          <w:tcPr>
            <w:tcW w:w="1559" w:type="dxa"/>
            <w:shd w:val="clear" w:color="000000" w:fill="FFFFFF"/>
          </w:tcPr>
          <w:p w14:paraId="45024F84" w14:textId="552FE2C7" w:rsidR="009B1E26" w:rsidRDefault="007D2576" w:rsidP="00AB6B00">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Oracle</w:t>
            </w:r>
          </w:p>
        </w:tc>
        <w:tc>
          <w:tcPr>
            <w:tcW w:w="1134" w:type="dxa"/>
            <w:shd w:val="clear" w:color="000000" w:fill="FFFFFF"/>
          </w:tcPr>
          <w:p w14:paraId="04B14E5A" w14:textId="039D91D4" w:rsidR="009B1E26" w:rsidRPr="00FD07F6" w:rsidRDefault="006F0E93" w:rsidP="00FD07F6">
            <w:pPr>
              <w:pStyle w:val="TableText"/>
              <w:spacing w:line="360" w:lineRule="auto"/>
              <w:rPr>
                <w:rFonts w:asciiTheme="minorHAnsi" w:hAnsiTheme="minorHAnsi" w:cstheme="minorHAnsi"/>
                <w:sz w:val="20"/>
                <w:lang w:val="en-GB"/>
              </w:rPr>
            </w:pPr>
            <w:ins w:id="1814" w:author="Reetu Muneem" w:date="2022-02-09T16:07:00Z">
              <w:r>
                <w:rPr>
                  <w:rFonts w:asciiTheme="minorHAnsi" w:hAnsiTheme="minorHAnsi" w:cstheme="minorHAnsi"/>
                  <w:sz w:val="20"/>
                  <w:lang w:val="en-GB"/>
                </w:rPr>
                <w:t>09/02/2022</w:t>
              </w:r>
            </w:ins>
          </w:p>
        </w:tc>
        <w:tc>
          <w:tcPr>
            <w:tcW w:w="828" w:type="dxa"/>
            <w:shd w:val="clear" w:color="000000" w:fill="FFFFFF"/>
          </w:tcPr>
          <w:p w14:paraId="21178C8B" w14:textId="677964AC" w:rsidR="006F0E93" w:rsidRPr="00FD07F6" w:rsidRDefault="006F0E93" w:rsidP="00FD07F6">
            <w:pPr>
              <w:pStyle w:val="TableText"/>
              <w:spacing w:line="360" w:lineRule="auto"/>
              <w:rPr>
                <w:rFonts w:asciiTheme="minorHAnsi" w:hAnsiTheme="minorHAnsi" w:cstheme="minorHAnsi"/>
                <w:sz w:val="20"/>
                <w:lang w:val="en-GB"/>
              </w:rPr>
            </w:pPr>
            <w:ins w:id="1815" w:author="Reetu Muneem" w:date="2022-02-09T16:07:00Z">
              <w:r>
                <w:rPr>
                  <w:rFonts w:asciiTheme="minorHAnsi" w:hAnsiTheme="minorHAnsi" w:cstheme="minorHAnsi"/>
                  <w:sz w:val="20"/>
                  <w:lang w:val="en-GB"/>
                </w:rPr>
                <w:t>Closed</w:t>
              </w:r>
            </w:ins>
            <w:del w:id="1816" w:author="Reetu Muneem" w:date="2022-02-09T16:07:00Z">
              <w:r w:rsidR="00824D78" w:rsidDel="006F0E93">
                <w:rPr>
                  <w:rFonts w:asciiTheme="minorHAnsi" w:hAnsiTheme="minorHAnsi" w:cstheme="minorHAnsi"/>
                  <w:sz w:val="20"/>
                  <w:lang w:val="en-GB"/>
                </w:rPr>
                <w:delText>Open</w:delText>
              </w:r>
            </w:del>
          </w:p>
        </w:tc>
      </w:tr>
      <w:tr w:rsidR="00BE1A0A" w:rsidRPr="002A0A6A" w14:paraId="21C0F8DD" w14:textId="77777777" w:rsidTr="009B7AC9">
        <w:tc>
          <w:tcPr>
            <w:tcW w:w="552" w:type="dxa"/>
            <w:shd w:val="clear" w:color="000000" w:fill="FFFFFF"/>
          </w:tcPr>
          <w:p w14:paraId="590984D5" w14:textId="7316697C" w:rsidR="00BE1A0A" w:rsidRDefault="00BE1A0A" w:rsidP="00AB6B00">
            <w:pPr>
              <w:pStyle w:val="TableText"/>
              <w:spacing w:line="360" w:lineRule="auto"/>
              <w:jc w:val="both"/>
              <w:rPr>
                <w:rFonts w:cs="Arial"/>
                <w:b/>
                <w:bCs/>
                <w:sz w:val="18"/>
                <w:szCs w:val="18"/>
                <w:lang w:val="en-GB"/>
              </w:rPr>
            </w:pPr>
            <w:r>
              <w:rPr>
                <w:rFonts w:cs="Arial"/>
                <w:b/>
                <w:bCs/>
                <w:sz w:val="18"/>
                <w:szCs w:val="18"/>
                <w:lang w:val="en-GB"/>
              </w:rPr>
              <w:t>9</w:t>
            </w:r>
          </w:p>
        </w:tc>
        <w:tc>
          <w:tcPr>
            <w:tcW w:w="2977" w:type="dxa"/>
            <w:shd w:val="clear" w:color="000000" w:fill="FFFFFF"/>
          </w:tcPr>
          <w:p w14:paraId="5D39CAD3" w14:textId="7A3352C5" w:rsidR="00BE1A0A" w:rsidRDefault="00BE1A0A"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Time out mechanism for the wholesale portal and the release of respective d</w:t>
            </w:r>
            <w:r w:rsidR="00A45D58">
              <w:rPr>
                <w:rFonts w:asciiTheme="minorHAnsi" w:hAnsiTheme="minorHAnsi" w:cstheme="minorHAnsi"/>
                <w:sz w:val="20"/>
                <w:lang w:val="en-GB"/>
              </w:rPr>
              <w:t xml:space="preserve">ata </w:t>
            </w:r>
            <w:r>
              <w:rPr>
                <w:rFonts w:asciiTheme="minorHAnsi" w:hAnsiTheme="minorHAnsi" w:cstheme="minorHAnsi"/>
                <w:sz w:val="20"/>
                <w:lang w:val="en-GB"/>
              </w:rPr>
              <w:t>b</w:t>
            </w:r>
            <w:r w:rsidR="00A45D58">
              <w:rPr>
                <w:rFonts w:asciiTheme="minorHAnsi" w:hAnsiTheme="minorHAnsi" w:cstheme="minorHAnsi"/>
                <w:sz w:val="20"/>
                <w:lang w:val="en-GB"/>
              </w:rPr>
              <w:t>ase</w:t>
            </w:r>
            <w:r>
              <w:rPr>
                <w:rFonts w:asciiTheme="minorHAnsi" w:hAnsiTheme="minorHAnsi" w:cstheme="minorHAnsi"/>
                <w:sz w:val="20"/>
                <w:lang w:val="en-GB"/>
              </w:rPr>
              <w:t xml:space="preserve"> locks acquired due to time out is yet to be finalized by oracle.</w:t>
            </w:r>
          </w:p>
        </w:tc>
        <w:tc>
          <w:tcPr>
            <w:tcW w:w="2835" w:type="dxa"/>
            <w:shd w:val="clear" w:color="000000" w:fill="FFFFFF"/>
          </w:tcPr>
          <w:p w14:paraId="0D26ECA1" w14:textId="77777777" w:rsidR="00BE1A0A" w:rsidRPr="00EC4B34" w:rsidRDefault="00BE1A0A" w:rsidP="00AB6B00">
            <w:pPr>
              <w:pStyle w:val="TableText"/>
              <w:spacing w:line="360" w:lineRule="auto"/>
              <w:jc w:val="both"/>
              <w:rPr>
                <w:rFonts w:asciiTheme="minorHAnsi" w:hAnsiTheme="minorHAnsi" w:cstheme="minorHAnsi"/>
                <w:sz w:val="20"/>
                <w:lang w:val="en-GB"/>
              </w:rPr>
            </w:pPr>
          </w:p>
        </w:tc>
        <w:tc>
          <w:tcPr>
            <w:tcW w:w="1559" w:type="dxa"/>
            <w:shd w:val="clear" w:color="000000" w:fill="FFFFFF"/>
          </w:tcPr>
          <w:p w14:paraId="29508626" w14:textId="4DED3F2D" w:rsidR="00BE1A0A" w:rsidRDefault="00BE1A0A" w:rsidP="00AB6B00">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Oracle</w:t>
            </w:r>
          </w:p>
        </w:tc>
        <w:tc>
          <w:tcPr>
            <w:tcW w:w="1134" w:type="dxa"/>
            <w:shd w:val="clear" w:color="000000" w:fill="FFFFFF"/>
          </w:tcPr>
          <w:p w14:paraId="11373959" w14:textId="77777777" w:rsidR="00BE1A0A" w:rsidRPr="00FD07F6" w:rsidRDefault="00BE1A0A" w:rsidP="00FD07F6">
            <w:pPr>
              <w:pStyle w:val="TableText"/>
              <w:spacing w:line="360" w:lineRule="auto"/>
              <w:rPr>
                <w:rFonts w:asciiTheme="minorHAnsi" w:hAnsiTheme="minorHAnsi" w:cstheme="minorHAnsi"/>
                <w:sz w:val="20"/>
                <w:lang w:val="en-GB"/>
              </w:rPr>
            </w:pPr>
          </w:p>
        </w:tc>
        <w:tc>
          <w:tcPr>
            <w:tcW w:w="828" w:type="dxa"/>
            <w:shd w:val="clear" w:color="000000" w:fill="FFFFFF"/>
          </w:tcPr>
          <w:p w14:paraId="0E9FC122" w14:textId="49C11E4C" w:rsidR="00BE1A0A" w:rsidRPr="00FD07F6" w:rsidRDefault="00824D78"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Open</w:t>
            </w:r>
          </w:p>
        </w:tc>
      </w:tr>
      <w:tr w:rsidR="006A6296" w:rsidRPr="002A0A6A" w14:paraId="6C62D745" w14:textId="77777777" w:rsidTr="009B7AC9">
        <w:tc>
          <w:tcPr>
            <w:tcW w:w="552" w:type="dxa"/>
            <w:shd w:val="clear" w:color="000000" w:fill="FFFFFF"/>
          </w:tcPr>
          <w:p w14:paraId="0E71E10C" w14:textId="473970A1" w:rsidR="006A6296" w:rsidRDefault="006A6296" w:rsidP="00AB6B00">
            <w:pPr>
              <w:pStyle w:val="TableText"/>
              <w:spacing w:line="360" w:lineRule="auto"/>
              <w:jc w:val="both"/>
              <w:rPr>
                <w:rFonts w:cs="Arial"/>
                <w:b/>
                <w:bCs/>
                <w:sz w:val="18"/>
                <w:szCs w:val="18"/>
                <w:lang w:val="en-GB"/>
              </w:rPr>
            </w:pPr>
            <w:r>
              <w:rPr>
                <w:rFonts w:cs="Arial"/>
                <w:b/>
                <w:bCs/>
                <w:sz w:val="18"/>
                <w:szCs w:val="18"/>
                <w:lang w:val="en-GB"/>
              </w:rPr>
              <w:t>10</w:t>
            </w:r>
          </w:p>
        </w:tc>
        <w:tc>
          <w:tcPr>
            <w:tcW w:w="2977" w:type="dxa"/>
            <w:shd w:val="clear" w:color="000000" w:fill="FFFFFF"/>
          </w:tcPr>
          <w:p w14:paraId="41D34587" w14:textId="32636757" w:rsidR="006A6296" w:rsidRDefault="006A6296"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As of now the purge days defined by wholesale team for Sales order are 730 days nearly 2 years. But it has to be further discussed with Commercial and Finance team, if they are happy with this configuration</w:t>
            </w:r>
            <w:r w:rsidR="00647FA8">
              <w:rPr>
                <w:rFonts w:asciiTheme="minorHAnsi" w:hAnsiTheme="minorHAnsi" w:cstheme="minorHAnsi"/>
                <w:sz w:val="20"/>
                <w:lang w:val="en-GB"/>
              </w:rPr>
              <w:t xml:space="preserve"> or if finance want longer duration to follow up on any invoicing related query on Sale Order. </w:t>
            </w:r>
          </w:p>
        </w:tc>
        <w:tc>
          <w:tcPr>
            <w:tcW w:w="2835" w:type="dxa"/>
            <w:shd w:val="clear" w:color="000000" w:fill="FFFFFF"/>
          </w:tcPr>
          <w:p w14:paraId="611F2069" w14:textId="77777777" w:rsidR="006A6296" w:rsidRPr="00EC4B34" w:rsidRDefault="006A6296" w:rsidP="00AB6B00">
            <w:pPr>
              <w:pStyle w:val="TableText"/>
              <w:spacing w:line="360" w:lineRule="auto"/>
              <w:jc w:val="both"/>
              <w:rPr>
                <w:rFonts w:asciiTheme="minorHAnsi" w:hAnsiTheme="minorHAnsi" w:cstheme="minorHAnsi"/>
                <w:sz w:val="20"/>
                <w:lang w:val="en-GB"/>
              </w:rPr>
            </w:pPr>
          </w:p>
        </w:tc>
        <w:tc>
          <w:tcPr>
            <w:tcW w:w="1559" w:type="dxa"/>
            <w:shd w:val="clear" w:color="000000" w:fill="FFFFFF"/>
          </w:tcPr>
          <w:p w14:paraId="022B4A38" w14:textId="314CEC9E" w:rsidR="006A6296" w:rsidRDefault="006A6296" w:rsidP="00AB6B00">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Kevin</w:t>
            </w:r>
            <w:r w:rsidR="00113B64">
              <w:rPr>
                <w:rFonts w:asciiTheme="minorHAnsi" w:hAnsiTheme="minorHAnsi" w:cstheme="minorHAnsi"/>
                <w:sz w:val="20"/>
                <w:lang w:val="en-GB"/>
              </w:rPr>
              <w:t>/</w:t>
            </w:r>
            <w:r w:rsidR="006137BD">
              <w:rPr>
                <w:rFonts w:asciiTheme="minorHAnsi" w:hAnsiTheme="minorHAnsi" w:cstheme="minorHAnsi"/>
                <w:sz w:val="20"/>
                <w:lang w:val="en-GB"/>
              </w:rPr>
              <w:t>Finance</w:t>
            </w:r>
          </w:p>
        </w:tc>
        <w:tc>
          <w:tcPr>
            <w:tcW w:w="1134" w:type="dxa"/>
            <w:shd w:val="clear" w:color="000000" w:fill="FFFFFF"/>
          </w:tcPr>
          <w:p w14:paraId="51CAF34D" w14:textId="77777777" w:rsidR="006A6296" w:rsidRPr="00FD07F6" w:rsidRDefault="006A6296" w:rsidP="00FD07F6">
            <w:pPr>
              <w:pStyle w:val="TableText"/>
              <w:spacing w:line="360" w:lineRule="auto"/>
              <w:rPr>
                <w:rFonts w:asciiTheme="minorHAnsi" w:hAnsiTheme="minorHAnsi" w:cstheme="minorHAnsi"/>
                <w:sz w:val="20"/>
                <w:lang w:val="en-GB"/>
              </w:rPr>
            </w:pPr>
          </w:p>
        </w:tc>
        <w:tc>
          <w:tcPr>
            <w:tcW w:w="828" w:type="dxa"/>
            <w:shd w:val="clear" w:color="000000" w:fill="FFFFFF"/>
          </w:tcPr>
          <w:p w14:paraId="71E4AA36" w14:textId="45E3C6EF" w:rsidR="006A6296" w:rsidRPr="00FD07F6" w:rsidRDefault="00824D78"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Open</w:t>
            </w:r>
          </w:p>
        </w:tc>
      </w:tr>
      <w:tr w:rsidR="0053119B" w:rsidRPr="002A0A6A" w14:paraId="40E90CDE" w14:textId="77777777" w:rsidTr="009B7AC9">
        <w:tc>
          <w:tcPr>
            <w:tcW w:w="552" w:type="dxa"/>
            <w:shd w:val="clear" w:color="000000" w:fill="FFFFFF"/>
          </w:tcPr>
          <w:p w14:paraId="72447BF8" w14:textId="73DEE5EF" w:rsidR="0053119B" w:rsidRDefault="0053119B" w:rsidP="00AB6B00">
            <w:pPr>
              <w:pStyle w:val="TableText"/>
              <w:spacing w:line="360" w:lineRule="auto"/>
              <w:jc w:val="both"/>
              <w:rPr>
                <w:rFonts w:cs="Arial"/>
                <w:b/>
                <w:bCs/>
                <w:sz w:val="18"/>
                <w:szCs w:val="18"/>
                <w:lang w:val="en-GB"/>
              </w:rPr>
            </w:pPr>
            <w:r>
              <w:rPr>
                <w:rFonts w:cs="Arial"/>
                <w:b/>
                <w:bCs/>
                <w:sz w:val="18"/>
                <w:szCs w:val="18"/>
                <w:lang w:val="en-GB"/>
              </w:rPr>
              <w:t>11</w:t>
            </w:r>
          </w:p>
        </w:tc>
        <w:tc>
          <w:tcPr>
            <w:tcW w:w="2977" w:type="dxa"/>
            <w:shd w:val="clear" w:color="000000" w:fill="FFFFFF"/>
          </w:tcPr>
          <w:p w14:paraId="4854DEEA" w14:textId="438E07CC" w:rsidR="0053119B" w:rsidRDefault="0053119B"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The pick instructions information for WMS team is still being agreed with RIS, Oracle and Supply Chain.</w:t>
            </w:r>
          </w:p>
        </w:tc>
        <w:tc>
          <w:tcPr>
            <w:tcW w:w="2835" w:type="dxa"/>
            <w:shd w:val="clear" w:color="000000" w:fill="FFFFFF"/>
          </w:tcPr>
          <w:p w14:paraId="7AF8A0BA" w14:textId="77777777" w:rsidR="0053119B" w:rsidRPr="00EC4B34" w:rsidRDefault="0053119B" w:rsidP="00AB6B00">
            <w:pPr>
              <w:pStyle w:val="TableText"/>
              <w:spacing w:line="360" w:lineRule="auto"/>
              <w:jc w:val="both"/>
              <w:rPr>
                <w:rFonts w:asciiTheme="minorHAnsi" w:hAnsiTheme="minorHAnsi" w:cstheme="minorHAnsi"/>
                <w:sz w:val="20"/>
                <w:lang w:val="en-GB"/>
              </w:rPr>
            </w:pPr>
          </w:p>
        </w:tc>
        <w:tc>
          <w:tcPr>
            <w:tcW w:w="1559" w:type="dxa"/>
            <w:shd w:val="clear" w:color="000000" w:fill="FFFFFF"/>
          </w:tcPr>
          <w:p w14:paraId="2F3B0B17" w14:textId="56BA461C" w:rsidR="0053119B" w:rsidRDefault="0053119B" w:rsidP="00AB6B00">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ASOS</w:t>
            </w:r>
          </w:p>
        </w:tc>
        <w:tc>
          <w:tcPr>
            <w:tcW w:w="1134" w:type="dxa"/>
            <w:shd w:val="clear" w:color="000000" w:fill="FFFFFF"/>
          </w:tcPr>
          <w:p w14:paraId="07252D3A" w14:textId="77777777" w:rsidR="0053119B" w:rsidRPr="00FD07F6" w:rsidRDefault="0053119B" w:rsidP="00FD07F6">
            <w:pPr>
              <w:pStyle w:val="TableText"/>
              <w:spacing w:line="360" w:lineRule="auto"/>
              <w:rPr>
                <w:rFonts w:asciiTheme="minorHAnsi" w:hAnsiTheme="minorHAnsi" w:cstheme="minorHAnsi"/>
                <w:sz w:val="20"/>
                <w:lang w:val="en-GB"/>
              </w:rPr>
            </w:pPr>
          </w:p>
        </w:tc>
        <w:tc>
          <w:tcPr>
            <w:tcW w:w="828" w:type="dxa"/>
            <w:shd w:val="clear" w:color="000000" w:fill="FFFFFF"/>
          </w:tcPr>
          <w:p w14:paraId="3844C291" w14:textId="319C7708" w:rsidR="0053119B" w:rsidRPr="00FD07F6" w:rsidRDefault="00824D78"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Open</w:t>
            </w:r>
          </w:p>
        </w:tc>
      </w:tr>
      <w:tr w:rsidR="00CB5B8A" w:rsidRPr="002A0A6A" w14:paraId="29C7491C" w14:textId="77777777" w:rsidTr="009B7AC9">
        <w:tc>
          <w:tcPr>
            <w:tcW w:w="552" w:type="dxa"/>
            <w:shd w:val="clear" w:color="000000" w:fill="FFFFFF"/>
          </w:tcPr>
          <w:p w14:paraId="32D85047" w14:textId="2B84CEDC" w:rsidR="00CB5B8A" w:rsidRDefault="00CB5B8A" w:rsidP="00AB6B00">
            <w:pPr>
              <w:pStyle w:val="TableText"/>
              <w:spacing w:line="360" w:lineRule="auto"/>
              <w:jc w:val="both"/>
              <w:rPr>
                <w:rFonts w:cs="Arial"/>
                <w:b/>
                <w:bCs/>
                <w:sz w:val="18"/>
                <w:szCs w:val="18"/>
                <w:lang w:val="en-GB"/>
              </w:rPr>
            </w:pPr>
            <w:r>
              <w:rPr>
                <w:rFonts w:cs="Arial"/>
                <w:b/>
                <w:bCs/>
                <w:sz w:val="18"/>
                <w:szCs w:val="18"/>
                <w:lang w:val="en-GB"/>
              </w:rPr>
              <w:t>12</w:t>
            </w:r>
          </w:p>
        </w:tc>
        <w:tc>
          <w:tcPr>
            <w:tcW w:w="2977" w:type="dxa"/>
            <w:shd w:val="clear" w:color="000000" w:fill="FFFFFF"/>
          </w:tcPr>
          <w:p w14:paraId="2F8C90DB" w14:textId="297C962F" w:rsidR="00CB5B8A" w:rsidRDefault="00CB5B8A"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Generating Billing Extract for finance. This billing information is yet to be shared by finance team.</w:t>
            </w:r>
          </w:p>
        </w:tc>
        <w:tc>
          <w:tcPr>
            <w:tcW w:w="2835" w:type="dxa"/>
            <w:shd w:val="clear" w:color="000000" w:fill="FFFFFF"/>
          </w:tcPr>
          <w:p w14:paraId="3E9DEBF6" w14:textId="77777777" w:rsidR="00CB5B8A" w:rsidRPr="00EC4B34" w:rsidRDefault="00CB5B8A" w:rsidP="00AB6B00">
            <w:pPr>
              <w:pStyle w:val="TableText"/>
              <w:spacing w:line="360" w:lineRule="auto"/>
              <w:jc w:val="both"/>
              <w:rPr>
                <w:rFonts w:asciiTheme="minorHAnsi" w:hAnsiTheme="minorHAnsi" w:cstheme="minorHAnsi"/>
                <w:sz w:val="20"/>
                <w:lang w:val="en-GB"/>
              </w:rPr>
            </w:pPr>
          </w:p>
        </w:tc>
        <w:tc>
          <w:tcPr>
            <w:tcW w:w="1559" w:type="dxa"/>
            <w:shd w:val="clear" w:color="000000" w:fill="FFFFFF"/>
          </w:tcPr>
          <w:p w14:paraId="4B72245E" w14:textId="68EC148D" w:rsidR="00CB5B8A" w:rsidRDefault="00CB5B8A" w:rsidP="00AB6B00">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Finance</w:t>
            </w:r>
          </w:p>
        </w:tc>
        <w:tc>
          <w:tcPr>
            <w:tcW w:w="1134" w:type="dxa"/>
            <w:shd w:val="clear" w:color="000000" w:fill="FFFFFF"/>
          </w:tcPr>
          <w:p w14:paraId="74EA087B" w14:textId="77777777" w:rsidR="00CB5B8A" w:rsidRPr="00FD07F6" w:rsidRDefault="00CB5B8A" w:rsidP="00FD07F6">
            <w:pPr>
              <w:pStyle w:val="TableText"/>
              <w:spacing w:line="360" w:lineRule="auto"/>
              <w:rPr>
                <w:rFonts w:asciiTheme="minorHAnsi" w:hAnsiTheme="minorHAnsi" w:cstheme="minorHAnsi"/>
                <w:sz w:val="20"/>
                <w:lang w:val="en-GB"/>
              </w:rPr>
            </w:pPr>
          </w:p>
        </w:tc>
        <w:tc>
          <w:tcPr>
            <w:tcW w:w="828" w:type="dxa"/>
            <w:shd w:val="clear" w:color="000000" w:fill="FFFFFF"/>
          </w:tcPr>
          <w:p w14:paraId="51544AD2" w14:textId="5C4FDA68" w:rsidR="00CB5B8A" w:rsidRPr="00FD07F6" w:rsidRDefault="00824D78"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Open</w:t>
            </w:r>
          </w:p>
        </w:tc>
      </w:tr>
      <w:tr w:rsidR="00DA2D6C" w:rsidRPr="002A0A6A" w14:paraId="5CE7D096" w14:textId="77777777" w:rsidTr="009B7AC9">
        <w:tc>
          <w:tcPr>
            <w:tcW w:w="552" w:type="dxa"/>
            <w:shd w:val="clear" w:color="000000" w:fill="FFFFFF"/>
          </w:tcPr>
          <w:p w14:paraId="4EA8D43A" w14:textId="71A4E829" w:rsidR="00DA2D6C" w:rsidRDefault="00DA2D6C" w:rsidP="00AB6B00">
            <w:pPr>
              <w:pStyle w:val="TableText"/>
              <w:spacing w:line="360" w:lineRule="auto"/>
              <w:jc w:val="both"/>
              <w:rPr>
                <w:rFonts w:cs="Arial"/>
                <w:b/>
                <w:bCs/>
                <w:sz w:val="18"/>
                <w:szCs w:val="18"/>
                <w:lang w:val="en-GB"/>
              </w:rPr>
            </w:pPr>
            <w:r>
              <w:rPr>
                <w:rFonts w:cs="Arial"/>
                <w:b/>
                <w:bCs/>
                <w:sz w:val="18"/>
                <w:szCs w:val="18"/>
                <w:lang w:val="en-GB"/>
              </w:rPr>
              <w:t>13</w:t>
            </w:r>
          </w:p>
        </w:tc>
        <w:tc>
          <w:tcPr>
            <w:tcW w:w="2977" w:type="dxa"/>
            <w:shd w:val="clear" w:color="000000" w:fill="FFFFFF"/>
          </w:tcPr>
          <w:p w14:paraId="3DE282FF" w14:textId="2C170823" w:rsidR="00DA2D6C" w:rsidRDefault="00DA2D6C"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For Release 1 wholesale team will not have any flexibility to mark data as seen</w:t>
            </w:r>
            <w:r w:rsidR="00824D78">
              <w:rPr>
                <w:rFonts w:asciiTheme="minorHAnsi" w:hAnsiTheme="minorHAnsi" w:cstheme="minorHAnsi"/>
                <w:sz w:val="20"/>
                <w:lang w:val="en-GB"/>
              </w:rPr>
              <w:t xml:space="preserve"> so that it</w:t>
            </w:r>
            <w:r>
              <w:rPr>
                <w:rFonts w:asciiTheme="minorHAnsi" w:hAnsiTheme="minorHAnsi" w:cstheme="minorHAnsi"/>
                <w:sz w:val="20"/>
                <w:lang w:val="en-GB"/>
              </w:rPr>
              <w:t xml:space="preserve"> </w:t>
            </w:r>
            <w:r w:rsidR="00824D78">
              <w:rPr>
                <w:rFonts w:asciiTheme="minorHAnsi" w:hAnsiTheme="minorHAnsi" w:cstheme="minorHAnsi"/>
                <w:sz w:val="20"/>
                <w:lang w:val="en-GB"/>
              </w:rPr>
              <w:t>does</w:t>
            </w:r>
            <w:r>
              <w:rPr>
                <w:rFonts w:asciiTheme="minorHAnsi" w:hAnsiTheme="minorHAnsi" w:cstheme="minorHAnsi"/>
                <w:sz w:val="20"/>
                <w:lang w:val="en-GB"/>
              </w:rPr>
              <w:t xml:space="preserve"> not show again in dashboards. </w:t>
            </w:r>
          </w:p>
        </w:tc>
        <w:tc>
          <w:tcPr>
            <w:tcW w:w="2835" w:type="dxa"/>
            <w:shd w:val="clear" w:color="000000" w:fill="FFFFFF"/>
          </w:tcPr>
          <w:p w14:paraId="35C846E1" w14:textId="03A26189" w:rsidR="00DA2D6C" w:rsidRPr="00EC4B34" w:rsidRDefault="00DA2D6C"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In FDD review session it was agreed to have this requirement as a fast follower after Release1.</w:t>
            </w:r>
          </w:p>
        </w:tc>
        <w:tc>
          <w:tcPr>
            <w:tcW w:w="1559" w:type="dxa"/>
            <w:shd w:val="clear" w:color="000000" w:fill="FFFFFF"/>
          </w:tcPr>
          <w:p w14:paraId="5F540233" w14:textId="1B585F16" w:rsidR="00DA2D6C" w:rsidRDefault="00DA2D6C" w:rsidP="00AB6B00">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Oracle</w:t>
            </w:r>
          </w:p>
        </w:tc>
        <w:tc>
          <w:tcPr>
            <w:tcW w:w="1134" w:type="dxa"/>
            <w:shd w:val="clear" w:color="000000" w:fill="FFFFFF"/>
          </w:tcPr>
          <w:p w14:paraId="34E53DE9" w14:textId="34EBF57C" w:rsidR="00DA2D6C" w:rsidRPr="00FD07F6" w:rsidRDefault="00DA2D6C" w:rsidP="00FD07F6">
            <w:pPr>
              <w:pStyle w:val="TableText"/>
              <w:spacing w:line="360" w:lineRule="auto"/>
              <w:rPr>
                <w:rFonts w:asciiTheme="minorHAnsi" w:hAnsiTheme="minorHAnsi" w:cstheme="minorHAnsi"/>
                <w:sz w:val="20"/>
                <w:lang w:val="en-GB"/>
              </w:rPr>
            </w:pPr>
            <w:r w:rsidRPr="00FD07F6">
              <w:rPr>
                <w:rFonts w:asciiTheme="minorHAnsi" w:hAnsiTheme="minorHAnsi" w:cstheme="minorHAnsi"/>
                <w:sz w:val="20"/>
                <w:lang w:val="en-GB"/>
              </w:rPr>
              <w:t>10/12/2021</w:t>
            </w:r>
          </w:p>
        </w:tc>
        <w:tc>
          <w:tcPr>
            <w:tcW w:w="828" w:type="dxa"/>
            <w:shd w:val="clear" w:color="000000" w:fill="FFFFFF"/>
          </w:tcPr>
          <w:p w14:paraId="5984F640" w14:textId="4544EA16" w:rsidR="00DA2D6C" w:rsidRPr="00FD07F6" w:rsidRDefault="00DA2D6C" w:rsidP="00FD07F6">
            <w:pPr>
              <w:pStyle w:val="TableText"/>
              <w:spacing w:line="360" w:lineRule="auto"/>
              <w:rPr>
                <w:rFonts w:asciiTheme="minorHAnsi" w:hAnsiTheme="minorHAnsi" w:cstheme="minorHAnsi"/>
                <w:sz w:val="20"/>
                <w:lang w:val="en-GB"/>
              </w:rPr>
            </w:pPr>
            <w:r w:rsidRPr="00FD07F6">
              <w:rPr>
                <w:rFonts w:asciiTheme="minorHAnsi" w:hAnsiTheme="minorHAnsi" w:cstheme="minorHAnsi"/>
                <w:sz w:val="20"/>
                <w:lang w:val="en-GB"/>
              </w:rPr>
              <w:t>Closed</w:t>
            </w:r>
          </w:p>
        </w:tc>
      </w:tr>
      <w:tr w:rsidR="00224226" w:rsidRPr="002A0A6A" w14:paraId="7738176A" w14:textId="77777777" w:rsidTr="009B7AC9">
        <w:tc>
          <w:tcPr>
            <w:tcW w:w="552" w:type="dxa"/>
            <w:shd w:val="clear" w:color="000000" w:fill="FFFFFF"/>
          </w:tcPr>
          <w:p w14:paraId="3A89533B" w14:textId="010E3F48" w:rsidR="00224226" w:rsidRDefault="00F828D5" w:rsidP="00AB6B00">
            <w:pPr>
              <w:pStyle w:val="TableText"/>
              <w:spacing w:line="360" w:lineRule="auto"/>
              <w:jc w:val="both"/>
              <w:rPr>
                <w:rFonts w:cs="Arial"/>
                <w:b/>
                <w:bCs/>
                <w:sz w:val="18"/>
                <w:szCs w:val="18"/>
                <w:lang w:val="en-GB"/>
              </w:rPr>
            </w:pPr>
            <w:r>
              <w:rPr>
                <w:rFonts w:cs="Arial"/>
                <w:b/>
                <w:bCs/>
                <w:sz w:val="18"/>
                <w:szCs w:val="18"/>
                <w:lang w:val="en-GB"/>
              </w:rPr>
              <w:t>14</w:t>
            </w:r>
          </w:p>
        </w:tc>
        <w:tc>
          <w:tcPr>
            <w:tcW w:w="2977" w:type="dxa"/>
            <w:shd w:val="clear" w:color="000000" w:fill="FFFFFF"/>
          </w:tcPr>
          <w:p w14:paraId="79143C2F" w14:textId="55AB80F6" w:rsidR="00224226" w:rsidRDefault="00224226" w:rsidP="00AB6B00">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New requirement to –</w:t>
            </w:r>
          </w:p>
          <w:p w14:paraId="414ACBAF" w14:textId="3A44B659" w:rsidR="00224226" w:rsidRDefault="00224226" w:rsidP="00AB6B00">
            <w:pPr>
              <w:pStyle w:val="TableText"/>
              <w:spacing w:line="360" w:lineRule="auto"/>
              <w:jc w:val="both"/>
              <w:rPr>
                <w:rFonts w:asciiTheme="minorHAnsi" w:hAnsiTheme="minorHAnsi" w:cstheme="minorHAnsi"/>
                <w:sz w:val="20"/>
                <w:lang w:val="en-GB"/>
              </w:rPr>
            </w:pPr>
            <w:r w:rsidRPr="00FD07F6">
              <w:rPr>
                <w:rFonts w:asciiTheme="minorHAnsi" w:hAnsiTheme="minorHAnsi" w:cstheme="minorHAnsi"/>
                <w:sz w:val="20"/>
                <w:lang w:val="en-GB"/>
              </w:rPr>
              <w:lastRenderedPageBreak/>
              <w:t>Add Release Date in Manage Sales Order Search filters and in Edit/View Sales Order screen.</w:t>
            </w:r>
          </w:p>
        </w:tc>
        <w:tc>
          <w:tcPr>
            <w:tcW w:w="2835" w:type="dxa"/>
            <w:shd w:val="clear" w:color="000000" w:fill="FFFFFF"/>
          </w:tcPr>
          <w:p w14:paraId="2F074430" w14:textId="5887964F" w:rsidR="0062123D" w:rsidRPr="0062123D" w:rsidRDefault="0062123D" w:rsidP="0062123D">
            <w:pPr>
              <w:pStyle w:val="TableText"/>
              <w:spacing w:line="360" w:lineRule="auto"/>
              <w:jc w:val="both"/>
              <w:rPr>
                <w:rFonts w:asciiTheme="minorHAnsi" w:hAnsiTheme="minorHAnsi" w:cstheme="minorHAnsi"/>
                <w:sz w:val="20"/>
                <w:lang w:val="en-GB"/>
              </w:rPr>
            </w:pPr>
            <w:r w:rsidRPr="0062123D">
              <w:rPr>
                <w:rFonts w:asciiTheme="minorHAnsi" w:hAnsiTheme="minorHAnsi" w:cstheme="minorHAnsi"/>
                <w:sz w:val="20"/>
                <w:lang w:val="en-GB"/>
              </w:rPr>
              <w:lastRenderedPageBreak/>
              <w:t>Added Release Date on following screens in FDD</w:t>
            </w:r>
            <w:r w:rsidR="00DD595E">
              <w:rPr>
                <w:rFonts w:ascii="Calibri" w:hAnsi="Calibri"/>
                <w:color w:val="000000"/>
                <w:lang w:val="en-GB" w:eastAsia="en-US"/>
              </w:rPr>
              <w:t xml:space="preserve"> –</w:t>
            </w:r>
          </w:p>
          <w:p w14:paraId="44CFBAAB" w14:textId="7510C0F4" w:rsidR="0062123D" w:rsidRPr="0062123D" w:rsidRDefault="0062123D" w:rsidP="0062123D">
            <w:pPr>
              <w:pStyle w:val="TableText"/>
              <w:spacing w:line="360" w:lineRule="auto"/>
              <w:jc w:val="both"/>
              <w:rPr>
                <w:rFonts w:asciiTheme="minorHAnsi" w:hAnsiTheme="minorHAnsi" w:cstheme="minorHAnsi"/>
                <w:sz w:val="20"/>
                <w:lang w:val="en-GB"/>
              </w:rPr>
            </w:pPr>
            <w:r w:rsidRPr="0062123D">
              <w:rPr>
                <w:rFonts w:asciiTheme="minorHAnsi" w:hAnsiTheme="minorHAnsi" w:cstheme="minorHAnsi"/>
                <w:sz w:val="20"/>
                <w:lang w:val="en-GB"/>
              </w:rPr>
              <w:lastRenderedPageBreak/>
              <w:t>1. Manage Sales Order screen (filter and detail table).</w:t>
            </w:r>
          </w:p>
          <w:p w14:paraId="6D74DCD3" w14:textId="7039106A" w:rsidR="00224226" w:rsidRDefault="0062123D" w:rsidP="0062123D">
            <w:pPr>
              <w:pStyle w:val="TableText"/>
              <w:spacing w:line="360" w:lineRule="auto"/>
              <w:jc w:val="both"/>
              <w:rPr>
                <w:rFonts w:asciiTheme="minorHAnsi" w:hAnsiTheme="minorHAnsi" w:cstheme="minorHAnsi"/>
                <w:sz w:val="20"/>
                <w:lang w:val="en-GB"/>
              </w:rPr>
            </w:pPr>
            <w:r w:rsidRPr="0062123D">
              <w:rPr>
                <w:rFonts w:asciiTheme="minorHAnsi" w:hAnsiTheme="minorHAnsi" w:cstheme="minorHAnsi"/>
                <w:sz w:val="20"/>
                <w:lang w:val="en-GB"/>
              </w:rPr>
              <w:t>2. View/Edit Sales Order screen.</w:t>
            </w:r>
          </w:p>
        </w:tc>
        <w:tc>
          <w:tcPr>
            <w:tcW w:w="1559" w:type="dxa"/>
            <w:shd w:val="clear" w:color="000000" w:fill="FFFFFF"/>
          </w:tcPr>
          <w:p w14:paraId="37488C34" w14:textId="72C907E4" w:rsidR="00224226" w:rsidRDefault="00340559" w:rsidP="00AB6B00">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lastRenderedPageBreak/>
              <w:t>Oracle</w:t>
            </w:r>
          </w:p>
        </w:tc>
        <w:tc>
          <w:tcPr>
            <w:tcW w:w="1134" w:type="dxa"/>
            <w:shd w:val="clear" w:color="000000" w:fill="FFFFFF"/>
          </w:tcPr>
          <w:p w14:paraId="753782F9" w14:textId="4805A3E3" w:rsidR="00224226" w:rsidRPr="00FD07F6" w:rsidRDefault="00EE7ED3" w:rsidP="00FD07F6">
            <w:pPr>
              <w:pStyle w:val="TableText"/>
              <w:spacing w:line="360" w:lineRule="auto"/>
              <w:rPr>
                <w:rFonts w:asciiTheme="minorHAnsi" w:hAnsiTheme="minorHAnsi" w:cstheme="minorHAnsi"/>
                <w:sz w:val="20"/>
                <w:lang w:val="en-GB"/>
              </w:rPr>
            </w:pPr>
            <w:r w:rsidRPr="00D909B5">
              <w:rPr>
                <w:rFonts w:asciiTheme="minorHAnsi" w:hAnsiTheme="minorHAnsi" w:cstheme="minorHAnsi"/>
                <w:sz w:val="20"/>
                <w:lang w:val="en-GB"/>
              </w:rPr>
              <w:t>10/12/2021</w:t>
            </w:r>
          </w:p>
        </w:tc>
        <w:tc>
          <w:tcPr>
            <w:tcW w:w="828" w:type="dxa"/>
            <w:shd w:val="clear" w:color="000000" w:fill="FFFFFF"/>
          </w:tcPr>
          <w:p w14:paraId="6DA893B9" w14:textId="0006F13B" w:rsidR="00224226" w:rsidRPr="00FD07F6" w:rsidRDefault="00340559" w:rsidP="00FD07F6">
            <w:pPr>
              <w:pStyle w:val="TableText"/>
              <w:spacing w:line="360" w:lineRule="auto"/>
              <w:rPr>
                <w:rFonts w:asciiTheme="minorHAnsi" w:hAnsiTheme="minorHAnsi" w:cstheme="minorHAnsi"/>
                <w:sz w:val="20"/>
                <w:lang w:val="en-GB"/>
              </w:rPr>
            </w:pPr>
            <w:r w:rsidRPr="00FD07F6">
              <w:rPr>
                <w:rFonts w:asciiTheme="minorHAnsi" w:hAnsiTheme="minorHAnsi" w:cstheme="minorHAnsi"/>
                <w:sz w:val="20"/>
                <w:lang w:val="en-GB"/>
              </w:rPr>
              <w:t>Closed</w:t>
            </w:r>
          </w:p>
        </w:tc>
      </w:tr>
      <w:tr w:rsidR="00824D78" w:rsidRPr="002A0A6A" w14:paraId="3E4E2CA7" w14:textId="77777777" w:rsidTr="009B7AC9">
        <w:tc>
          <w:tcPr>
            <w:tcW w:w="552" w:type="dxa"/>
            <w:shd w:val="clear" w:color="000000" w:fill="FFFFFF"/>
          </w:tcPr>
          <w:p w14:paraId="1AEA2E34" w14:textId="275B8C5A" w:rsidR="00824D78" w:rsidRDefault="00F828D5" w:rsidP="00824D78">
            <w:pPr>
              <w:pStyle w:val="TableText"/>
              <w:spacing w:line="360" w:lineRule="auto"/>
              <w:jc w:val="both"/>
              <w:rPr>
                <w:rFonts w:cs="Arial"/>
                <w:b/>
                <w:bCs/>
                <w:sz w:val="18"/>
                <w:szCs w:val="18"/>
                <w:lang w:val="en-GB"/>
              </w:rPr>
            </w:pPr>
            <w:r>
              <w:rPr>
                <w:rFonts w:cs="Arial"/>
                <w:b/>
                <w:bCs/>
                <w:sz w:val="18"/>
                <w:szCs w:val="18"/>
                <w:lang w:val="en-GB"/>
              </w:rPr>
              <w:t>15</w:t>
            </w:r>
          </w:p>
        </w:tc>
        <w:tc>
          <w:tcPr>
            <w:tcW w:w="2977" w:type="dxa"/>
            <w:shd w:val="clear" w:color="000000" w:fill="FFFFFF"/>
          </w:tcPr>
          <w:p w14:paraId="29D900AF" w14:textId="20AEFB2A" w:rsidR="00824D78" w:rsidRDefault="00824D78"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New requirement to –</w:t>
            </w:r>
          </w:p>
          <w:p w14:paraId="24FB2F20" w14:textId="67030EF9" w:rsidR="00824D78" w:rsidRDefault="00824D78" w:rsidP="00824D78">
            <w:pPr>
              <w:pStyle w:val="TableText"/>
              <w:spacing w:line="360" w:lineRule="auto"/>
              <w:jc w:val="both"/>
              <w:rPr>
                <w:rFonts w:asciiTheme="minorHAnsi" w:hAnsiTheme="minorHAnsi" w:cstheme="minorHAnsi"/>
                <w:sz w:val="20"/>
                <w:lang w:val="en-GB"/>
              </w:rPr>
            </w:pPr>
            <w:r w:rsidRPr="00FD07F6">
              <w:rPr>
                <w:rFonts w:asciiTheme="minorHAnsi" w:hAnsiTheme="minorHAnsi" w:cstheme="minorHAnsi"/>
                <w:sz w:val="20"/>
                <w:lang w:val="en-GB"/>
              </w:rPr>
              <w:t>Allow user to select a freight method while releasing the sales orders.</w:t>
            </w:r>
          </w:p>
        </w:tc>
        <w:tc>
          <w:tcPr>
            <w:tcW w:w="2835" w:type="dxa"/>
            <w:shd w:val="clear" w:color="000000" w:fill="FFFFFF"/>
          </w:tcPr>
          <w:p w14:paraId="1914E2B2" w14:textId="2F08D3A0" w:rsidR="00824D78" w:rsidRPr="00824D78" w:rsidRDefault="00824D78" w:rsidP="00824D78">
            <w:pPr>
              <w:pStyle w:val="TableText"/>
              <w:spacing w:line="360" w:lineRule="auto"/>
              <w:jc w:val="both"/>
              <w:rPr>
                <w:rFonts w:asciiTheme="minorHAnsi" w:hAnsiTheme="minorHAnsi" w:cstheme="minorHAnsi"/>
                <w:sz w:val="20"/>
                <w:lang w:val="en-GB"/>
              </w:rPr>
            </w:pPr>
            <w:r w:rsidRPr="00824D78">
              <w:rPr>
                <w:rFonts w:asciiTheme="minorHAnsi" w:hAnsiTheme="minorHAnsi" w:cstheme="minorHAnsi"/>
                <w:sz w:val="20"/>
                <w:lang w:val="en-GB"/>
              </w:rPr>
              <w:t>Freight selection has been added to FDD for following screens</w:t>
            </w:r>
            <w:r w:rsidR="00DD595E">
              <w:rPr>
                <w:rFonts w:ascii="Calibri" w:hAnsi="Calibri"/>
                <w:color w:val="000000"/>
                <w:lang w:val="en-GB" w:eastAsia="en-US"/>
              </w:rPr>
              <w:t xml:space="preserve"> –</w:t>
            </w:r>
          </w:p>
          <w:p w14:paraId="51497D49" w14:textId="047FF293" w:rsidR="00824D78" w:rsidRPr="00824D78" w:rsidRDefault="00824D78" w:rsidP="00824D78">
            <w:pPr>
              <w:pStyle w:val="TableText"/>
              <w:spacing w:line="360" w:lineRule="auto"/>
              <w:jc w:val="both"/>
              <w:rPr>
                <w:rFonts w:asciiTheme="minorHAnsi" w:hAnsiTheme="minorHAnsi" w:cstheme="minorHAnsi"/>
                <w:sz w:val="20"/>
                <w:lang w:val="en-GB"/>
              </w:rPr>
            </w:pPr>
            <w:r w:rsidRPr="00824D78">
              <w:rPr>
                <w:rFonts w:asciiTheme="minorHAnsi" w:hAnsiTheme="minorHAnsi" w:cstheme="minorHAnsi"/>
                <w:sz w:val="20"/>
                <w:lang w:val="en-GB"/>
              </w:rPr>
              <w:t>1. Sales Order to Release dashboard.</w:t>
            </w:r>
          </w:p>
          <w:p w14:paraId="534B94DF" w14:textId="5CA49569" w:rsidR="00824D78" w:rsidRDefault="00824D78" w:rsidP="00824D78">
            <w:pPr>
              <w:pStyle w:val="TableText"/>
              <w:spacing w:line="360" w:lineRule="auto"/>
              <w:jc w:val="both"/>
              <w:rPr>
                <w:rFonts w:asciiTheme="minorHAnsi" w:hAnsiTheme="minorHAnsi" w:cstheme="minorHAnsi"/>
                <w:sz w:val="20"/>
                <w:lang w:val="en-GB"/>
              </w:rPr>
            </w:pPr>
            <w:r w:rsidRPr="00824D78">
              <w:rPr>
                <w:rFonts w:asciiTheme="minorHAnsi" w:hAnsiTheme="minorHAnsi" w:cstheme="minorHAnsi"/>
                <w:sz w:val="20"/>
                <w:lang w:val="en-GB"/>
              </w:rPr>
              <w:t>2. Edit/View Sales Order screen.</w:t>
            </w:r>
          </w:p>
        </w:tc>
        <w:tc>
          <w:tcPr>
            <w:tcW w:w="1559" w:type="dxa"/>
            <w:shd w:val="clear" w:color="000000" w:fill="FFFFFF"/>
          </w:tcPr>
          <w:p w14:paraId="159B1C56" w14:textId="7350594E" w:rsidR="00824D78" w:rsidRDefault="00824D78" w:rsidP="00824D78">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Oracle</w:t>
            </w:r>
          </w:p>
        </w:tc>
        <w:tc>
          <w:tcPr>
            <w:tcW w:w="1134" w:type="dxa"/>
            <w:shd w:val="clear" w:color="000000" w:fill="FFFFFF"/>
          </w:tcPr>
          <w:p w14:paraId="7A9AC33D" w14:textId="6C7F004A" w:rsidR="00824D78" w:rsidRPr="00FD07F6" w:rsidRDefault="00824D78" w:rsidP="00FD07F6">
            <w:pPr>
              <w:pStyle w:val="TableText"/>
              <w:spacing w:line="360" w:lineRule="auto"/>
              <w:rPr>
                <w:rFonts w:asciiTheme="minorHAnsi" w:hAnsiTheme="minorHAnsi" w:cstheme="minorHAnsi"/>
                <w:sz w:val="20"/>
                <w:lang w:val="en-GB"/>
              </w:rPr>
            </w:pPr>
            <w:r w:rsidRPr="00D909B5">
              <w:rPr>
                <w:rFonts w:asciiTheme="minorHAnsi" w:hAnsiTheme="minorHAnsi" w:cstheme="minorHAnsi"/>
                <w:sz w:val="20"/>
                <w:lang w:val="en-GB"/>
              </w:rPr>
              <w:t>10/12/2021</w:t>
            </w:r>
          </w:p>
        </w:tc>
        <w:tc>
          <w:tcPr>
            <w:tcW w:w="828" w:type="dxa"/>
            <w:shd w:val="clear" w:color="000000" w:fill="FFFFFF"/>
          </w:tcPr>
          <w:p w14:paraId="1E40FD9D" w14:textId="5F3B19EE" w:rsidR="00824D78" w:rsidRPr="00FD07F6" w:rsidRDefault="00824D78" w:rsidP="00FD07F6">
            <w:pPr>
              <w:pStyle w:val="TableText"/>
              <w:spacing w:line="360" w:lineRule="auto"/>
              <w:rPr>
                <w:rFonts w:asciiTheme="minorHAnsi" w:hAnsiTheme="minorHAnsi" w:cstheme="minorHAnsi"/>
                <w:sz w:val="20"/>
                <w:lang w:val="en-GB"/>
              </w:rPr>
            </w:pPr>
            <w:r w:rsidRPr="00D909B5">
              <w:rPr>
                <w:rFonts w:asciiTheme="minorHAnsi" w:hAnsiTheme="minorHAnsi" w:cstheme="minorHAnsi"/>
                <w:sz w:val="20"/>
                <w:lang w:val="en-GB"/>
              </w:rPr>
              <w:t>Closed</w:t>
            </w:r>
          </w:p>
        </w:tc>
      </w:tr>
      <w:tr w:rsidR="00824D78" w:rsidRPr="002A0A6A" w14:paraId="655511AC" w14:textId="77777777" w:rsidTr="009B7AC9">
        <w:tc>
          <w:tcPr>
            <w:tcW w:w="552" w:type="dxa"/>
            <w:shd w:val="clear" w:color="000000" w:fill="FFFFFF"/>
          </w:tcPr>
          <w:p w14:paraId="1C82F06C" w14:textId="3BD3F9BC" w:rsidR="00824D78" w:rsidRDefault="00F828D5" w:rsidP="00824D78">
            <w:pPr>
              <w:pStyle w:val="TableText"/>
              <w:spacing w:line="360" w:lineRule="auto"/>
              <w:jc w:val="both"/>
              <w:rPr>
                <w:rFonts w:cs="Arial"/>
                <w:b/>
                <w:bCs/>
                <w:sz w:val="18"/>
                <w:szCs w:val="18"/>
                <w:lang w:val="en-GB"/>
              </w:rPr>
            </w:pPr>
            <w:r>
              <w:rPr>
                <w:rFonts w:cs="Arial"/>
                <w:b/>
                <w:bCs/>
                <w:sz w:val="18"/>
                <w:szCs w:val="18"/>
                <w:lang w:val="en-GB"/>
              </w:rPr>
              <w:t>16</w:t>
            </w:r>
          </w:p>
        </w:tc>
        <w:tc>
          <w:tcPr>
            <w:tcW w:w="2977" w:type="dxa"/>
            <w:shd w:val="clear" w:color="000000" w:fill="FFFFFF"/>
          </w:tcPr>
          <w:p w14:paraId="742D20B2" w14:textId="77777777" w:rsidR="00824D78" w:rsidRDefault="00824D78"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New requirement to –</w:t>
            </w:r>
          </w:p>
          <w:p w14:paraId="664E2763" w14:textId="083E198A" w:rsidR="00824D78" w:rsidRDefault="00824D78" w:rsidP="00824D78">
            <w:pPr>
              <w:pStyle w:val="TableText"/>
              <w:spacing w:line="360" w:lineRule="auto"/>
              <w:jc w:val="both"/>
              <w:rPr>
                <w:rFonts w:asciiTheme="minorHAnsi" w:hAnsiTheme="minorHAnsi" w:cstheme="minorHAnsi"/>
                <w:sz w:val="20"/>
                <w:lang w:val="en-GB"/>
              </w:rPr>
            </w:pPr>
            <w:r w:rsidRPr="00FD07F6">
              <w:rPr>
                <w:rFonts w:asciiTheme="minorHAnsi" w:hAnsiTheme="minorHAnsi" w:cstheme="minorHAnsi"/>
                <w:sz w:val="20"/>
                <w:lang w:val="en-GB"/>
              </w:rPr>
              <w:t>Bulk upload of Partner no. and DC no. on Sales orders- Current assumption is it will not be part of Release 1.</w:t>
            </w:r>
          </w:p>
        </w:tc>
        <w:tc>
          <w:tcPr>
            <w:tcW w:w="2835" w:type="dxa"/>
            <w:shd w:val="clear" w:color="000000" w:fill="FFFFFF"/>
          </w:tcPr>
          <w:p w14:paraId="70D23AFB" w14:textId="15216766" w:rsidR="00824D78" w:rsidDel="00830D3B" w:rsidRDefault="00830D3B" w:rsidP="00824D78">
            <w:pPr>
              <w:pStyle w:val="TableText"/>
              <w:spacing w:line="360" w:lineRule="auto"/>
              <w:jc w:val="both"/>
              <w:rPr>
                <w:del w:id="1817" w:author="Reetu Muneem" w:date="2022-02-09T16:13:00Z"/>
                <w:rFonts w:asciiTheme="minorHAnsi" w:hAnsiTheme="minorHAnsi" w:cstheme="minorHAnsi"/>
                <w:sz w:val="20"/>
                <w:lang w:val="en-GB"/>
              </w:rPr>
            </w:pPr>
            <w:ins w:id="1818" w:author="Reetu Muneem" w:date="2022-02-09T16:13:00Z">
              <w:r>
                <w:rPr>
                  <w:rFonts w:asciiTheme="minorHAnsi" w:hAnsiTheme="minorHAnsi" w:cstheme="minorHAnsi"/>
                  <w:sz w:val="20"/>
                  <w:lang w:val="en-GB"/>
                </w:rPr>
                <w:t>Details of the bulk upload of Sales Order attributes has been added to the FDD.</w:t>
              </w:r>
            </w:ins>
            <w:del w:id="1819" w:author="Reetu Muneem" w:date="2022-02-09T16:13:00Z">
              <w:r w:rsidR="00824D78" w:rsidDel="00830D3B">
                <w:rPr>
                  <w:rFonts w:asciiTheme="minorHAnsi" w:hAnsiTheme="minorHAnsi" w:cstheme="minorHAnsi"/>
                  <w:sz w:val="20"/>
                  <w:lang w:val="en-GB"/>
                </w:rPr>
                <w:delText>Wholesale team wants a download functionality from Manage Sales Order Screen based on – Sales Order No./Partner/Partner Location/Option Id/ORC.       They will use this download to get the Sales Order list which they will use to update – Partner PO, DC Id and Store Id on Sales Orders.</w:delText>
              </w:r>
            </w:del>
          </w:p>
          <w:p w14:paraId="5F49FE18" w14:textId="28D5CD25" w:rsidR="00824D78" w:rsidRDefault="00824D78" w:rsidP="00824D78">
            <w:pPr>
              <w:pStyle w:val="TableText"/>
              <w:spacing w:line="360" w:lineRule="auto"/>
              <w:jc w:val="both"/>
              <w:rPr>
                <w:rFonts w:asciiTheme="minorHAnsi" w:hAnsiTheme="minorHAnsi" w:cstheme="minorHAnsi"/>
                <w:sz w:val="20"/>
                <w:lang w:val="en-GB"/>
              </w:rPr>
            </w:pPr>
            <w:del w:id="1820" w:author="Reetu Muneem" w:date="2022-02-09T16:13:00Z">
              <w:r w:rsidDel="00830D3B">
                <w:rPr>
                  <w:rFonts w:asciiTheme="minorHAnsi" w:hAnsiTheme="minorHAnsi" w:cstheme="minorHAnsi"/>
                  <w:sz w:val="20"/>
                  <w:lang w:val="en-GB"/>
                </w:rPr>
                <w:delText>The DC id and Store Id should not be updated once Sales Order is Released.         It’s still under discussion if bulk upload can be part of a fast follower after Release1.</w:delText>
              </w:r>
            </w:del>
          </w:p>
        </w:tc>
        <w:tc>
          <w:tcPr>
            <w:tcW w:w="1559" w:type="dxa"/>
            <w:shd w:val="clear" w:color="000000" w:fill="FFFFFF"/>
          </w:tcPr>
          <w:p w14:paraId="34A5C599" w14:textId="4FE4974F" w:rsidR="00824D78" w:rsidRDefault="00824D78" w:rsidP="00824D78">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ASOS/Oracle</w:t>
            </w:r>
          </w:p>
        </w:tc>
        <w:tc>
          <w:tcPr>
            <w:tcW w:w="1134" w:type="dxa"/>
            <w:shd w:val="clear" w:color="000000" w:fill="FFFFFF"/>
          </w:tcPr>
          <w:p w14:paraId="569A411E" w14:textId="05AD6999" w:rsidR="00824D78" w:rsidRPr="00FD07F6" w:rsidRDefault="00830D3B" w:rsidP="00FD07F6">
            <w:pPr>
              <w:pStyle w:val="TableText"/>
              <w:spacing w:line="360" w:lineRule="auto"/>
              <w:rPr>
                <w:rFonts w:asciiTheme="minorHAnsi" w:hAnsiTheme="minorHAnsi" w:cstheme="minorHAnsi"/>
                <w:sz w:val="20"/>
                <w:lang w:val="en-GB"/>
              </w:rPr>
            </w:pPr>
            <w:ins w:id="1821" w:author="Reetu Muneem" w:date="2022-02-09T16:12:00Z">
              <w:r>
                <w:rPr>
                  <w:rFonts w:asciiTheme="minorHAnsi" w:hAnsiTheme="minorHAnsi" w:cstheme="minorHAnsi"/>
                  <w:sz w:val="20"/>
                  <w:lang w:val="en-GB"/>
                </w:rPr>
                <w:t>09/02/2022</w:t>
              </w:r>
            </w:ins>
          </w:p>
        </w:tc>
        <w:tc>
          <w:tcPr>
            <w:tcW w:w="828" w:type="dxa"/>
            <w:shd w:val="clear" w:color="000000" w:fill="FFFFFF"/>
          </w:tcPr>
          <w:p w14:paraId="76C10120" w14:textId="5DA97F2D" w:rsidR="00824D78" w:rsidRPr="00FD07F6" w:rsidRDefault="00824D78" w:rsidP="00FD07F6">
            <w:pPr>
              <w:pStyle w:val="TableText"/>
              <w:spacing w:line="360" w:lineRule="auto"/>
              <w:rPr>
                <w:rFonts w:asciiTheme="minorHAnsi" w:hAnsiTheme="minorHAnsi" w:cstheme="minorHAnsi"/>
                <w:sz w:val="20"/>
                <w:lang w:val="en-GB"/>
              </w:rPr>
            </w:pPr>
            <w:del w:id="1822" w:author="Reetu Muneem" w:date="2022-02-09T16:12:00Z">
              <w:r w:rsidRPr="00FD07F6" w:rsidDel="00830D3B">
                <w:rPr>
                  <w:rFonts w:asciiTheme="minorHAnsi" w:hAnsiTheme="minorHAnsi" w:cstheme="minorHAnsi"/>
                  <w:sz w:val="20"/>
                  <w:lang w:val="en-GB"/>
                </w:rPr>
                <w:delText>Open</w:delText>
              </w:r>
            </w:del>
            <w:ins w:id="1823" w:author="Reetu Muneem" w:date="2022-02-09T16:12:00Z">
              <w:r w:rsidR="00830D3B">
                <w:rPr>
                  <w:rFonts w:asciiTheme="minorHAnsi" w:hAnsiTheme="minorHAnsi" w:cstheme="minorHAnsi"/>
                  <w:sz w:val="20"/>
                  <w:lang w:val="en-GB"/>
                </w:rPr>
                <w:t>Closed</w:t>
              </w:r>
            </w:ins>
          </w:p>
        </w:tc>
      </w:tr>
      <w:tr w:rsidR="00824D78" w:rsidRPr="002A0A6A" w14:paraId="2B30DA8D" w14:textId="77777777" w:rsidTr="009B7AC9">
        <w:tc>
          <w:tcPr>
            <w:tcW w:w="552" w:type="dxa"/>
            <w:shd w:val="clear" w:color="000000" w:fill="FFFFFF"/>
          </w:tcPr>
          <w:p w14:paraId="7950DBD9" w14:textId="1C958A11" w:rsidR="00824D78" w:rsidRDefault="00F828D5" w:rsidP="00824D78">
            <w:pPr>
              <w:pStyle w:val="TableText"/>
              <w:spacing w:line="360" w:lineRule="auto"/>
              <w:jc w:val="both"/>
              <w:rPr>
                <w:rFonts w:cs="Arial"/>
                <w:b/>
                <w:bCs/>
                <w:sz w:val="18"/>
                <w:szCs w:val="18"/>
                <w:lang w:val="en-GB"/>
              </w:rPr>
            </w:pPr>
            <w:r>
              <w:rPr>
                <w:rFonts w:cs="Arial"/>
                <w:b/>
                <w:bCs/>
                <w:sz w:val="18"/>
                <w:szCs w:val="18"/>
                <w:lang w:val="en-GB"/>
              </w:rPr>
              <w:t>17</w:t>
            </w:r>
          </w:p>
        </w:tc>
        <w:tc>
          <w:tcPr>
            <w:tcW w:w="2977" w:type="dxa"/>
            <w:shd w:val="clear" w:color="000000" w:fill="FFFFFF"/>
          </w:tcPr>
          <w:p w14:paraId="61088522" w14:textId="77777777" w:rsidR="00824D78" w:rsidRDefault="00824D78"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New requirement to –</w:t>
            </w:r>
          </w:p>
          <w:p w14:paraId="2E0F160F" w14:textId="0F73DA06" w:rsidR="00824D78" w:rsidRDefault="00824D78"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S</w:t>
            </w:r>
            <w:r w:rsidRPr="00FD07F6">
              <w:rPr>
                <w:rFonts w:asciiTheme="minorHAnsi" w:hAnsiTheme="minorHAnsi" w:cstheme="minorHAnsi"/>
                <w:sz w:val="20"/>
                <w:lang w:val="en-GB"/>
              </w:rPr>
              <w:t>how cancelled units and a different status for warehouse-initiated cancellation on Sales Order allocations where they do not have enough quantity to despatch</w:t>
            </w:r>
            <w:r>
              <w:rPr>
                <w:rFonts w:asciiTheme="minorHAnsi" w:hAnsiTheme="minorHAnsi" w:cstheme="minorHAnsi"/>
                <w:sz w:val="20"/>
                <w:lang w:val="en-GB"/>
              </w:rPr>
              <w:t xml:space="preserve"> </w:t>
            </w:r>
          </w:p>
        </w:tc>
        <w:tc>
          <w:tcPr>
            <w:tcW w:w="2835" w:type="dxa"/>
            <w:shd w:val="clear" w:color="000000" w:fill="FFFFFF"/>
          </w:tcPr>
          <w:p w14:paraId="13CE0B9A" w14:textId="36FE6EE1" w:rsidR="00824D78" w:rsidRDefault="00824D78" w:rsidP="00824D78">
            <w:pPr>
              <w:pStyle w:val="TableText"/>
              <w:spacing w:line="360" w:lineRule="auto"/>
              <w:jc w:val="both"/>
              <w:rPr>
                <w:rFonts w:asciiTheme="minorHAnsi" w:hAnsiTheme="minorHAnsi" w:cstheme="minorHAnsi"/>
                <w:sz w:val="20"/>
                <w:lang w:val="en-GB"/>
              </w:rPr>
            </w:pPr>
            <w:r w:rsidRPr="002A0A6A">
              <w:rPr>
                <w:rFonts w:asciiTheme="minorHAnsi" w:hAnsiTheme="minorHAnsi" w:cstheme="minorHAnsi"/>
                <w:sz w:val="20"/>
                <w:lang w:val="en-GB"/>
              </w:rPr>
              <w:t xml:space="preserve">As discussed in FDD review session as an interim solution for release 1 </w:t>
            </w:r>
            <w:r w:rsidRPr="00FD07F6">
              <w:rPr>
                <w:rFonts w:asciiTheme="minorHAnsi" w:hAnsiTheme="minorHAnsi" w:cstheme="minorHAnsi"/>
                <w:b/>
                <w:bCs/>
                <w:sz w:val="20"/>
                <w:lang w:val="en-GB"/>
              </w:rPr>
              <w:t>Despatched Units</w:t>
            </w:r>
            <w:r w:rsidRPr="002A0A6A">
              <w:rPr>
                <w:rFonts w:asciiTheme="minorHAnsi" w:hAnsiTheme="minorHAnsi" w:cstheme="minorHAnsi"/>
                <w:sz w:val="20"/>
                <w:lang w:val="en-GB"/>
              </w:rPr>
              <w:t xml:space="preserve"> are added as an additional field in Edit Sales Order screen.</w:t>
            </w:r>
          </w:p>
        </w:tc>
        <w:tc>
          <w:tcPr>
            <w:tcW w:w="1559" w:type="dxa"/>
            <w:shd w:val="clear" w:color="000000" w:fill="FFFFFF"/>
          </w:tcPr>
          <w:p w14:paraId="629FD7BA" w14:textId="07D5C39B" w:rsidR="00824D78" w:rsidRDefault="00824D78" w:rsidP="00824D78">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Oracle</w:t>
            </w:r>
          </w:p>
        </w:tc>
        <w:tc>
          <w:tcPr>
            <w:tcW w:w="1134" w:type="dxa"/>
            <w:shd w:val="clear" w:color="000000" w:fill="FFFFFF"/>
          </w:tcPr>
          <w:p w14:paraId="2923F109" w14:textId="44523470" w:rsidR="00824D78" w:rsidRPr="00FD07F6" w:rsidRDefault="00824D78" w:rsidP="00FD07F6">
            <w:pPr>
              <w:pStyle w:val="TableText"/>
              <w:spacing w:line="360" w:lineRule="auto"/>
              <w:rPr>
                <w:rFonts w:asciiTheme="minorHAnsi" w:hAnsiTheme="minorHAnsi" w:cstheme="minorHAnsi"/>
                <w:sz w:val="20"/>
                <w:lang w:val="en-GB"/>
              </w:rPr>
            </w:pPr>
            <w:r w:rsidRPr="00D909B5">
              <w:rPr>
                <w:rFonts w:asciiTheme="minorHAnsi" w:hAnsiTheme="minorHAnsi" w:cstheme="minorHAnsi"/>
                <w:sz w:val="20"/>
                <w:lang w:val="en-GB"/>
              </w:rPr>
              <w:t>10/12/2021</w:t>
            </w:r>
          </w:p>
        </w:tc>
        <w:tc>
          <w:tcPr>
            <w:tcW w:w="828" w:type="dxa"/>
            <w:shd w:val="clear" w:color="000000" w:fill="FFFFFF"/>
          </w:tcPr>
          <w:p w14:paraId="62E2A069" w14:textId="104219F4" w:rsidR="00824D78" w:rsidRPr="00FD07F6" w:rsidRDefault="00824D78"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Closed</w:t>
            </w:r>
          </w:p>
        </w:tc>
      </w:tr>
      <w:tr w:rsidR="00824D78" w:rsidRPr="002A0A6A" w14:paraId="6EA5B679" w14:textId="77777777" w:rsidTr="009B7AC9">
        <w:tc>
          <w:tcPr>
            <w:tcW w:w="552" w:type="dxa"/>
            <w:shd w:val="clear" w:color="000000" w:fill="FFFFFF"/>
          </w:tcPr>
          <w:p w14:paraId="29426AAC" w14:textId="768D49CD" w:rsidR="00824D78" w:rsidRDefault="00F828D5" w:rsidP="00824D78">
            <w:pPr>
              <w:pStyle w:val="TableText"/>
              <w:spacing w:line="360" w:lineRule="auto"/>
              <w:jc w:val="both"/>
              <w:rPr>
                <w:rFonts w:cs="Arial"/>
                <w:b/>
                <w:bCs/>
                <w:sz w:val="18"/>
                <w:szCs w:val="18"/>
                <w:lang w:val="en-GB"/>
              </w:rPr>
            </w:pPr>
            <w:r>
              <w:rPr>
                <w:rFonts w:cs="Arial"/>
                <w:b/>
                <w:bCs/>
                <w:sz w:val="18"/>
                <w:szCs w:val="18"/>
                <w:lang w:val="en-GB"/>
              </w:rPr>
              <w:t>18</w:t>
            </w:r>
          </w:p>
        </w:tc>
        <w:tc>
          <w:tcPr>
            <w:tcW w:w="2977" w:type="dxa"/>
            <w:shd w:val="clear" w:color="000000" w:fill="FFFFFF"/>
          </w:tcPr>
          <w:p w14:paraId="6494ABFD" w14:textId="77777777" w:rsidR="00824D78" w:rsidRDefault="00824D78"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New requirement to –</w:t>
            </w:r>
          </w:p>
          <w:p w14:paraId="43E756E2" w14:textId="4B484DB7" w:rsidR="00824D78" w:rsidRPr="00EC4B34" w:rsidRDefault="00824D78" w:rsidP="00824D78">
            <w:pPr>
              <w:pStyle w:val="BodyText"/>
              <w:spacing w:before="240"/>
              <w:ind w:left="0"/>
              <w:contextualSpacing/>
              <w:jc w:val="both"/>
              <w:rPr>
                <w:rFonts w:asciiTheme="minorHAnsi" w:hAnsiTheme="minorHAnsi" w:cstheme="minorHAnsi"/>
              </w:rPr>
            </w:pPr>
            <w:r w:rsidRPr="00EC4B34">
              <w:rPr>
                <w:rFonts w:asciiTheme="minorHAnsi" w:hAnsiTheme="minorHAnsi" w:cstheme="minorHAnsi"/>
              </w:rPr>
              <w:t>Show Sales order id/ref in following dashboards/screens-</w:t>
            </w:r>
          </w:p>
          <w:p w14:paraId="1CFCFA4A" w14:textId="77777777" w:rsidR="00824D78" w:rsidRPr="00EC4B34" w:rsidRDefault="00824D78" w:rsidP="00824D78">
            <w:pPr>
              <w:shd w:val="clear" w:color="auto" w:fill="FFFFFF"/>
              <w:spacing w:before="100" w:beforeAutospacing="1" w:after="100" w:afterAutospacing="1"/>
              <w:rPr>
                <w:rFonts w:asciiTheme="minorHAnsi" w:hAnsiTheme="minorHAnsi" w:cstheme="minorHAnsi"/>
                <w:color w:val="242424"/>
              </w:rPr>
            </w:pPr>
            <w:r w:rsidRPr="00EC4B34">
              <w:rPr>
                <w:rFonts w:asciiTheme="minorHAnsi" w:hAnsiTheme="minorHAnsi" w:cstheme="minorHAnsi"/>
                <w:color w:val="000000"/>
              </w:rPr>
              <w:t>a. Manage Sales Order Screen (need to confirm with Kevin if it’s at both filter and result level?)</w:t>
            </w:r>
          </w:p>
          <w:p w14:paraId="301AA8B9" w14:textId="77777777" w:rsidR="00824D78" w:rsidRPr="00EC4B34" w:rsidRDefault="00824D78" w:rsidP="00824D78">
            <w:pPr>
              <w:shd w:val="clear" w:color="auto" w:fill="FFFFFF"/>
              <w:spacing w:before="100" w:beforeAutospacing="1" w:after="100" w:afterAutospacing="1"/>
              <w:rPr>
                <w:rFonts w:asciiTheme="minorHAnsi" w:hAnsiTheme="minorHAnsi" w:cstheme="minorHAnsi"/>
                <w:color w:val="242424"/>
              </w:rPr>
            </w:pPr>
            <w:r w:rsidRPr="00EC4B34">
              <w:rPr>
                <w:rFonts w:asciiTheme="minorHAnsi" w:hAnsiTheme="minorHAnsi" w:cstheme="minorHAnsi"/>
                <w:color w:val="242424"/>
              </w:rPr>
              <w:t xml:space="preserve">b. </w:t>
            </w:r>
            <w:r w:rsidRPr="00600D2E">
              <w:rPr>
                <w:rFonts w:asciiTheme="minorHAnsi" w:hAnsiTheme="minorHAnsi" w:cstheme="minorHAnsi"/>
                <w:color w:val="242424"/>
              </w:rPr>
              <w:t>Pre</w:t>
            </w:r>
            <w:r>
              <w:rPr>
                <w:rFonts w:asciiTheme="minorHAnsi" w:hAnsiTheme="minorHAnsi" w:cstheme="minorHAnsi"/>
                <w:color w:val="242424"/>
              </w:rPr>
              <w:t>-</w:t>
            </w:r>
            <w:r w:rsidRPr="00600D2E">
              <w:rPr>
                <w:rFonts w:asciiTheme="minorHAnsi" w:hAnsiTheme="minorHAnsi" w:cstheme="minorHAnsi"/>
                <w:color w:val="242424"/>
              </w:rPr>
              <w:t xml:space="preserve"> receipt Units Variance dashboard</w:t>
            </w:r>
            <w:r w:rsidRPr="00EC4B34">
              <w:rPr>
                <w:rFonts w:asciiTheme="minorHAnsi" w:hAnsiTheme="minorHAnsi" w:cstheme="minorHAnsi"/>
                <w:color w:val="242424"/>
              </w:rPr>
              <w:t xml:space="preserve"> </w:t>
            </w:r>
            <w:r w:rsidRPr="00EC4B34">
              <w:rPr>
                <w:rFonts w:asciiTheme="minorHAnsi" w:hAnsiTheme="minorHAnsi" w:cstheme="minorHAnsi"/>
                <w:color w:val="000000"/>
              </w:rPr>
              <w:t>(need to confirm with Kevin if it’s at both filter and result level?)</w:t>
            </w:r>
          </w:p>
          <w:p w14:paraId="09C791C2" w14:textId="77777777" w:rsidR="00824D78" w:rsidRPr="00EC4B34" w:rsidRDefault="00824D78" w:rsidP="00824D78">
            <w:pPr>
              <w:shd w:val="clear" w:color="auto" w:fill="FFFFFF"/>
              <w:spacing w:before="100" w:beforeAutospacing="1" w:after="100" w:afterAutospacing="1"/>
              <w:rPr>
                <w:rFonts w:asciiTheme="minorHAnsi" w:hAnsiTheme="minorHAnsi" w:cstheme="minorHAnsi"/>
                <w:color w:val="242424"/>
              </w:rPr>
            </w:pPr>
            <w:r w:rsidRPr="00EC4B34">
              <w:rPr>
                <w:rFonts w:asciiTheme="minorHAnsi" w:hAnsiTheme="minorHAnsi" w:cstheme="minorHAnsi"/>
                <w:color w:val="242424"/>
              </w:rPr>
              <w:t>c. Sales Order</w:t>
            </w:r>
            <w:r>
              <w:rPr>
                <w:rFonts w:asciiTheme="minorHAnsi" w:hAnsiTheme="minorHAnsi" w:cstheme="minorHAnsi"/>
                <w:color w:val="242424"/>
              </w:rPr>
              <w:t xml:space="preserve"> to</w:t>
            </w:r>
            <w:r w:rsidRPr="00EC4B34">
              <w:rPr>
                <w:rFonts w:asciiTheme="minorHAnsi" w:hAnsiTheme="minorHAnsi" w:cstheme="minorHAnsi"/>
                <w:color w:val="242424"/>
              </w:rPr>
              <w:t xml:space="preserve"> Release Dashboard </w:t>
            </w:r>
            <w:r w:rsidRPr="00EC4B34">
              <w:rPr>
                <w:rFonts w:asciiTheme="minorHAnsi" w:hAnsiTheme="minorHAnsi" w:cstheme="minorHAnsi"/>
                <w:color w:val="000000"/>
              </w:rPr>
              <w:t>(need to confirm with Kevin if it’s at both filter and result level?)</w:t>
            </w:r>
          </w:p>
          <w:p w14:paraId="6A1E81EB" w14:textId="4BD53E6A" w:rsidR="00824D78" w:rsidRDefault="00824D78" w:rsidP="00DD595E">
            <w:pPr>
              <w:shd w:val="clear" w:color="auto" w:fill="FFFFFF"/>
              <w:spacing w:before="100" w:beforeAutospacing="1" w:after="100" w:afterAutospacing="1"/>
              <w:rPr>
                <w:rFonts w:asciiTheme="minorHAnsi" w:hAnsiTheme="minorHAnsi" w:cstheme="minorHAnsi"/>
                <w:lang w:val="en-GB"/>
              </w:rPr>
            </w:pPr>
            <w:r w:rsidRPr="00EC4B34">
              <w:rPr>
                <w:rFonts w:asciiTheme="minorHAnsi" w:hAnsiTheme="minorHAnsi" w:cstheme="minorHAnsi"/>
                <w:color w:val="242424"/>
              </w:rPr>
              <w:lastRenderedPageBreak/>
              <w:t>d. Edit/View Sales Order screen</w:t>
            </w:r>
          </w:p>
          <w:p w14:paraId="74030B64" w14:textId="518EB0B9" w:rsidR="00DD595E" w:rsidRDefault="00DD595E" w:rsidP="009B7AC9">
            <w:pPr>
              <w:shd w:val="clear" w:color="auto" w:fill="FFFFFF"/>
              <w:spacing w:before="100" w:beforeAutospacing="1" w:after="100" w:afterAutospacing="1"/>
              <w:rPr>
                <w:rFonts w:asciiTheme="minorHAnsi" w:hAnsiTheme="minorHAnsi" w:cstheme="minorHAnsi"/>
                <w:lang w:val="en-GB"/>
              </w:rPr>
            </w:pPr>
          </w:p>
        </w:tc>
        <w:tc>
          <w:tcPr>
            <w:tcW w:w="2835" w:type="dxa"/>
            <w:shd w:val="clear" w:color="000000" w:fill="FFFFFF"/>
          </w:tcPr>
          <w:p w14:paraId="33D90366" w14:textId="23B3BD22" w:rsidR="00824D78" w:rsidRDefault="00824D78"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lastRenderedPageBreak/>
              <w:t>As discussed in FDD review session, this requirement is not needed anymore. Thus, no changes are done in FDD for this requirement.</w:t>
            </w:r>
          </w:p>
        </w:tc>
        <w:tc>
          <w:tcPr>
            <w:tcW w:w="1559" w:type="dxa"/>
            <w:shd w:val="clear" w:color="000000" w:fill="FFFFFF"/>
          </w:tcPr>
          <w:p w14:paraId="27643480" w14:textId="3742AEF9" w:rsidR="00824D78" w:rsidRDefault="00824D78" w:rsidP="00824D78">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Wholesale Team</w:t>
            </w:r>
          </w:p>
        </w:tc>
        <w:tc>
          <w:tcPr>
            <w:tcW w:w="1134" w:type="dxa"/>
            <w:shd w:val="clear" w:color="000000" w:fill="FFFFFF"/>
          </w:tcPr>
          <w:p w14:paraId="4A3EE12D" w14:textId="2C61E4B5" w:rsidR="00824D78" w:rsidRPr="00FD07F6" w:rsidRDefault="00824D78"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10/12/2021</w:t>
            </w:r>
          </w:p>
        </w:tc>
        <w:tc>
          <w:tcPr>
            <w:tcW w:w="828" w:type="dxa"/>
            <w:shd w:val="clear" w:color="000000" w:fill="FFFFFF"/>
          </w:tcPr>
          <w:p w14:paraId="69514A8B" w14:textId="7064AB50" w:rsidR="00824D78" w:rsidRPr="00FD07F6" w:rsidRDefault="00824D78"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Closed</w:t>
            </w:r>
          </w:p>
        </w:tc>
      </w:tr>
      <w:tr w:rsidR="00824D78" w:rsidRPr="002A0A6A" w14:paraId="5F26E249" w14:textId="77777777" w:rsidTr="009B7AC9">
        <w:tc>
          <w:tcPr>
            <w:tcW w:w="552" w:type="dxa"/>
            <w:shd w:val="clear" w:color="000000" w:fill="FFFFFF"/>
          </w:tcPr>
          <w:p w14:paraId="3B509D55" w14:textId="6D4F23B3" w:rsidR="00824D78" w:rsidRDefault="00F828D5" w:rsidP="00824D78">
            <w:pPr>
              <w:pStyle w:val="TableText"/>
              <w:spacing w:line="360" w:lineRule="auto"/>
              <w:jc w:val="both"/>
              <w:rPr>
                <w:rFonts w:cs="Arial"/>
                <w:b/>
                <w:bCs/>
                <w:sz w:val="18"/>
                <w:szCs w:val="18"/>
                <w:lang w:val="en-GB"/>
              </w:rPr>
            </w:pPr>
            <w:r>
              <w:rPr>
                <w:rFonts w:cs="Arial"/>
                <w:b/>
                <w:bCs/>
                <w:sz w:val="18"/>
                <w:szCs w:val="18"/>
                <w:lang w:val="en-GB"/>
              </w:rPr>
              <w:t>19</w:t>
            </w:r>
          </w:p>
        </w:tc>
        <w:tc>
          <w:tcPr>
            <w:tcW w:w="2977" w:type="dxa"/>
            <w:shd w:val="clear" w:color="000000" w:fill="FFFFFF"/>
          </w:tcPr>
          <w:p w14:paraId="257A7D3A" w14:textId="77777777" w:rsidR="00824D78" w:rsidRDefault="00824D78"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New requirement to –</w:t>
            </w:r>
          </w:p>
          <w:p w14:paraId="1EB09947" w14:textId="3D4122C9" w:rsidR="00824D78" w:rsidRDefault="00824D78" w:rsidP="00824D78">
            <w:pPr>
              <w:pStyle w:val="TableText"/>
              <w:spacing w:line="360" w:lineRule="auto"/>
              <w:jc w:val="both"/>
              <w:rPr>
                <w:rFonts w:asciiTheme="minorHAnsi" w:hAnsiTheme="minorHAnsi" w:cstheme="minorHAnsi"/>
                <w:sz w:val="20"/>
                <w:lang w:val="en-GB"/>
              </w:rPr>
            </w:pPr>
            <w:r w:rsidRPr="00FD07F6">
              <w:rPr>
                <w:rFonts w:asciiTheme="minorHAnsi" w:hAnsiTheme="minorHAnsi" w:cstheme="minorHAnsi"/>
                <w:sz w:val="20"/>
                <w:lang w:val="en-GB"/>
              </w:rPr>
              <w:t>ASN visibility (mostly used to communicate ASN no. to WMS system, post release of wholesale orders)- Current assumption is it will not be part of Release 1</w:t>
            </w:r>
            <w:r>
              <w:rPr>
                <w:rFonts w:asciiTheme="minorHAnsi" w:hAnsiTheme="minorHAnsi" w:cstheme="minorHAnsi"/>
                <w:sz w:val="20"/>
                <w:lang w:val="en-GB"/>
              </w:rPr>
              <w:t>.</w:t>
            </w:r>
          </w:p>
        </w:tc>
        <w:tc>
          <w:tcPr>
            <w:tcW w:w="2835" w:type="dxa"/>
            <w:shd w:val="clear" w:color="000000" w:fill="FFFFFF"/>
          </w:tcPr>
          <w:p w14:paraId="66402CB0" w14:textId="17930B3B" w:rsidR="00824D78" w:rsidRPr="00EE7ED3" w:rsidRDefault="00824D78" w:rsidP="00824D78">
            <w:pPr>
              <w:pStyle w:val="TableText"/>
              <w:spacing w:line="360" w:lineRule="auto"/>
              <w:jc w:val="both"/>
              <w:rPr>
                <w:rFonts w:asciiTheme="minorHAnsi" w:hAnsiTheme="minorHAnsi" w:cstheme="minorHAnsi"/>
                <w:sz w:val="20"/>
                <w:lang w:val="en-GB"/>
              </w:rPr>
            </w:pPr>
            <w:r w:rsidRPr="00EE7ED3">
              <w:rPr>
                <w:rFonts w:asciiTheme="minorHAnsi" w:hAnsiTheme="minorHAnsi" w:cstheme="minorHAnsi"/>
                <w:sz w:val="20"/>
                <w:lang w:val="en-GB"/>
              </w:rPr>
              <w:t>ASN details have been included in FDD for following screens</w:t>
            </w:r>
            <w:r w:rsidR="00DD595E">
              <w:rPr>
                <w:rFonts w:ascii="Calibri" w:hAnsi="Calibri"/>
                <w:color w:val="000000"/>
                <w:lang w:val="en-GB" w:eastAsia="en-US"/>
              </w:rPr>
              <w:t xml:space="preserve"> –</w:t>
            </w:r>
          </w:p>
          <w:p w14:paraId="46FF430A" w14:textId="134A222B" w:rsidR="00824D78" w:rsidRPr="00EE7ED3" w:rsidRDefault="00824D78" w:rsidP="00824D78">
            <w:pPr>
              <w:pStyle w:val="TableText"/>
              <w:spacing w:line="360" w:lineRule="auto"/>
              <w:jc w:val="both"/>
              <w:rPr>
                <w:rFonts w:asciiTheme="minorHAnsi" w:hAnsiTheme="minorHAnsi" w:cstheme="minorHAnsi"/>
                <w:sz w:val="20"/>
                <w:lang w:val="en-GB"/>
              </w:rPr>
            </w:pPr>
            <w:r w:rsidRPr="00EE7ED3">
              <w:rPr>
                <w:rFonts w:asciiTheme="minorHAnsi" w:hAnsiTheme="minorHAnsi" w:cstheme="minorHAnsi"/>
                <w:sz w:val="20"/>
                <w:lang w:val="en-GB"/>
              </w:rPr>
              <w:t>1. Manage Sales Order Screen.</w:t>
            </w:r>
          </w:p>
          <w:p w14:paraId="49BBAE13" w14:textId="237D263A" w:rsidR="00824D78" w:rsidRPr="00EE7ED3" w:rsidRDefault="00824D78" w:rsidP="00824D78">
            <w:pPr>
              <w:pStyle w:val="TableText"/>
              <w:spacing w:line="360" w:lineRule="auto"/>
              <w:jc w:val="both"/>
              <w:rPr>
                <w:rFonts w:asciiTheme="minorHAnsi" w:hAnsiTheme="minorHAnsi" w:cstheme="minorHAnsi"/>
                <w:sz w:val="20"/>
                <w:lang w:val="en-GB"/>
              </w:rPr>
            </w:pPr>
            <w:r w:rsidRPr="00EE7ED3">
              <w:rPr>
                <w:rFonts w:asciiTheme="minorHAnsi" w:hAnsiTheme="minorHAnsi" w:cstheme="minorHAnsi"/>
                <w:sz w:val="20"/>
                <w:lang w:val="en-GB"/>
              </w:rPr>
              <w:t>2. Sales Order to Release Dashboard.</w:t>
            </w:r>
          </w:p>
          <w:p w14:paraId="77F4F2A2" w14:textId="4011E7C5" w:rsidR="00824D78" w:rsidRDefault="00824D78" w:rsidP="00824D78">
            <w:pPr>
              <w:pStyle w:val="TableText"/>
              <w:spacing w:line="360" w:lineRule="auto"/>
              <w:jc w:val="both"/>
              <w:rPr>
                <w:rFonts w:asciiTheme="minorHAnsi" w:hAnsiTheme="minorHAnsi" w:cstheme="minorHAnsi"/>
                <w:sz w:val="20"/>
                <w:lang w:val="en-GB"/>
              </w:rPr>
            </w:pPr>
            <w:r w:rsidRPr="00EE7ED3">
              <w:rPr>
                <w:rFonts w:asciiTheme="minorHAnsi" w:hAnsiTheme="minorHAnsi" w:cstheme="minorHAnsi"/>
                <w:sz w:val="20"/>
                <w:lang w:val="en-GB"/>
              </w:rPr>
              <w:t>3. Edit/View Sales Order screen.</w:t>
            </w:r>
          </w:p>
        </w:tc>
        <w:tc>
          <w:tcPr>
            <w:tcW w:w="1559" w:type="dxa"/>
            <w:shd w:val="clear" w:color="000000" w:fill="FFFFFF"/>
          </w:tcPr>
          <w:p w14:paraId="0B0D39C0" w14:textId="1FF5E0C1" w:rsidR="00824D78" w:rsidRDefault="00824D78" w:rsidP="00824D78">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Oracle</w:t>
            </w:r>
          </w:p>
        </w:tc>
        <w:tc>
          <w:tcPr>
            <w:tcW w:w="1134" w:type="dxa"/>
            <w:shd w:val="clear" w:color="000000" w:fill="FFFFFF"/>
          </w:tcPr>
          <w:p w14:paraId="156D28D5" w14:textId="4F859353" w:rsidR="00824D78" w:rsidRPr="00FD07F6" w:rsidRDefault="00824D78" w:rsidP="00FD07F6">
            <w:pPr>
              <w:pStyle w:val="TableText"/>
              <w:spacing w:line="360" w:lineRule="auto"/>
              <w:rPr>
                <w:rFonts w:asciiTheme="minorHAnsi" w:hAnsiTheme="minorHAnsi" w:cstheme="minorHAnsi"/>
                <w:sz w:val="20"/>
                <w:lang w:val="en-GB"/>
              </w:rPr>
            </w:pPr>
            <w:r w:rsidRPr="00D909B5">
              <w:rPr>
                <w:rFonts w:asciiTheme="minorHAnsi" w:hAnsiTheme="minorHAnsi" w:cstheme="minorHAnsi"/>
                <w:sz w:val="20"/>
                <w:lang w:val="en-GB"/>
              </w:rPr>
              <w:t>10/12/2021</w:t>
            </w:r>
          </w:p>
        </w:tc>
        <w:tc>
          <w:tcPr>
            <w:tcW w:w="828" w:type="dxa"/>
            <w:shd w:val="clear" w:color="000000" w:fill="FFFFFF"/>
          </w:tcPr>
          <w:p w14:paraId="17C4420E" w14:textId="6DFFCB62" w:rsidR="00824D78" w:rsidRPr="00FD07F6" w:rsidRDefault="00824D78"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Closed</w:t>
            </w:r>
          </w:p>
        </w:tc>
      </w:tr>
      <w:tr w:rsidR="00824D78" w:rsidRPr="002A0A6A" w14:paraId="41E00BC7" w14:textId="77777777" w:rsidTr="009B7AC9">
        <w:tc>
          <w:tcPr>
            <w:tcW w:w="552" w:type="dxa"/>
            <w:shd w:val="clear" w:color="000000" w:fill="FFFFFF"/>
          </w:tcPr>
          <w:p w14:paraId="0F7254A9" w14:textId="683E1ABA" w:rsidR="00824D78" w:rsidRDefault="00F828D5" w:rsidP="00824D78">
            <w:pPr>
              <w:pStyle w:val="TableText"/>
              <w:spacing w:line="360" w:lineRule="auto"/>
              <w:jc w:val="both"/>
              <w:rPr>
                <w:rFonts w:cs="Arial"/>
                <w:b/>
                <w:bCs/>
                <w:sz w:val="18"/>
                <w:szCs w:val="18"/>
                <w:lang w:val="en-GB"/>
              </w:rPr>
            </w:pPr>
            <w:r>
              <w:rPr>
                <w:rFonts w:cs="Arial"/>
                <w:b/>
                <w:bCs/>
                <w:sz w:val="18"/>
                <w:szCs w:val="18"/>
                <w:lang w:val="en-GB"/>
              </w:rPr>
              <w:t>20</w:t>
            </w:r>
          </w:p>
        </w:tc>
        <w:tc>
          <w:tcPr>
            <w:tcW w:w="2977" w:type="dxa"/>
            <w:shd w:val="clear" w:color="000000" w:fill="FFFFFF"/>
          </w:tcPr>
          <w:p w14:paraId="30269B6E" w14:textId="3ED2B2F9" w:rsidR="00824D78" w:rsidRDefault="00824D78"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If all ASOS warehouses will be set up with multiple virtual FCs for online and wholesale, is still an open question. What would be the name and Ids of these virtual warehouses are yet to agreed and setup.</w:t>
            </w:r>
          </w:p>
        </w:tc>
        <w:tc>
          <w:tcPr>
            <w:tcW w:w="2835" w:type="dxa"/>
            <w:shd w:val="clear" w:color="000000" w:fill="FFFFFF"/>
          </w:tcPr>
          <w:p w14:paraId="5425A21A" w14:textId="77777777" w:rsidR="00824D78" w:rsidRDefault="00824D78" w:rsidP="00824D78">
            <w:pPr>
              <w:pStyle w:val="TableText"/>
              <w:spacing w:line="360" w:lineRule="auto"/>
              <w:jc w:val="both"/>
              <w:rPr>
                <w:rFonts w:asciiTheme="minorHAnsi" w:hAnsiTheme="minorHAnsi" w:cstheme="minorHAnsi"/>
                <w:sz w:val="20"/>
                <w:lang w:val="en-GB"/>
              </w:rPr>
            </w:pPr>
          </w:p>
        </w:tc>
        <w:tc>
          <w:tcPr>
            <w:tcW w:w="1559" w:type="dxa"/>
            <w:shd w:val="clear" w:color="000000" w:fill="FFFFFF"/>
          </w:tcPr>
          <w:p w14:paraId="42C8A2CD" w14:textId="6A4C92C3" w:rsidR="00824D78" w:rsidRDefault="00824D78" w:rsidP="00824D78">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ASOS/Supply Chain/Oracle</w:t>
            </w:r>
          </w:p>
        </w:tc>
        <w:tc>
          <w:tcPr>
            <w:tcW w:w="1134" w:type="dxa"/>
            <w:shd w:val="clear" w:color="000000" w:fill="FFFFFF"/>
          </w:tcPr>
          <w:p w14:paraId="261A66C5" w14:textId="77777777" w:rsidR="00824D78" w:rsidRPr="00FD07F6" w:rsidRDefault="00824D78" w:rsidP="00FD07F6">
            <w:pPr>
              <w:pStyle w:val="TableText"/>
              <w:spacing w:line="360" w:lineRule="auto"/>
              <w:rPr>
                <w:rFonts w:asciiTheme="minorHAnsi" w:hAnsiTheme="minorHAnsi" w:cstheme="minorHAnsi"/>
                <w:sz w:val="20"/>
                <w:lang w:val="en-GB"/>
              </w:rPr>
            </w:pPr>
          </w:p>
        </w:tc>
        <w:tc>
          <w:tcPr>
            <w:tcW w:w="828" w:type="dxa"/>
            <w:shd w:val="clear" w:color="000000" w:fill="FFFFFF"/>
          </w:tcPr>
          <w:p w14:paraId="5DE5544E" w14:textId="2E8993FB" w:rsidR="00824D78" w:rsidRPr="00FD07F6" w:rsidRDefault="00824D78" w:rsidP="00FD07F6">
            <w:pPr>
              <w:pStyle w:val="TableText"/>
              <w:spacing w:line="360" w:lineRule="auto"/>
              <w:rPr>
                <w:rFonts w:asciiTheme="minorHAnsi" w:hAnsiTheme="minorHAnsi" w:cstheme="minorHAnsi"/>
                <w:sz w:val="20"/>
                <w:lang w:val="en-GB"/>
              </w:rPr>
            </w:pPr>
            <w:r w:rsidRPr="00FD07F6">
              <w:rPr>
                <w:rFonts w:asciiTheme="minorHAnsi" w:hAnsiTheme="minorHAnsi" w:cstheme="minorHAnsi"/>
                <w:sz w:val="20"/>
                <w:lang w:val="en-GB"/>
              </w:rPr>
              <w:t>Open</w:t>
            </w:r>
          </w:p>
        </w:tc>
      </w:tr>
      <w:tr w:rsidR="00824D78" w:rsidRPr="002A0A6A" w14:paraId="25DF125C" w14:textId="77777777" w:rsidTr="009B7AC9">
        <w:tc>
          <w:tcPr>
            <w:tcW w:w="552" w:type="dxa"/>
            <w:shd w:val="clear" w:color="000000" w:fill="FFFFFF"/>
          </w:tcPr>
          <w:p w14:paraId="57B7A356" w14:textId="57184027" w:rsidR="00824D78" w:rsidRDefault="00F828D5" w:rsidP="00824D78">
            <w:pPr>
              <w:pStyle w:val="TableText"/>
              <w:spacing w:line="360" w:lineRule="auto"/>
              <w:jc w:val="both"/>
              <w:rPr>
                <w:rFonts w:cs="Arial"/>
                <w:b/>
                <w:bCs/>
                <w:sz w:val="18"/>
                <w:szCs w:val="18"/>
                <w:lang w:val="en-GB"/>
              </w:rPr>
            </w:pPr>
            <w:r>
              <w:rPr>
                <w:rFonts w:cs="Arial"/>
                <w:b/>
                <w:bCs/>
                <w:sz w:val="18"/>
                <w:szCs w:val="18"/>
                <w:lang w:val="en-GB"/>
              </w:rPr>
              <w:t>21</w:t>
            </w:r>
          </w:p>
        </w:tc>
        <w:tc>
          <w:tcPr>
            <w:tcW w:w="2977" w:type="dxa"/>
            <w:shd w:val="clear" w:color="000000" w:fill="FFFFFF"/>
          </w:tcPr>
          <w:p w14:paraId="3B01F80E" w14:textId="00B92F63" w:rsidR="00824D78" w:rsidRDefault="00824D78"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The dependencies section in the FDD will be updated later once there is more clarity for the requirement of inbound interfaces from Supply chain to RIS to Merch management related to stock movement between virtual warehouses.</w:t>
            </w:r>
          </w:p>
        </w:tc>
        <w:tc>
          <w:tcPr>
            <w:tcW w:w="2835" w:type="dxa"/>
            <w:shd w:val="clear" w:color="000000" w:fill="FFFFFF"/>
          </w:tcPr>
          <w:p w14:paraId="5595F472" w14:textId="77777777" w:rsidR="00824D78" w:rsidRDefault="00824D78" w:rsidP="00824D78">
            <w:pPr>
              <w:pStyle w:val="TableText"/>
              <w:spacing w:line="360" w:lineRule="auto"/>
              <w:jc w:val="both"/>
              <w:rPr>
                <w:rFonts w:asciiTheme="minorHAnsi" w:hAnsiTheme="minorHAnsi" w:cstheme="minorHAnsi"/>
                <w:sz w:val="20"/>
                <w:lang w:val="en-GB"/>
              </w:rPr>
            </w:pPr>
          </w:p>
        </w:tc>
        <w:tc>
          <w:tcPr>
            <w:tcW w:w="1559" w:type="dxa"/>
            <w:shd w:val="clear" w:color="000000" w:fill="FFFFFF"/>
          </w:tcPr>
          <w:p w14:paraId="74CF9E90" w14:textId="34F70B5A" w:rsidR="00824D78" w:rsidRDefault="00824D78" w:rsidP="00824D78">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ASOS/Supply Chain/RIS/Oracle</w:t>
            </w:r>
          </w:p>
        </w:tc>
        <w:tc>
          <w:tcPr>
            <w:tcW w:w="1134" w:type="dxa"/>
            <w:shd w:val="clear" w:color="000000" w:fill="FFFFFF"/>
          </w:tcPr>
          <w:p w14:paraId="5C0302C1" w14:textId="77777777" w:rsidR="00824D78" w:rsidRPr="00FD07F6" w:rsidRDefault="00824D78" w:rsidP="00FD07F6">
            <w:pPr>
              <w:pStyle w:val="TableText"/>
              <w:spacing w:line="360" w:lineRule="auto"/>
              <w:rPr>
                <w:rFonts w:asciiTheme="minorHAnsi" w:hAnsiTheme="minorHAnsi" w:cstheme="minorHAnsi"/>
                <w:sz w:val="20"/>
                <w:lang w:val="en-GB"/>
              </w:rPr>
            </w:pPr>
          </w:p>
        </w:tc>
        <w:tc>
          <w:tcPr>
            <w:tcW w:w="828" w:type="dxa"/>
            <w:shd w:val="clear" w:color="000000" w:fill="FFFFFF"/>
          </w:tcPr>
          <w:p w14:paraId="7A8D9D79" w14:textId="791E8C5A" w:rsidR="00824D78" w:rsidRPr="00FD07F6" w:rsidRDefault="00824D78" w:rsidP="00FD07F6">
            <w:pPr>
              <w:pStyle w:val="TableText"/>
              <w:spacing w:line="360" w:lineRule="auto"/>
              <w:rPr>
                <w:rFonts w:asciiTheme="minorHAnsi" w:hAnsiTheme="minorHAnsi" w:cstheme="minorHAnsi"/>
                <w:sz w:val="20"/>
                <w:lang w:val="en-GB"/>
              </w:rPr>
            </w:pPr>
            <w:r w:rsidRPr="00FD07F6">
              <w:rPr>
                <w:rFonts w:asciiTheme="minorHAnsi" w:hAnsiTheme="minorHAnsi" w:cstheme="minorHAnsi"/>
                <w:sz w:val="20"/>
                <w:lang w:val="en-GB"/>
              </w:rPr>
              <w:t>Open</w:t>
            </w:r>
          </w:p>
        </w:tc>
      </w:tr>
      <w:tr w:rsidR="00D8025E" w:rsidRPr="002A0A6A" w14:paraId="20FE018B" w14:textId="77777777" w:rsidTr="009B7AC9">
        <w:tc>
          <w:tcPr>
            <w:tcW w:w="552" w:type="dxa"/>
            <w:shd w:val="clear" w:color="000000" w:fill="FFFFFF"/>
          </w:tcPr>
          <w:p w14:paraId="4E7D5976" w14:textId="5414A0EF" w:rsidR="00D8025E" w:rsidRDefault="00D8025E" w:rsidP="00824D78">
            <w:pPr>
              <w:pStyle w:val="TableText"/>
              <w:spacing w:line="360" w:lineRule="auto"/>
              <w:jc w:val="both"/>
              <w:rPr>
                <w:rFonts w:cs="Arial"/>
                <w:b/>
                <w:bCs/>
                <w:sz w:val="18"/>
                <w:szCs w:val="18"/>
                <w:lang w:val="en-GB"/>
              </w:rPr>
            </w:pPr>
            <w:r>
              <w:rPr>
                <w:rFonts w:cs="Arial"/>
                <w:b/>
                <w:bCs/>
                <w:sz w:val="18"/>
                <w:szCs w:val="18"/>
                <w:lang w:val="en-GB"/>
              </w:rPr>
              <w:t>22</w:t>
            </w:r>
          </w:p>
        </w:tc>
        <w:tc>
          <w:tcPr>
            <w:tcW w:w="2977" w:type="dxa"/>
            <w:shd w:val="clear" w:color="000000" w:fill="FFFFFF"/>
          </w:tcPr>
          <w:p w14:paraId="39DDDE88" w14:textId="1DEC9484" w:rsidR="00D8025E" w:rsidRDefault="00D8025E"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 xml:space="preserve">New requirement to share SKU information with the partners. </w:t>
            </w:r>
            <w:r w:rsidR="002B4B72">
              <w:rPr>
                <w:rFonts w:asciiTheme="minorHAnsi" w:hAnsiTheme="minorHAnsi" w:cstheme="minorHAnsi"/>
                <w:sz w:val="20"/>
                <w:lang w:val="en-GB"/>
              </w:rPr>
              <w:t>Several options like BI reporting or getting a download from WTSO or EDI interface to partners or csv from Wholesale Portal, are being discussed for this new requirement.</w:t>
            </w:r>
          </w:p>
        </w:tc>
        <w:tc>
          <w:tcPr>
            <w:tcW w:w="2835" w:type="dxa"/>
            <w:shd w:val="clear" w:color="000000" w:fill="FFFFFF"/>
          </w:tcPr>
          <w:p w14:paraId="0FAED902" w14:textId="77777777" w:rsidR="00D8025E" w:rsidRDefault="00D8025E" w:rsidP="00824D78">
            <w:pPr>
              <w:pStyle w:val="TableText"/>
              <w:spacing w:line="360" w:lineRule="auto"/>
              <w:jc w:val="both"/>
              <w:rPr>
                <w:rFonts w:asciiTheme="minorHAnsi" w:hAnsiTheme="minorHAnsi" w:cstheme="minorHAnsi"/>
                <w:sz w:val="20"/>
                <w:lang w:val="en-GB"/>
              </w:rPr>
            </w:pPr>
          </w:p>
        </w:tc>
        <w:tc>
          <w:tcPr>
            <w:tcW w:w="1559" w:type="dxa"/>
            <w:shd w:val="clear" w:color="000000" w:fill="FFFFFF"/>
          </w:tcPr>
          <w:p w14:paraId="41C7CDC9" w14:textId="18F13FB2" w:rsidR="00D8025E" w:rsidRDefault="002B4B72" w:rsidP="00824D78">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ASOS</w:t>
            </w:r>
          </w:p>
        </w:tc>
        <w:tc>
          <w:tcPr>
            <w:tcW w:w="1134" w:type="dxa"/>
            <w:shd w:val="clear" w:color="000000" w:fill="FFFFFF"/>
          </w:tcPr>
          <w:p w14:paraId="292E6A5E" w14:textId="13E628DC" w:rsidR="00D8025E" w:rsidRPr="002A0A6A" w:rsidRDefault="00D8025E">
            <w:pPr>
              <w:pStyle w:val="TableText"/>
              <w:spacing w:line="360" w:lineRule="auto"/>
              <w:rPr>
                <w:rFonts w:asciiTheme="minorHAnsi" w:hAnsiTheme="minorHAnsi" w:cstheme="minorHAnsi"/>
                <w:sz w:val="20"/>
                <w:lang w:val="en-GB"/>
              </w:rPr>
            </w:pPr>
          </w:p>
        </w:tc>
        <w:tc>
          <w:tcPr>
            <w:tcW w:w="828" w:type="dxa"/>
            <w:shd w:val="clear" w:color="000000" w:fill="FFFFFF"/>
          </w:tcPr>
          <w:p w14:paraId="74B36386" w14:textId="3FF5CCD9" w:rsidR="00D8025E" w:rsidRPr="002A0A6A" w:rsidRDefault="002B4B72">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Open</w:t>
            </w:r>
          </w:p>
        </w:tc>
      </w:tr>
      <w:tr w:rsidR="002B4B72" w:rsidRPr="002A0A6A" w14:paraId="0DAB6639" w14:textId="77777777" w:rsidTr="009B7AC9">
        <w:tc>
          <w:tcPr>
            <w:tcW w:w="552" w:type="dxa"/>
            <w:shd w:val="clear" w:color="000000" w:fill="FFFFFF"/>
          </w:tcPr>
          <w:p w14:paraId="3E0F9320" w14:textId="2AC7F3F3" w:rsidR="002B4B72" w:rsidRDefault="002B4B72" w:rsidP="00824D78">
            <w:pPr>
              <w:pStyle w:val="TableText"/>
              <w:spacing w:line="360" w:lineRule="auto"/>
              <w:jc w:val="both"/>
              <w:rPr>
                <w:rFonts w:cs="Arial"/>
                <w:b/>
                <w:bCs/>
                <w:sz w:val="18"/>
                <w:szCs w:val="18"/>
                <w:lang w:val="en-GB"/>
              </w:rPr>
            </w:pPr>
            <w:r>
              <w:rPr>
                <w:rFonts w:cs="Arial"/>
                <w:b/>
                <w:bCs/>
                <w:sz w:val="18"/>
                <w:szCs w:val="18"/>
                <w:lang w:val="en-GB"/>
              </w:rPr>
              <w:lastRenderedPageBreak/>
              <w:t>23</w:t>
            </w:r>
          </w:p>
        </w:tc>
        <w:tc>
          <w:tcPr>
            <w:tcW w:w="2977" w:type="dxa"/>
            <w:shd w:val="clear" w:color="000000" w:fill="FFFFFF"/>
          </w:tcPr>
          <w:p w14:paraId="768C0618" w14:textId="133AF023" w:rsidR="002B4B72" w:rsidRDefault="002B4B72"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New Requirement to publish Collection Date on pick information to RIS. Option for allowing user to enter this date on wholesale portal or to hold configuration of default no. of days at partner level to calculate Collection date based on Release Date is under discussion.</w:t>
            </w:r>
          </w:p>
        </w:tc>
        <w:tc>
          <w:tcPr>
            <w:tcW w:w="2835" w:type="dxa"/>
            <w:shd w:val="clear" w:color="000000" w:fill="FFFFFF"/>
          </w:tcPr>
          <w:p w14:paraId="74D2ADE4" w14:textId="77777777" w:rsidR="002B4B72" w:rsidRDefault="002B4B72" w:rsidP="00824D78">
            <w:pPr>
              <w:pStyle w:val="TableText"/>
              <w:spacing w:line="360" w:lineRule="auto"/>
              <w:jc w:val="both"/>
              <w:rPr>
                <w:rFonts w:asciiTheme="minorHAnsi" w:hAnsiTheme="minorHAnsi" w:cstheme="minorHAnsi"/>
                <w:sz w:val="20"/>
                <w:lang w:val="en-GB"/>
              </w:rPr>
            </w:pPr>
          </w:p>
        </w:tc>
        <w:tc>
          <w:tcPr>
            <w:tcW w:w="1559" w:type="dxa"/>
            <w:shd w:val="clear" w:color="000000" w:fill="FFFFFF"/>
          </w:tcPr>
          <w:p w14:paraId="516608AD" w14:textId="024142D7" w:rsidR="002B4B72" w:rsidRDefault="002B4B72" w:rsidP="00824D78">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ASOS / Oracle</w:t>
            </w:r>
          </w:p>
        </w:tc>
        <w:tc>
          <w:tcPr>
            <w:tcW w:w="1134" w:type="dxa"/>
            <w:shd w:val="clear" w:color="000000" w:fill="FFFFFF"/>
          </w:tcPr>
          <w:p w14:paraId="5267B0A2" w14:textId="77777777" w:rsidR="002B4B72" w:rsidRPr="002A0A6A" w:rsidRDefault="002B4B72">
            <w:pPr>
              <w:pStyle w:val="TableText"/>
              <w:spacing w:line="360" w:lineRule="auto"/>
              <w:rPr>
                <w:rFonts w:asciiTheme="minorHAnsi" w:hAnsiTheme="minorHAnsi" w:cstheme="minorHAnsi"/>
                <w:sz w:val="20"/>
                <w:lang w:val="en-GB"/>
              </w:rPr>
            </w:pPr>
          </w:p>
        </w:tc>
        <w:tc>
          <w:tcPr>
            <w:tcW w:w="828" w:type="dxa"/>
            <w:shd w:val="clear" w:color="000000" w:fill="FFFFFF"/>
          </w:tcPr>
          <w:p w14:paraId="6EF0243F" w14:textId="249D9A13" w:rsidR="002B4B72" w:rsidRDefault="002B4B72">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Open</w:t>
            </w:r>
          </w:p>
        </w:tc>
      </w:tr>
      <w:tr w:rsidR="008F318A" w:rsidRPr="002A0A6A" w14:paraId="18C9F126" w14:textId="77777777" w:rsidTr="009B7AC9">
        <w:tc>
          <w:tcPr>
            <w:tcW w:w="552" w:type="dxa"/>
            <w:shd w:val="clear" w:color="000000" w:fill="FFFFFF"/>
          </w:tcPr>
          <w:p w14:paraId="6252BF76" w14:textId="7906A662" w:rsidR="008F318A" w:rsidRDefault="008F318A" w:rsidP="00824D78">
            <w:pPr>
              <w:pStyle w:val="TableText"/>
              <w:spacing w:line="360" w:lineRule="auto"/>
              <w:jc w:val="both"/>
              <w:rPr>
                <w:rFonts w:cs="Arial"/>
                <w:b/>
                <w:bCs/>
                <w:sz w:val="18"/>
                <w:szCs w:val="18"/>
                <w:lang w:val="en-GB"/>
              </w:rPr>
            </w:pPr>
            <w:r>
              <w:rPr>
                <w:rFonts w:cs="Arial"/>
                <w:b/>
                <w:bCs/>
                <w:sz w:val="18"/>
                <w:szCs w:val="18"/>
                <w:lang w:val="en-GB"/>
              </w:rPr>
              <w:t>24</w:t>
            </w:r>
          </w:p>
        </w:tc>
        <w:tc>
          <w:tcPr>
            <w:tcW w:w="2977" w:type="dxa"/>
            <w:shd w:val="clear" w:color="000000" w:fill="FFFFFF"/>
          </w:tcPr>
          <w:p w14:paraId="1B87FCDE" w14:textId="6064436F" w:rsidR="008F318A" w:rsidRDefault="008F318A"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Grouping of allocations requirement from Supply chain is still being discussed. The inclination</w:t>
            </w:r>
            <w:r w:rsidR="00DD595E">
              <w:rPr>
                <w:rFonts w:asciiTheme="minorHAnsi" w:hAnsiTheme="minorHAnsi" w:cstheme="minorHAnsi"/>
                <w:sz w:val="20"/>
                <w:lang w:val="en-GB"/>
              </w:rPr>
              <w:t xml:space="preserve"> </w:t>
            </w:r>
            <w:r>
              <w:rPr>
                <w:rFonts w:asciiTheme="minorHAnsi" w:hAnsiTheme="minorHAnsi" w:cstheme="minorHAnsi"/>
                <w:sz w:val="20"/>
                <w:lang w:val="en-GB"/>
              </w:rPr>
              <w:t>as of now is to explore this possibility on WMS side itself as they have all necessary information for them to group including the Sales order no. which is a unique identified for them to group allocations belonging to a specific Sales Order raised for a specific wholesale partner.</w:t>
            </w:r>
          </w:p>
        </w:tc>
        <w:tc>
          <w:tcPr>
            <w:tcW w:w="2835" w:type="dxa"/>
            <w:shd w:val="clear" w:color="000000" w:fill="FFFFFF"/>
          </w:tcPr>
          <w:p w14:paraId="4AFC92CF" w14:textId="77777777" w:rsidR="008F318A" w:rsidRDefault="008F318A" w:rsidP="00824D78">
            <w:pPr>
              <w:pStyle w:val="TableText"/>
              <w:spacing w:line="360" w:lineRule="auto"/>
              <w:jc w:val="both"/>
              <w:rPr>
                <w:rFonts w:asciiTheme="minorHAnsi" w:hAnsiTheme="minorHAnsi" w:cstheme="minorHAnsi"/>
                <w:sz w:val="20"/>
                <w:lang w:val="en-GB"/>
              </w:rPr>
            </w:pPr>
          </w:p>
        </w:tc>
        <w:tc>
          <w:tcPr>
            <w:tcW w:w="1559" w:type="dxa"/>
            <w:shd w:val="clear" w:color="000000" w:fill="FFFFFF"/>
          </w:tcPr>
          <w:p w14:paraId="5698F7F3" w14:textId="12E8E7E4" w:rsidR="008F318A" w:rsidRDefault="008F318A" w:rsidP="00824D78">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ASOS / Supply Chain</w:t>
            </w:r>
          </w:p>
        </w:tc>
        <w:tc>
          <w:tcPr>
            <w:tcW w:w="1134" w:type="dxa"/>
            <w:shd w:val="clear" w:color="000000" w:fill="FFFFFF"/>
          </w:tcPr>
          <w:p w14:paraId="456CFC92" w14:textId="77777777" w:rsidR="008F318A" w:rsidRPr="002A0A6A" w:rsidRDefault="008F318A">
            <w:pPr>
              <w:pStyle w:val="TableText"/>
              <w:spacing w:line="360" w:lineRule="auto"/>
              <w:rPr>
                <w:rFonts w:asciiTheme="minorHAnsi" w:hAnsiTheme="minorHAnsi" w:cstheme="minorHAnsi"/>
                <w:sz w:val="20"/>
                <w:lang w:val="en-GB"/>
              </w:rPr>
            </w:pPr>
          </w:p>
        </w:tc>
        <w:tc>
          <w:tcPr>
            <w:tcW w:w="828" w:type="dxa"/>
            <w:shd w:val="clear" w:color="000000" w:fill="FFFFFF"/>
          </w:tcPr>
          <w:p w14:paraId="012237F9" w14:textId="69B4BDB3" w:rsidR="008F318A" w:rsidRDefault="008F318A">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Open</w:t>
            </w:r>
          </w:p>
        </w:tc>
      </w:tr>
      <w:tr w:rsidR="009370AA" w:rsidRPr="002A0A6A" w14:paraId="1FBBFA05" w14:textId="77777777" w:rsidTr="009B7AC9">
        <w:tc>
          <w:tcPr>
            <w:tcW w:w="552" w:type="dxa"/>
            <w:shd w:val="clear" w:color="000000" w:fill="FFFFFF"/>
          </w:tcPr>
          <w:p w14:paraId="013648E6" w14:textId="2ED36C25" w:rsidR="009370AA" w:rsidRDefault="009370AA" w:rsidP="00824D78">
            <w:pPr>
              <w:pStyle w:val="TableText"/>
              <w:spacing w:line="360" w:lineRule="auto"/>
              <w:jc w:val="both"/>
              <w:rPr>
                <w:rFonts w:cs="Arial"/>
                <w:b/>
                <w:bCs/>
                <w:sz w:val="18"/>
                <w:szCs w:val="18"/>
                <w:lang w:val="en-GB"/>
              </w:rPr>
            </w:pPr>
            <w:r>
              <w:rPr>
                <w:rFonts w:cs="Arial"/>
                <w:b/>
                <w:bCs/>
                <w:sz w:val="18"/>
                <w:szCs w:val="18"/>
                <w:lang w:val="en-GB"/>
              </w:rPr>
              <w:t>25</w:t>
            </w:r>
          </w:p>
        </w:tc>
        <w:tc>
          <w:tcPr>
            <w:tcW w:w="2977" w:type="dxa"/>
            <w:shd w:val="clear" w:color="000000" w:fill="FFFFFF"/>
          </w:tcPr>
          <w:p w14:paraId="1A9748FE" w14:textId="3B15DAB8" w:rsidR="009370AA" w:rsidRDefault="009370AA"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New requirement to allow cancelling a Sales Order post its release. This will not be a systematic solution</w:t>
            </w:r>
            <w:r w:rsidR="00DD595E">
              <w:rPr>
                <w:rFonts w:asciiTheme="minorHAnsi" w:hAnsiTheme="minorHAnsi" w:cstheme="minorHAnsi"/>
                <w:sz w:val="20"/>
                <w:lang w:val="en-GB"/>
              </w:rPr>
              <w:t xml:space="preserve"> </w:t>
            </w:r>
            <w:r>
              <w:rPr>
                <w:rFonts w:asciiTheme="minorHAnsi" w:hAnsiTheme="minorHAnsi" w:cstheme="minorHAnsi"/>
                <w:sz w:val="20"/>
                <w:lang w:val="en-GB"/>
              </w:rPr>
              <w:t xml:space="preserve">for Release 1 and would be handled through manual process. </w:t>
            </w:r>
            <w:r w:rsidR="00AB45A9">
              <w:rPr>
                <w:rFonts w:asciiTheme="minorHAnsi" w:hAnsiTheme="minorHAnsi" w:cstheme="minorHAnsi"/>
                <w:sz w:val="20"/>
                <w:lang w:val="en-GB"/>
              </w:rPr>
              <w:t xml:space="preserve">The business process to handle it manually is yet to be documented. </w:t>
            </w:r>
          </w:p>
        </w:tc>
        <w:tc>
          <w:tcPr>
            <w:tcW w:w="2835" w:type="dxa"/>
            <w:shd w:val="clear" w:color="000000" w:fill="FFFFFF"/>
          </w:tcPr>
          <w:p w14:paraId="38D7FCE9" w14:textId="77777777" w:rsidR="009370AA" w:rsidRDefault="009370AA" w:rsidP="00824D78">
            <w:pPr>
              <w:pStyle w:val="TableText"/>
              <w:spacing w:line="360" w:lineRule="auto"/>
              <w:jc w:val="both"/>
              <w:rPr>
                <w:rFonts w:asciiTheme="minorHAnsi" w:hAnsiTheme="minorHAnsi" w:cstheme="minorHAnsi"/>
                <w:sz w:val="20"/>
                <w:lang w:val="en-GB"/>
              </w:rPr>
            </w:pPr>
          </w:p>
        </w:tc>
        <w:tc>
          <w:tcPr>
            <w:tcW w:w="1559" w:type="dxa"/>
            <w:shd w:val="clear" w:color="000000" w:fill="FFFFFF"/>
          </w:tcPr>
          <w:p w14:paraId="510E444F" w14:textId="271E8032" w:rsidR="009370AA" w:rsidRDefault="00AB45A9" w:rsidP="00824D78">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ASOS</w:t>
            </w:r>
          </w:p>
        </w:tc>
        <w:tc>
          <w:tcPr>
            <w:tcW w:w="1134" w:type="dxa"/>
            <w:shd w:val="clear" w:color="000000" w:fill="FFFFFF"/>
          </w:tcPr>
          <w:p w14:paraId="2B5F5BC6" w14:textId="77777777" w:rsidR="009370AA" w:rsidRPr="002A0A6A" w:rsidRDefault="009370AA">
            <w:pPr>
              <w:pStyle w:val="TableText"/>
              <w:spacing w:line="360" w:lineRule="auto"/>
              <w:rPr>
                <w:rFonts w:asciiTheme="minorHAnsi" w:hAnsiTheme="minorHAnsi" w:cstheme="minorHAnsi"/>
                <w:sz w:val="20"/>
                <w:lang w:val="en-GB"/>
              </w:rPr>
            </w:pPr>
          </w:p>
        </w:tc>
        <w:tc>
          <w:tcPr>
            <w:tcW w:w="828" w:type="dxa"/>
            <w:shd w:val="clear" w:color="000000" w:fill="FFFFFF"/>
          </w:tcPr>
          <w:p w14:paraId="045082F1" w14:textId="22966138" w:rsidR="009370AA" w:rsidRDefault="00AB45A9">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Open</w:t>
            </w:r>
          </w:p>
        </w:tc>
      </w:tr>
      <w:tr w:rsidR="00824D78" w:rsidRPr="002A0A6A" w14:paraId="79EB278F" w14:textId="77777777" w:rsidTr="009B7AC9">
        <w:tc>
          <w:tcPr>
            <w:tcW w:w="552" w:type="dxa"/>
            <w:shd w:val="clear" w:color="000000" w:fill="FFFFFF"/>
          </w:tcPr>
          <w:p w14:paraId="4B157FE6" w14:textId="1970463A" w:rsidR="00824D78" w:rsidRDefault="00F828D5" w:rsidP="00824D78">
            <w:pPr>
              <w:pStyle w:val="TableText"/>
              <w:spacing w:line="360" w:lineRule="auto"/>
              <w:jc w:val="both"/>
              <w:rPr>
                <w:rFonts w:cs="Arial"/>
                <w:b/>
                <w:bCs/>
                <w:sz w:val="18"/>
                <w:szCs w:val="18"/>
                <w:lang w:val="en-GB"/>
              </w:rPr>
            </w:pPr>
            <w:r>
              <w:rPr>
                <w:rFonts w:cs="Arial"/>
                <w:b/>
                <w:bCs/>
                <w:sz w:val="18"/>
                <w:szCs w:val="18"/>
                <w:lang w:val="en-GB"/>
              </w:rPr>
              <w:lastRenderedPageBreak/>
              <w:t>2</w:t>
            </w:r>
            <w:r w:rsidR="00040EB0">
              <w:rPr>
                <w:rFonts w:cs="Arial"/>
                <w:b/>
                <w:bCs/>
                <w:sz w:val="18"/>
                <w:szCs w:val="18"/>
                <w:lang w:val="en-GB"/>
              </w:rPr>
              <w:t>6</w:t>
            </w:r>
          </w:p>
        </w:tc>
        <w:tc>
          <w:tcPr>
            <w:tcW w:w="2977" w:type="dxa"/>
            <w:shd w:val="clear" w:color="000000" w:fill="FFFFFF"/>
          </w:tcPr>
          <w:p w14:paraId="12D889FA" w14:textId="2C0BBF30" w:rsidR="00824D78" w:rsidRDefault="00824D78"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 xml:space="preserve">The new requirement from ASOS to allow changing wholesale tag on PO and also start using tag on ASNs and allowing changing them at ASN level will have a design impact on wholesale portal. But unless ASOS and all associated systems clears out the requirement and design for this tag change its difficult to gauge the level of impact on design. </w:t>
            </w:r>
          </w:p>
        </w:tc>
        <w:tc>
          <w:tcPr>
            <w:tcW w:w="2835" w:type="dxa"/>
            <w:shd w:val="clear" w:color="000000" w:fill="FFFFFF"/>
          </w:tcPr>
          <w:p w14:paraId="1831F31F" w14:textId="68D7FBB1" w:rsidR="00824D78" w:rsidRDefault="00400D1F" w:rsidP="00824D78">
            <w:pPr>
              <w:pStyle w:val="TableText"/>
              <w:spacing w:line="360" w:lineRule="auto"/>
              <w:jc w:val="both"/>
              <w:rPr>
                <w:rFonts w:asciiTheme="minorHAnsi" w:hAnsiTheme="minorHAnsi" w:cstheme="minorHAnsi"/>
                <w:sz w:val="20"/>
                <w:lang w:val="en-GB"/>
              </w:rPr>
            </w:pPr>
            <w:r>
              <w:rPr>
                <w:rFonts w:asciiTheme="minorHAnsi" w:hAnsiTheme="minorHAnsi" w:cstheme="minorHAnsi"/>
                <w:sz w:val="20"/>
                <w:lang w:val="en-GB"/>
              </w:rPr>
              <w:t>As per the ASOS business meeting between Jag and senior wholesale team members, this requirement to allow changing wholesale tag</w:t>
            </w:r>
            <w:r w:rsidR="00DD595E">
              <w:rPr>
                <w:rFonts w:asciiTheme="minorHAnsi" w:hAnsiTheme="minorHAnsi" w:cstheme="minorHAnsi"/>
                <w:sz w:val="20"/>
                <w:lang w:val="en-GB"/>
              </w:rPr>
              <w:t xml:space="preserve"> </w:t>
            </w:r>
            <w:r>
              <w:rPr>
                <w:rFonts w:asciiTheme="minorHAnsi" w:hAnsiTheme="minorHAnsi" w:cstheme="minorHAnsi"/>
                <w:sz w:val="20"/>
                <w:lang w:val="en-GB"/>
              </w:rPr>
              <w:t xml:space="preserve">will be added to backlog as a future requirement. </w:t>
            </w:r>
          </w:p>
        </w:tc>
        <w:tc>
          <w:tcPr>
            <w:tcW w:w="1559" w:type="dxa"/>
            <w:shd w:val="clear" w:color="000000" w:fill="FFFFFF"/>
          </w:tcPr>
          <w:p w14:paraId="4F48A1AF" w14:textId="7F7F0475" w:rsidR="00824D78" w:rsidRDefault="00824D78" w:rsidP="00824D78">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ASOS/RIS/Supply Chain/Oracle/Finance</w:t>
            </w:r>
          </w:p>
        </w:tc>
        <w:tc>
          <w:tcPr>
            <w:tcW w:w="1134" w:type="dxa"/>
            <w:shd w:val="clear" w:color="000000" w:fill="FFFFFF"/>
          </w:tcPr>
          <w:p w14:paraId="306FA3F9" w14:textId="5339C49C" w:rsidR="00824D78" w:rsidRPr="00FD07F6" w:rsidRDefault="00400D1F"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16/12/2021</w:t>
            </w:r>
          </w:p>
        </w:tc>
        <w:tc>
          <w:tcPr>
            <w:tcW w:w="828" w:type="dxa"/>
            <w:shd w:val="clear" w:color="000000" w:fill="FFFFFF"/>
          </w:tcPr>
          <w:p w14:paraId="45F2426D" w14:textId="685F81D5" w:rsidR="00824D78" w:rsidRPr="00FD07F6" w:rsidRDefault="00400D1F" w:rsidP="00FD07F6">
            <w:pPr>
              <w:pStyle w:val="TableText"/>
              <w:spacing w:line="360" w:lineRule="auto"/>
              <w:rPr>
                <w:rFonts w:asciiTheme="minorHAnsi" w:hAnsiTheme="minorHAnsi" w:cstheme="minorHAnsi"/>
                <w:sz w:val="20"/>
                <w:lang w:val="en-GB"/>
              </w:rPr>
            </w:pPr>
            <w:r>
              <w:rPr>
                <w:rFonts w:asciiTheme="minorHAnsi" w:hAnsiTheme="minorHAnsi" w:cstheme="minorHAnsi"/>
                <w:sz w:val="20"/>
                <w:lang w:val="en-GB"/>
              </w:rPr>
              <w:t>Closed</w:t>
            </w:r>
          </w:p>
        </w:tc>
      </w:tr>
    </w:tbl>
    <w:p w14:paraId="122C9FD2" w14:textId="3D53E09F" w:rsidR="0038691E" w:rsidRPr="007052A5" w:rsidRDefault="0038691E" w:rsidP="0038691E">
      <w:pPr>
        <w:pStyle w:val="Caption"/>
        <w:jc w:val="center"/>
        <w:rPr>
          <w:ins w:id="1824" w:author="Sergio Rodrigues" w:date="2022-05-27T17:16:00Z"/>
          <w:color w:val="auto"/>
          <w:lang w:val="en-GB"/>
        </w:rPr>
      </w:pPr>
      <w:ins w:id="1825" w:author="Sergio Rodrigues" w:date="2022-05-27T17:16:00Z">
        <w:r w:rsidRPr="000F4E5F">
          <w:rPr>
            <w:color w:val="auto"/>
            <w:lang w:val="en-GB"/>
          </w:rPr>
          <w:t xml:space="preserve">Table </w:t>
        </w:r>
        <w:r w:rsidRPr="000F4E5F">
          <w:rPr>
            <w:color w:val="auto"/>
            <w:lang w:val="en-GB"/>
          </w:rPr>
          <w:fldChar w:fldCharType="begin"/>
        </w:r>
        <w:r w:rsidRPr="000F4E5F">
          <w:rPr>
            <w:color w:val="auto"/>
            <w:lang w:val="en-GB"/>
          </w:rPr>
          <w:instrText xml:space="preserve"> SEQ Table \* ARABIC </w:instrText>
        </w:r>
        <w:r w:rsidRPr="000F4E5F">
          <w:rPr>
            <w:color w:val="auto"/>
            <w:lang w:val="en-GB"/>
          </w:rPr>
          <w:fldChar w:fldCharType="separate"/>
        </w:r>
      </w:ins>
      <w:r w:rsidR="00320EA2">
        <w:rPr>
          <w:noProof/>
          <w:color w:val="auto"/>
          <w:lang w:val="en-GB"/>
        </w:rPr>
        <w:t>22</w:t>
      </w:r>
      <w:ins w:id="1826" w:author="Sergio Rodrigues" w:date="2022-05-27T17:16:00Z">
        <w:r w:rsidRPr="000F4E5F">
          <w:rPr>
            <w:color w:val="auto"/>
            <w:lang w:val="en-GB"/>
          </w:rPr>
          <w:fldChar w:fldCharType="end"/>
        </w:r>
        <w:r w:rsidRPr="000F4E5F">
          <w:rPr>
            <w:color w:val="auto"/>
            <w:lang w:val="en-GB"/>
          </w:rPr>
          <w:t xml:space="preserve"> </w:t>
        </w:r>
      </w:ins>
      <w:ins w:id="1827" w:author="Sergio Rodrigues" w:date="2022-05-27T17:25:00Z">
        <w:r>
          <w:rPr>
            <w:color w:val="auto"/>
            <w:lang w:val="en-GB"/>
          </w:rPr>
          <w:t>–</w:t>
        </w:r>
      </w:ins>
      <w:ins w:id="1828" w:author="Sergio Rodrigues" w:date="2022-05-27T17:16:00Z">
        <w:r w:rsidRPr="000F4E5F">
          <w:rPr>
            <w:color w:val="auto"/>
            <w:lang w:val="en-GB"/>
          </w:rPr>
          <w:t xml:space="preserve"> </w:t>
        </w:r>
      </w:ins>
      <w:ins w:id="1829" w:author="Sergio Rodrigues" w:date="2022-05-27T17:26:00Z">
        <w:r>
          <w:rPr>
            <w:color w:val="auto"/>
            <w:lang w:val="en-GB"/>
          </w:rPr>
          <w:t>Open/Close Issues</w:t>
        </w:r>
      </w:ins>
      <w:r>
        <w:rPr>
          <w:color w:val="auto"/>
          <w:lang w:val="en-GB"/>
        </w:rPr>
        <w:t xml:space="preserve"> </w:t>
      </w:r>
      <w:ins w:id="1830" w:author="Sergio Rodrigues" w:date="2022-05-27T17:17:00Z">
        <w:r>
          <w:rPr>
            <w:color w:val="auto"/>
            <w:lang w:val="en-GB"/>
          </w:rPr>
          <w:t>Table</w:t>
        </w:r>
      </w:ins>
    </w:p>
    <w:p w14:paraId="1CDCE983" w14:textId="77777777" w:rsidR="00224CF2" w:rsidRPr="000B53CC" w:rsidRDefault="00224CF2" w:rsidP="00224CF2">
      <w:pPr>
        <w:rPr>
          <w:lang w:val="en-GB"/>
        </w:rPr>
      </w:pPr>
    </w:p>
    <w:p w14:paraId="61F719E9" w14:textId="77777777" w:rsidR="0050135E" w:rsidRPr="000F4E5F" w:rsidRDefault="0050135E" w:rsidP="0050135E">
      <w:pPr>
        <w:pStyle w:val="BodyText"/>
        <w:ind w:left="0"/>
        <w:rPr>
          <w:lang w:val="en-GB"/>
        </w:rPr>
      </w:pPr>
    </w:p>
    <w:p w14:paraId="5FA9D8E2" w14:textId="77777777" w:rsidR="00AB7EF7" w:rsidRPr="000F4E5F" w:rsidRDefault="00AB7EF7" w:rsidP="000737F1">
      <w:pPr>
        <w:pStyle w:val="Heading1"/>
        <w:jc w:val="both"/>
        <w:rPr>
          <w:lang w:val="en-GB"/>
        </w:rPr>
      </w:pPr>
      <w:bookmarkStart w:id="1831" w:name="_Appendix"/>
      <w:bookmarkStart w:id="1832" w:name="_Toc104565093"/>
      <w:bookmarkEnd w:id="1831"/>
      <w:r w:rsidRPr="000F4E5F">
        <w:rPr>
          <w:lang w:val="en-GB"/>
        </w:rPr>
        <w:lastRenderedPageBreak/>
        <w:t>Appendix</w:t>
      </w:r>
      <w:bookmarkEnd w:id="1832"/>
    </w:p>
    <w:p w14:paraId="11F23CC2" w14:textId="77777777" w:rsidR="00AB7EF7" w:rsidRPr="006A73A0" w:rsidRDefault="00AB7EF7" w:rsidP="000737F1">
      <w:pPr>
        <w:pStyle w:val="BodyText"/>
        <w:jc w:val="both"/>
        <w:rPr>
          <w:lang w:val="en-GB"/>
        </w:rPr>
      </w:pPr>
    </w:p>
    <w:p w14:paraId="15118C1C" w14:textId="77777777" w:rsidR="00AB7EF7" w:rsidRPr="006A73A0" w:rsidRDefault="00AB7EF7" w:rsidP="000B2442">
      <w:pPr>
        <w:pStyle w:val="Note"/>
        <w:numPr>
          <w:ilvl w:val="0"/>
          <w:numId w:val="5"/>
        </w:numPr>
        <w:jc w:val="both"/>
        <w:rPr>
          <w:lang w:val="en-GB"/>
        </w:rPr>
      </w:pPr>
      <w:r w:rsidRPr="006A73A0">
        <w:rPr>
          <w:lang w:val="en-GB"/>
        </w:rPr>
        <w:t>Add open issues that you identify while writing or reviewing this document to the open issues section.  As you resolve issues, move them to the closed issues section and keep the issue ID the same.  Include an explanation of the resolution.</w:t>
      </w:r>
      <w:r w:rsidRPr="006A73A0">
        <w:rPr>
          <w:lang w:val="en-GB"/>
        </w:rPr>
        <w:br/>
      </w:r>
      <w:r w:rsidRPr="006A73A0">
        <w:rPr>
          <w:lang w:val="en-GB"/>
        </w:rP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14:paraId="5D38D966" w14:textId="6B837F50" w:rsidR="00FD5455" w:rsidRDefault="008A0EFF" w:rsidP="00E2563E">
      <w:pPr>
        <w:pStyle w:val="Heading2"/>
        <w:ind w:right="3636"/>
        <w:jc w:val="both"/>
        <w:rPr>
          <w:lang w:val="en-GB"/>
        </w:rPr>
      </w:pPr>
      <w:bookmarkStart w:id="1833" w:name="_PO_Format"/>
      <w:bookmarkStart w:id="1834" w:name="_Toc104565094"/>
      <w:bookmarkEnd w:id="1833"/>
      <w:r w:rsidRPr="00D33540">
        <w:rPr>
          <w:lang w:val="en-GB"/>
        </w:rPr>
        <w:t xml:space="preserve">Excel </w:t>
      </w:r>
      <w:r w:rsidR="007C7FC2">
        <w:rPr>
          <w:lang w:val="en-GB"/>
        </w:rPr>
        <w:t>extract</w:t>
      </w:r>
      <w:r w:rsidRPr="00D33540">
        <w:rPr>
          <w:lang w:val="en-GB"/>
        </w:rPr>
        <w:t xml:space="preserve"> f</w:t>
      </w:r>
      <w:r w:rsidR="007C7FC2">
        <w:rPr>
          <w:lang w:val="en-GB"/>
        </w:rPr>
        <w:t>rom</w:t>
      </w:r>
      <w:r w:rsidRPr="00D33540">
        <w:rPr>
          <w:lang w:val="en-GB"/>
        </w:rPr>
        <w:t xml:space="preserve"> Dashboard</w:t>
      </w:r>
      <w:r w:rsidR="00F87656">
        <w:rPr>
          <w:lang w:val="en-GB"/>
        </w:rPr>
        <w:t>s</w:t>
      </w:r>
      <w:ins w:id="1835" w:author="Sergio Rodrigues" w:date="2022-05-27T16:53:00Z">
        <w:r w:rsidR="00E2563E">
          <w:rPr>
            <w:lang w:val="en-GB"/>
          </w:rPr>
          <w:t>/Screens</w:t>
        </w:r>
      </w:ins>
      <w:bookmarkEnd w:id="1834"/>
    </w:p>
    <w:p w14:paraId="7943E6C4" w14:textId="53736ED1" w:rsidR="00FF779C" w:rsidRDefault="00FF779C" w:rsidP="00FF779C">
      <w:pPr>
        <w:pStyle w:val="BodyText"/>
        <w:rPr>
          <w:lang w:val="en-GB"/>
        </w:rPr>
      </w:pPr>
    </w:p>
    <w:p w14:paraId="0E6F1FBF" w14:textId="77777777" w:rsidR="00320EA2" w:rsidRDefault="00320EA2" w:rsidP="00FF779C">
      <w:pPr>
        <w:pStyle w:val="BodyText"/>
        <w:rPr>
          <w:lang w:val="en-GB"/>
        </w:rPr>
      </w:pPr>
    </w:p>
    <w:p w14:paraId="48DB5389" w14:textId="694F66EB" w:rsidR="00FF779C" w:rsidRPr="00FF779C" w:rsidRDefault="00600D2E" w:rsidP="00572530">
      <w:pPr>
        <w:pStyle w:val="BodyText"/>
        <w:numPr>
          <w:ilvl w:val="0"/>
          <w:numId w:val="46"/>
        </w:numPr>
        <w:rPr>
          <w:b/>
          <w:bCs/>
          <w:lang w:val="en-GB"/>
        </w:rPr>
      </w:pPr>
      <w:r w:rsidRPr="00600D2E">
        <w:rPr>
          <w:b/>
          <w:bCs/>
          <w:lang w:val="en-GB"/>
        </w:rPr>
        <w:t>Pre</w:t>
      </w:r>
      <w:r>
        <w:rPr>
          <w:b/>
          <w:bCs/>
          <w:lang w:val="en-GB"/>
        </w:rPr>
        <w:t>-R</w:t>
      </w:r>
      <w:r w:rsidRPr="00600D2E">
        <w:rPr>
          <w:b/>
          <w:bCs/>
          <w:lang w:val="en-GB"/>
        </w:rPr>
        <w:t>eceipt Units Variance dashboard</w:t>
      </w:r>
      <w:r w:rsidR="00FF779C" w:rsidRPr="00FF779C">
        <w:rPr>
          <w:b/>
          <w:bCs/>
          <w:lang w:val="en-GB"/>
        </w:rPr>
        <w:t xml:space="preserve"> export sample-</w:t>
      </w:r>
    </w:p>
    <w:p w14:paraId="12C45599" w14:textId="1E4DC0A9" w:rsidR="00FF779C" w:rsidRPr="00FF779C" w:rsidRDefault="00EA36A4" w:rsidP="00DD595E">
      <w:pPr>
        <w:pStyle w:val="BodyText"/>
        <w:ind w:left="1843"/>
        <w:rPr>
          <w:lang w:val="en-GB"/>
        </w:rPr>
      </w:pPr>
      <w:ins w:id="1836" w:author="Reetu Muneem" w:date="2022-02-09T12:57:00Z">
        <w:r>
          <w:rPr>
            <w:lang w:val="en-GB"/>
          </w:rPr>
          <w:object w:dxaOrig="1539" w:dyaOrig="997" w14:anchorId="6D878FF9">
            <v:shape id="_x0000_i1027" type="#_x0000_t75" style="width:77pt;height:50.15pt" o:ole="">
              <v:imagedata r:id="rId77" o:title=""/>
            </v:shape>
            <o:OLEObject Type="Embed" ProgID="Excel.Sheet.12" ShapeID="_x0000_i1027" DrawAspect="Icon" ObjectID="_1715378321" r:id="rId78"/>
          </w:object>
        </w:r>
      </w:ins>
    </w:p>
    <w:p w14:paraId="571768FE" w14:textId="77777777" w:rsidR="00334CBB" w:rsidRDefault="00334CBB" w:rsidP="004B392B">
      <w:pPr>
        <w:pStyle w:val="BodyText"/>
        <w:ind w:left="1800"/>
        <w:jc w:val="both"/>
        <w:rPr>
          <w:b/>
          <w:bCs/>
          <w:lang w:val="en-GB"/>
        </w:rPr>
      </w:pPr>
    </w:p>
    <w:p w14:paraId="28A6BE6C" w14:textId="36B4F492" w:rsidR="009F6918" w:rsidRPr="00FF779C" w:rsidRDefault="00B056B9" w:rsidP="00572530">
      <w:pPr>
        <w:pStyle w:val="BodyText"/>
        <w:numPr>
          <w:ilvl w:val="0"/>
          <w:numId w:val="46"/>
        </w:numPr>
        <w:jc w:val="both"/>
        <w:rPr>
          <w:b/>
          <w:bCs/>
          <w:lang w:val="en-GB"/>
        </w:rPr>
      </w:pPr>
      <w:r w:rsidRPr="00B056B9">
        <w:rPr>
          <w:b/>
          <w:bCs/>
          <w:lang w:val="en-GB"/>
        </w:rPr>
        <w:t xml:space="preserve">Despatch Window Variance </w:t>
      </w:r>
      <w:r w:rsidR="00FF779C" w:rsidRPr="00FF779C">
        <w:rPr>
          <w:b/>
          <w:bCs/>
          <w:lang w:val="en-GB"/>
        </w:rPr>
        <w:t>Dashboard export sample-</w:t>
      </w:r>
    </w:p>
    <w:p w14:paraId="0EB59C57" w14:textId="61B78A78" w:rsidR="00FF779C" w:rsidRDefault="008D79B0" w:rsidP="00DD595E">
      <w:pPr>
        <w:pStyle w:val="BodyText"/>
        <w:ind w:left="1843"/>
        <w:jc w:val="both"/>
        <w:rPr>
          <w:lang w:val="en-GB"/>
        </w:rPr>
      </w:pPr>
      <w:r>
        <w:rPr>
          <w:lang w:val="en-GB"/>
        </w:rPr>
        <w:object w:dxaOrig="1539" w:dyaOrig="997" w14:anchorId="0B9147FC">
          <v:shape id="_x0000_i1028" type="#_x0000_t75" style="width:76.1pt;height:51.05pt" o:ole="">
            <v:imagedata r:id="rId79" o:title=""/>
          </v:shape>
          <o:OLEObject Type="Embed" ProgID="Excel.Sheet.12" ShapeID="_x0000_i1028" DrawAspect="Icon" ObjectID="_1715378322" r:id="rId80"/>
        </w:object>
      </w:r>
    </w:p>
    <w:p w14:paraId="38EA4B82" w14:textId="77777777" w:rsidR="00FF779C" w:rsidRDefault="00FF779C" w:rsidP="00FF779C">
      <w:pPr>
        <w:pStyle w:val="BodyText"/>
        <w:jc w:val="both"/>
        <w:rPr>
          <w:lang w:val="en-GB"/>
        </w:rPr>
      </w:pPr>
    </w:p>
    <w:p w14:paraId="1260934D" w14:textId="5947F782" w:rsidR="00FF779C" w:rsidRPr="00C0320D" w:rsidRDefault="00BF44FD" w:rsidP="00572530">
      <w:pPr>
        <w:pStyle w:val="BodyText"/>
        <w:numPr>
          <w:ilvl w:val="0"/>
          <w:numId w:val="46"/>
        </w:numPr>
        <w:jc w:val="both"/>
        <w:rPr>
          <w:b/>
          <w:bCs/>
          <w:lang w:val="en-GB"/>
        </w:rPr>
      </w:pPr>
      <w:r w:rsidRPr="00E2563E">
        <w:rPr>
          <w:b/>
          <w:bCs/>
          <w:lang w:val="en-GB"/>
        </w:rPr>
        <w:t>Post Receipt Units Variance</w:t>
      </w:r>
      <w:r w:rsidR="00FF779C" w:rsidRPr="00C0320D">
        <w:rPr>
          <w:b/>
          <w:bCs/>
          <w:lang w:val="en-GB"/>
        </w:rPr>
        <w:t xml:space="preserve"> Dashboard export sample-</w:t>
      </w:r>
    </w:p>
    <w:bookmarkStart w:id="1837" w:name="_MON_1714426352"/>
    <w:bookmarkEnd w:id="1837"/>
    <w:p w14:paraId="092014FF" w14:textId="0F8402DA" w:rsidR="00FF779C" w:rsidRDefault="007B3B2C" w:rsidP="00DD595E">
      <w:pPr>
        <w:pStyle w:val="BodyText"/>
        <w:ind w:left="1843"/>
        <w:jc w:val="both"/>
        <w:rPr>
          <w:lang w:val="en-GB"/>
        </w:rPr>
      </w:pPr>
      <w:r>
        <w:rPr>
          <w:lang w:val="en-GB"/>
        </w:rPr>
        <w:object w:dxaOrig="1175" w:dyaOrig="760" w14:anchorId="05EADC2E">
          <v:shape id="_x0000_i1029" type="#_x0000_t75" style="width:58.8pt;height:39.2pt" o:ole="">
            <v:imagedata r:id="rId81" o:title=""/>
          </v:shape>
          <o:OLEObject Type="Embed" ProgID="Excel.Sheet.12" ShapeID="_x0000_i1029" DrawAspect="Icon" ObjectID="_1715378323" r:id="rId82"/>
        </w:object>
      </w:r>
      <w:r w:rsidR="00EC61D3">
        <w:rPr>
          <w:lang w:val="en-GB"/>
        </w:rPr>
        <w:t xml:space="preserve"> </w:t>
      </w:r>
    </w:p>
    <w:p w14:paraId="18F075A4" w14:textId="77777777" w:rsidR="00FF779C" w:rsidRDefault="00FF779C" w:rsidP="00FF779C">
      <w:pPr>
        <w:pStyle w:val="BodyText"/>
        <w:jc w:val="both"/>
        <w:rPr>
          <w:lang w:val="en-GB"/>
        </w:rPr>
      </w:pPr>
    </w:p>
    <w:p w14:paraId="4698D396" w14:textId="0A8F8BDB" w:rsidR="00FF779C" w:rsidRDefault="00FF779C" w:rsidP="00572530">
      <w:pPr>
        <w:pStyle w:val="BodyText"/>
        <w:numPr>
          <w:ilvl w:val="0"/>
          <w:numId w:val="46"/>
        </w:numPr>
        <w:jc w:val="both"/>
        <w:rPr>
          <w:b/>
          <w:bCs/>
          <w:lang w:val="en-GB"/>
        </w:rPr>
      </w:pPr>
      <w:r w:rsidRPr="00FF779C">
        <w:rPr>
          <w:b/>
          <w:bCs/>
          <w:lang w:val="en-GB"/>
        </w:rPr>
        <w:t>Sales Order</w:t>
      </w:r>
      <w:r w:rsidR="007E5589">
        <w:rPr>
          <w:b/>
          <w:bCs/>
          <w:lang w:val="en-GB"/>
        </w:rPr>
        <w:t xml:space="preserve"> to</w:t>
      </w:r>
      <w:r w:rsidRPr="00FF779C">
        <w:rPr>
          <w:b/>
          <w:bCs/>
          <w:lang w:val="en-GB"/>
        </w:rPr>
        <w:t xml:space="preserve"> Release Dashboard export sample-</w:t>
      </w:r>
    </w:p>
    <w:p w14:paraId="6DCF4F37" w14:textId="461A2FEB" w:rsidR="00FF779C" w:rsidRDefault="00D40BFA" w:rsidP="00DD595E">
      <w:pPr>
        <w:pStyle w:val="BodyText"/>
        <w:ind w:left="1843"/>
        <w:jc w:val="both"/>
        <w:rPr>
          <w:b/>
          <w:bCs/>
          <w:lang w:val="en-GB"/>
        </w:rPr>
      </w:pPr>
      <w:r>
        <w:rPr>
          <w:b/>
          <w:bCs/>
          <w:lang w:val="en-GB"/>
        </w:rPr>
        <w:object w:dxaOrig="1539" w:dyaOrig="997" w14:anchorId="207B63F3">
          <v:shape id="_x0000_i1030" type="#_x0000_t75" style="width:76.1pt;height:51.05pt" o:ole="">
            <v:imagedata r:id="rId83" o:title=""/>
          </v:shape>
          <o:OLEObject Type="Embed" ProgID="Excel.Sheet.12" ShapeID="_x0000_i1030" DrawAspect="Icon" ObjectID="_1715378324" r:id="rId84"/>
        </w:object>
      </w:r>
    </w:p>
    <w:p w14:paraId="0450F21F" w14:textId="77777777" w:rsidR="00FF779C" w:rsidRDefault="00FF779C" w:rsidP="00FF779C">
      <w:pPr>
        <w:pStyle w:val="BodyText"/>
        <w:jc w:val="both"/>
        <w:rPr>
          <w:b/>
          <w:bCs/>
          <w:lang w:val="en-GB"/>
        </w:rPr>
      </w:pPr>
    </w:p>
    <w:p w14:paraId="14B84025" w14:textId="7FEE2F0C" w:rsidR="00FF779C" w:rsidRDefault="00D40BFA" w:rsidP="00572530">
      <w:pPr>
        <w:pStyle w:val="BodyText"/>
        <w:numPr>
          <w:ilvl w:val="0"/>
          <w:numId w:val="46"/>
        </w:numPr>
        <w:jc w:val="both"/>
        <w:rPr>
          <w:b/>
          <w:bCs/>
          <w:lang w:val="en-GB"/>
        </w:rPr>
      </w:pPr>
      <w:r>
        <w:rPr>
          <w:b/>
          <w:bCs/>
          <w:lang w:val="en-GB"/>
        </w:rPr>
        <w:t>Unproductive</w:t>
      </w:r>
      <w:r w:rsidR="00FF779C">
        <w:rPr>
          <w:b/>
          <w:bCs/>
          <w:lang w:val="en-GB"/>
        </w:rPr>
        <w:t xml:space="preserve"> Stock Dashboard </w:t>
      </w:r>
      <w:r w:rsidR="00E2563E">
        <w:rPr>
          <w:b/>
          <w:bCs/>
          <w:lang w:val="en-GB"/>
        </w:rPr>
        <w:t>export s</w:t>
      </w:r>
      <w:r w:rsidR="00FF779C">
        <w:rPr>
          <w:b/>
          <w:bCs/>
          <w:lang w:val="en-GB"/>
        </w:rPr>
        <w:t>ample –</w:t>
      </w:r>
    </w:p>
    <w:bookmarkStart w:id="1838" w:name="_MON_1710322955"/>
    <w:bookmarkEnd w:id="1838"/>
    <w:p w14:paraId="4D2751A5" w14:textId="09C64DD2" w:rsidR="00FF779C" w:rsidRPr="00FF779C" w:rsidRDefault="00782800" w:rsidP="00DD595E">
      <w:pPr>
        <w:pStyle w:val="BodyText"/>
        <w:ind w:left="1843"/>
        <w:jc w:val="both"/>
        <w:rPr>
          <w:b/>
          <w:bCs/>
          <w:lang w:val="en-GB"/>
        </w:rPr>
      </w:pPr>
      <w:ins w:id="1839" w:author="Reetu Muneem" w:date="2022-02-09T13:37:00Z">
        <w:r>
          <w:rPr>
            <w:b/>
            <w:bCs/>
            <w:lang w:val="en-GB"/>
          </w:rPr>
          <w:object w:dxaOrig="1175" w:dyaOrig="760" w14:anchorId="51744E77">
            <v:shape id="_x0000_i1031" type="#_x0000_t75" style="width:58.8pt;height:37.8pt" o:ole="">
              <v:imagedata r:id="rId85" o:title=""/>
            </v:shape>
            <o:OLEObject Type="Embed" ProgID="Excel.Sheet.12" ShapeID="_x0000_i1031" DrawAspect="Icon" ObjectID="_1715378325" r:id="rId86"/>
          </w:object>
        </w:r>
      </w:ins>
    </w:p>
    <w:p w14:paraId="493E6415" w14:textId="1AAA37F7" w:rsidR="00FF779C" w:rsidRDefault="00FF779C" w:rsidP="00E2563E">
      <w:pPr>
        <w:pStyle w:val="BodyText"/>
        <w:jc w:val="both"/>
        <w:rPr>
          <w:ins w:id="1840" w:author="Sergio Rodrigues" w:date="2022-05-27T16:51:00Z"/>
          <w:lang w:val="en-GB"/>
        </w:rPr>
      </w:pPr>
    </w:p>
    <w:p w14:paraId="0C28D97B" w14:textId="7227500C" w:rsidR="00E2563E" w:rsidRDefault="00E2563E" w:rsidP="00E2563E">
      <w:pPr>
        <w:pStyle w:val="BodyText"/>
        <w:numPr>
          <w:ilvl w:val="0"/>
          <w:numId w:val="46"/>
        </w:numPr>
        <w:jc w:val="both"/>
        <w:rPr>
          <w:ins w:id="1841" w:author="Sergio Rodrigues" w:date="2022-05-27T16:54:00Z"/>
          <w:b/>
          <w:bCs/>
          <w:lang w:val="en-GB"/>
        </w:rPr>
      </w:pPr>
      <w:ins w:id="1842" w:author="Sergio Rodrigues" w:date="2022-05-27T16:54:00Z">
        <w:r>
          <w:rPr>
            <w:b/>
            <w:bCs/>
            <w:lang w:val="en-GB"/>
          </w:rPr>
          <w:t xml:space="preserve">Manage Sales Order </w:t>
        </w:r>
      </w:ins>
      <w:ins w:id="1843" w:author="Sergio Rodrigues" w:date="2022-05-27T16:58:00Z">
        <w:r>
          <w:rPr>
            <w:b/>
            <w:bCs/>
            <w:lang w:val="en-GB"/>
          </w:rPr>
          <w:t xml:space="preserve">Screen </w:t>
        </w:r>
      </w:ins>
      <w:ins w:id="1844" w:author="Sergio Rodrigues" w:date="2022-05-27T16:54:00Z">
        <w:r>
          <w:rPr>
            <w:b/>
            <w:bCs/>
            <w:lang w:val="en-GB"/>
          </w:rPr>
          <w:t>export sample</w:t>
        </w:r>
      </w:ins>
    </w:p>
    <w:p w14:paraId="05564E4C" w14:textId="25948588" w:rsidR="00E2563E" w:rsidRDefault="00E2563E" w:rsidP="00E2563E">
      <w:pPr>
        <w:pStyle w:val="BodyText"/>
        <w:ind w:left="1800"/>
        <w:jc w:val="both"/>
        <w:rPr>
          <w:ins w:id="1845" w:author="Sergio Rodrigues" w:date="2022-05-27T16:56:00Z"/>
          <w:b/>
          <w:bCs/>
          <w:lang w:val="en-GB"/>
        </w:rPr>
      </w:pPr>
      <w:ins w:id="1846" w:author="Sergio Rodrigues" w:date="2022-05-27T16:56:00Z">
        <w:r>
          <w:rPr>
            <w:b/>
            <w:bCs/>
            <w:lang w:val="en-GB"/>
          </w:rPr>
          <w:object w:dxaOrig="1508" w:dyaOrig="982" w14:anchorId="1A3233F6">
            <v:shape id="_x0000_i1032" type="#_x0000_t75" style="width:75.2pt;height:49.2pt" o:ole="">
              <v:imagedata r:id="rId87" o:title=""/>
            </v:shape>
            <o:OLEObject Type="Embed" ProgID="Excel.Sheet.12" ShapeID="_x0000_i1032" DrawAspect="Icon" ObjectID="_1715378326" r:id="rId88"/>
          </w:object>
        </w:r>
      </w:ins>
    </w:p>
    <w:p w14:paraId="39EA386F" w14:textId="77777777" w:rsidR="00320EA2" w:rsidRDefault="00320EA2">
      <w:pPr>
        <w:rPr>
          <w:b/>
          <w:bCs/>
          <w:lang w:val="en-GB"/>
        </w:rPr>
      </w:pPr>
      <w:r>
        <w:rPr>
          <w:b/>
          <w:bCs/>
          <w:lang w:val="en-GB"/>
        </w:rPr>
        <w:br w:type="page"/>
      </w:r>
    </w:p>
    <w:p w14:paraId="5CEEFF2B" w14:textId="508FDBA5" w:rsidR="00E2563E" w:rsidRDefault="00E2563E" w:rsidP="00E2563E">
      <w:pPr>
        <w:pStyle w:val="BodyText"/>
        <w:numPr>
          <w:ilvl w:val="0"/>
          <w:numId w:val="46"/>
        </w:numPr>
        <w:jc w:val="both"/>
        <w:rPr>
          <w:ins w:id="1847" w:author="Sergio Rodrigues" w:date="2022-05-27T16:51:00Z"/>
          <w:b/>
          <w:bCs/>
          <w:lang w:val="en-GB"/>
        </w:rPr>
      </w:pPr>
      <w:ins w:id="1848" w:author="Sergio Rodrigues" w:date="2022-05-27T16:51:00Z">
        <w:r>
          <w:rPr>
            <w:b/>
            <w:bCs/>
            <w:lang w:val="en-GB"/>
          </w:rPr>
          <w:lastRenderedPageBreak/>
          <w:t xml:space="preserve">Upload </w:t>
        </w:r>
      </w:ins>
      <w:ins w:id="1849" w:author="Sergio Rodrigues" w:date="2022-05-27T16:58:00Z">
        <w:r>
          <w:rPr>
            <w:b/>
            <w:bCs/>
            <w:lang w:val="en-GB"/>
          </w:rPr>
          <w:t>Screen</w:t>
        </w:r>
      </w:ins>
      <w:ins w:id="1850" w:author="Sergio Rodrigues" w:date="2022-05-27T16:52:00Z">
        <w:r>
          <w:rPr>
            <w:b/>
            <w:bCs/>
            <w:lang w:val="en-GB"/>
          </w:rPr>
          <w:t xml:space="preserve"> </w:t>
        </w:r>
      </w:ins>
      <w:ins w:id="1851" w:author="Sergio Rodrigues" w:date="2022-05-27T16:51:00Z">
        <w:r>
          <w:rPr>
            <w:b/>
            <w:bCs/>
            <w:lang w:val="en-GB"/>
          </w:rPr>
          <w:t>export sample –</w:t>
        </w:r>
      </w:ins>
    </w:p>
    <w:p w14:paraId="57BFFAF9" w14:textId="77777777" w:rsidR="00E2563E" w:rsidRPr="006A73A0" w:rsidRDefault="00E2563E" w:rsidP="00E2563E">
      <w:pPr>
        <w:pStyle w:val="BodyText"/>
        <w:jc w:val="both"/>
        <w:rPr>
          <w:ins w:id="1852" w:author="Sergio Rodrigues" w:date="2022-05-27T16:51:00Z"/>
          <w:lang w:val="en-GB"/>
        </w:rPr>
      </w:pPr>
    </w:p>
    <w:p w14:paraId="0F31AD0A" w14:textId="77BD0271" w:rsidR="00E2563E" w:rsidRDefault="00E2563E" w:rsidP="00FF779C">
      <w:pPr>
        <w:pStyle w:val="BodyText"/>
        <w:ind w:left="1800"/>
        <w:jc w:val="both"/>
        <w:rPr>
          <w:lang w:val="en-GB"/>
        </w:rPr>
      </w:pPr>
      <w:ins w:id="1853" w:author="Sergio Rodrigues" w:date="2022-05-27T16:51:00Z">
        <w:r>
          <w:rPr>
            <w:lang w:val="en-GB"/>
          </w:rPr>
          <w:object w:dxaOrig="1508" w:dyaOrig="982" w14:anchorId="1F78C8D3">
            <v:shape id="_x0000_i1033" type="#_x0000_t75" style="width:75.2pt;height:49.2pt" o:ole="">
              <v:imagedata r:id="rId89" o:title=""/>
            </v:shape>
            <o:OLEObject Type="Embed" ProgID="Excel.Sheet.12" ShapeID="_x0000_i1033" DrawAspect="Icon" ObjectID="_1715378327" r:id="rId90"/>
          </w:object>
        </w:r>
      </w:ins>
    </w:p>
    <w:sectPr w:rsidR="00E2563E" w:rsidSect="009A4F01">
      <w:footerReference w:type="even" r:id="rId91"/>
      <w:footerReference w:type="first" r:id="rId92"/>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C43A5" w14:textId="77777777" w:rsidR="00266F2A" w:rsidRDefault="00266F2A">
      <w:r>
        <w:separator/>
      </w:r>
    </w:p>
  </w:endnote>
  <w:endnote w:type="continuationSeparator" w:id="0">
    <w:p w14:paraId="67044FE4" w14:textId="77777777" w:rsidR="00266F2A" w:rsidRDefault="00266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Palatino">
    <w:altName w:val="Book Antiqua"/>
    <w:charset w:val="00"/>
    <w:family w:val="auto"/>
    <w:pitch w:val="variable"/>
    <w:sig w:usb0="A00002FF" w:usb1="7800205A" w:usb2="14600000" w:usb3="00000000" w:csb0="00000193" w:csb1="00000000"/>
  </w:font>
  <w:font w:name="Book Antiqua">
    <w:panose1 w:val="02040602050305030304"/>
    <w:charset w:val="00"/>
    <w:family w:val="roman"/>
    <w:pitch w:val="variable"/>
    <w:sig w:usb0="00000287" w:usb1="00000000" w:usb2="00000000" w:usb3="00000000" w:csb0="0000009F" w:csb1="00000000"/>
  </w:font>
  <w:font w:name="OPBCG F+ Palatino">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E7E10" w14:textId="6817161B" w:rsidR="00617A19" w:rsidRDefault="00617A19" w:rsidP="00F05C52">
    <w:pPr>
      <w:pStyle w:val="Footer"/>
      <w:framePr w:hSpace="187" w:wrap="auto" w:vAnchor="text" w:hAnchor="margin" w:xAlign="right" w:y="1"/>
      <w:tabs>
        <w:tab w:val="clear" w:pos="7920"/>
        <w:tab w:val="right" w:pos="9900"/>
        <w:tab w:val="right" w:pos="10440"/>
      </w:tabs>
    </w:pPr>
    <w:r>
      <w:rPr>
        <w:noProof/>
      </w:rPr>
      <w:fldChar w:fldCharType="begin"/>
    </w:r>
    <w:r>
      <w:rPr>
        <w:noProof/>
      </w:rPr>
      <w:instrText xml:space="preserve"> STYLEREF HD1 \* MERGEFORMAT </w:instrText>
    </w:r>
    <w:r>
      <w:rPr>
        <w:noProof/>
      </w:rPr>
      <w:fldChar w:fldCharType="separate"/>
    </w:r>
    <w:r w:rsidR="00524C44">
      <w:rPr>
        <w:noProof/>
      </w:rPr>
      <w:t>Open and Closed Issues</w:t>
    </w:r>
    <w:r>
      <w:rPr>
        <w:noProof/>
      </w:rPr>
      <w:fldChar w:fldCharType="end"/>
    </w:r>
    <w:r>
      <w:t xml:space="preserve">     </w:t>
    </w:r>
    <w:r>
      <w:fldChar w:fldCharType="begin"/>
    </w:r>
    <w:r>
      <w:instrText xml:space="preserve"> If </w:instrText>
    </w:r>
    <w:fldSimple w:instr=" Section ">
      <w:r w:rsidR="00524C44">
        <w:instrText>2</w:instrText>
      </w:r>
    </w:fldSimple>
    <w:r>
      <w:instrText xml:space="preserve"> &gt; 1 “</w:instrText>
    </w:r>
    <w:r>
      <w:fldChar w:fldCharType="begin"/>
    </w:r>
    <w:r>
      <w:instrText xml:space="preserve">PAGE </w:instrText>
    </w:r>
    <w:r>
      <w:fldChar w:fldCharType="separate"/>
    </w:r>
    <w:r w:rsidR="00524C44">
      <w:rPr>
        <w:noProof/>
      </w:rPr>
      <w:instrText>84</w:instrText>
    </w:r>
    <w:r>
      <w:fldChar w:fldCharType="end"/>
    </w:r>
    <w:r>
      <w:instrText xml:space="preserve"> of </w:instrText>
    </w:r>
    <w:r>
      <w:fldChar w:fldCharType="begin"/>
    </w:r>
    <w:r>
      <w:instrText xml:space="preserve"> =  </w:instrText>
    </w:r>
    <w:r>
      <w:rPr>
        <w:noProof/>
      </w:rPr>
      <w:fldChar w:fldCharType="begin"/>
    </w:r>
    <w:r>
      <w:rPr>
        <w:noProof/>
      </w:rPr>
      <w:instrText xml:space="preserve"> NUMPAGES </w:instrText>
    </w:r>
    <w:r>
      <w:rPr>
        <w:noProof/>
      </w:rPr>
      <w:fldChar w:fldCharType="separate"/>
    </w:r>
    <w:r w:rsidR="00524C44">
      <w:rPr>
        <w:noProof/>
      </w:rPr>
      <w:instrText>93</w:instrText>
    </w:r>
    <w:r>
      <w:rPr>
        <w:noProof/>
      </w:rPr>
      <w:fldChar w:fldCharType="end"/>
    </w:r>
    <w:r>
      <w:instrText xml:space="preserve"> - Sec1  </w:instrText>
    </w:r>
    <w:r>
      <w:fldChar w:fldCharType="separate"/>
    </w:r>
    <w:r w:rsidR="00524C44">
      <w:rPr>
        <w:noProof/>
      </w:rPr>
      <w:instrText>90</w:instrText>
    </w:r>
    <w:r>
      <w:fldChar w:fldCharType="end"/>
    </w:r>
    <w:r>
      <w:instrText>” “</w:instrText>
    </w:r>
    <w:r>
      <w:fldChar w:fldCharType="begin"/>
    </w:r>
    <w:r>
      <w:instrText xml:space="preserve"> PAGE </w:instrText>
    </w:r>
    <w:r>
      <w:fldChar w:fldCharType="separate"/>
    </w:r>
    <w:r w:rsidR="00574B94">
      <w:rPr>
        <w:noProof/>
      </w:rPr>
      <w:instrText>iii</w:instrText>
    </w:r>
    <w:r>
      <w:fldChar w:fldCharType="end"/>
    </w:r>
    <w:r>
      <w:instrText xml:space="preserve">” </w:instrText>
    </w:r>
    <w:r>
      <w:fldChar w:fldCharType="separate"/>
    </w:r>
    <w:r w:rsidR="00524C44">
      <w:rPr>
        <w:noProof/>
      </w:rPr>
      <w:t>84 of 90</w:t>
    </w:r>
    <w:r>
      <w:fldChar w:fldCharType="end"/>
    </w:r>
  </w:p>
  <w:p w14:paraId="54B6F012" w14:textId="7223EFE2" w:rsidR="00617A19" w:rsidRDefault="00617A19" w:rsidP="00961D53">
    <w:pPr>
      <w:pStyle w:val="Footer"/>
      <w:tabs>
        <w:tab w:val="clear" w:pos="7920"/>
        <w:tab w:val="right" w:pos="9900"/>
        <w:tab w:val="right" w:pos="10440"/>
      </w:tabs>
    </w:pPr>
    <w:r>
      <w:t xml:space="preserve">File Ref.:  </w:t>
    </w:r>
    <w:r>
      <w:rPr>
        <w:noProof/>
      </w:rPr>
      <w:fldChar w:fldCharType="begin"/>
    </w:r>
    <w:r>
      <w:rPr>
        <w:noProof/>
      </w:rPr>
      <w:instrText xml:space="preserve"> FILENAME \* FirstCap </w:instrText>
    </w:r>
    <w:r>
      <w:rPr>
        <w:noProof/>
      </w:rPr>
      <w:fldChar w:fldCharType="separate"/>
    </w:r>
    <w:r>
      <w:rPr>
        <w:noProof/>
      </w:rPr>
      <w:t>ASOS_Wholesale_Portal_FDD_v1.</w:t>
    </w:r>
    <w:ins w:id="55" w:author="Reetu Muneem" w:date="2022-01-11T14:49:00Z">
      <w:r>
        <w:rPr>
          <w:noProof/>
        </w:rPr>
        <w:t>2</w:t>
      </w:r>
    </w:ins>
    <w:del w:id="56" w:author="Reetu Muneem" w:date="2022-01-11T14:49:00Z">
      <w:r w:rsidDel="001F6187">
        <w:rPr>
          <w:noProof/>
        </w:rPr>
        <w:delText>1</w:delText>
      </w:r>
    </w:del>
    <w:r>
      <w:rPr>
        <w:noProof/>
      </w:rPr>
      <w:t>.docx</w:t>
    </w:r>
    <w:r>
      <w:rPr>
        <w:noProof/>
      </w:rPr>
      <w:fldChar w:fldCharType="end"/>
    </w:r>
    <w:r>
      <w:t xml:space="preserve">  </w:t>
    </w:r>
  </w:p>
  <w:p w14:paraId="0924CE97" w14:textId="77777777" w:rsidR="00617A19" w:rsidRDefault="00617A19">
    <w:pPr>
      <w:pStyle w:val="Footer"/>
      <w:tabs>
        <w:tab w:val="clear" w:pos="7920"/>
        <w:tab w:val="center" w:pos="5400"/>
        <w:tab w:val="right" w:pos="9720"/>
        <w:tab w:val="right" w:pos="10440"/>
      </w:tabs>
      <w:jc w:val="cen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59577" w14:textId="77777777" w:rsidR="00617A19" w:rsidRDefault="00617A19">
    <w:pPr>
      <w:pStyle w:val="Footer"/>
      <w:tabs>
        <w:tab w:val="clear" w:pos="79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98F8D" w14:textId="77777777" w:rsidR="00617A19" w:rsidRDefault="00617A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32B51912" w14:textId="77777777" w:rsidR="00617A19" w:rsidRDefault="00617A19">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9948C" w14:textId="77777777" w:rsidR="00617A19" w:rsidRDefault="00617A19">
    <w:pPr>
      <w:pStyle w:val="Footer"/>
      <w:tabs>
        <w:tab w:val="clear" w:pos="7920"/>
        <w:tab w:val="right" w:pos="104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4EE1C" w14:textId="77777777" w:rsidR="00266F2A" w:rsidRDefault="00266F2A">
      <w:r>
        <w:separator/>
      </w:r>
    </w:p>
  </w:footnote>
  <w:footnote w:type="continuationSeparator" w:id="0">
    <w:p w14:paraId="318AAFB1" w14:textId="77777777" w:rsidR="00266F2A" w:rsidRDefault="00266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252F8" w14:textId="5D0E9FD8" w:rsidR="00617A19" w:rsidRPr="000F4E5F" w:rsidRDefault="00617A19">
    <w:pPr>
      <w:pStyle w:val="Header"/>
      <w:framePr w:hSpace="187" w:wrap="auto" w:vAnchor="page" w:hAnchor="margin" w:xAlign="right" w:y="433"/>
      <w:rPr>
        <w:lang w:val="es-ES_tradnl"/>
      </w:rPr>
    </w:pPr>
    <w:r w:rsidRPr="000F4E5F">
      <w:rPr>
        <w:lang w:val="es-ES_tradnl"/>
      </w:rPr>
      <w:t xml:space="preserve">Doc. Ref.:  </w:t>
    </w:r>
    <w:r>
      <w:rPr>
        <w:rStyle w:val="HighlightedVariable"/>
      </w:rPr>
      <w:fldChar w:fldCharType="begin"/>
    </w:r>
    <w:r w:rsidRPr="000F4E5F">
      <w:rPr>
        <w:rStyle w:val="HighlightedVariable"/>
        <w:lang w:val="es-ES_tradnl"/>
      </w:rPr>
      <w:instrText xml:space="preserve"> REF DocRefNumber \* MERGEFORMAT </w:instrText>
    </w:r>
    <w:r>
      <w:rPr>
        <w:rStyle w:val="HighlightedVariable"/>
      </w:rPr>
      <w:fldChar w:fldCharType="separate"/>
    </w:r>
    <w:r w:rsidRPr="000F4E5F">
      <w:rPr>
        <w:rStyle w:val="HighlightedVariable"/>
        <w:lang w:val="es-ES_tradnl"/>
      </w:rPr>
      <w:t xml:space="preserve">ASOS TGR MM </w:t>
    </w:r>
    <w:r w:rsidRPr="006A73A0">
      <w:rPr>
        <w:rStyle w:val="HighlightedVariable"/>
        <w:lang w:val="en-GB"/>
      </w:rPr>
      <w:t xml:space="preserve">ASOS </w:t>
    </w:r>
    <w:r>
      <w:rPr>
        <w:rStyle w:val="HighlightedVariable"/>
        <w:lang w:val="en-GB"/>
      </w:rPr>
      <w:t>Wholesale Portal</w:t>
    </w:r>
    <w:r>
      <w:rPr>
        <w:rStyle w:val="HighlightedVariable"/>
      </w:rPr>
      <w:t xml:space="preserve"> </w:t>
    </w:r>
    <w:r>
      <w:rPr>
        <w:rStyle w:val="HighlightedVariable"/>
      </w:rPr>
      <w:fldChar w:fldCharType="end"/>
    </w:r>
  </w:p>
  <w:p w14:paraId="65E5B80D" w14:textId="77777777" w:rsidR="00617A19" w:rsidRPr="000F4E5F" w:rsidRDefault="00617A19">
    <w:pPr>
      <w:pStyle w:val="Header"/>
      <w:rPr>
        <w:lang w:val="es-ES_tradnl"/>
      </w:rPr>
    </w:pPr>
  </w:p>
  <w:p w14:paraId="38D2C143" w14:textId="77777777" w:rsidR="00617A19" w:rsidRPr="000F4E5F" w:rsidRDefault="00617A19">
    <w:pPr>
      <w:pStyle w:val="Header"/>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3203"/>
    <w:multiLevelType w:val="hybridMultilevel"/>
    <w:tmpl w:val="18EEDA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E35BA2"/>
    <w:multiLevelType w:val="hybridMultilevel"/>
    <w:tmpl w:val="807CBCE8"/>
    <w:lvl w:ilvl="0" w:tplc="B146425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054C73D8"/>
    <w:multiLevelType w:val="hybridMultilevel"/>
    <w:tmpl w:val="04A0CB34"/>
    <w:lvl w:ilvl="0" w:tplc="DBD07AAE">
      <w:numFmt w:val="bullet"/>
      <w:lvlText w:val="-"/>
      <w:lvlJc w:val="left"/>
      <w:pPr>
        <w:ind w:left="4680" w:hanging="360"/>
      </w:pPr>
      <w:rPr>
        <w:rFonts w:ascii="Arial" w:eastAsia="Times New Roman" w:hAnsi="Arial" w:cs="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5D97F3C"/>
    <w:multiLevelType w:val="hybridMultilevel"/>
    <w:tmpl w:val="FA8A3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C96E6D"/>
    <w:multiLevelType w:val="hybridMultilevel"/>
    <w:tmpl w:val="715089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4868D0"/>
    <w:multiLevelType w:val="hybridMultilevel"/>
    <w:tmpl w:val="5EBCBE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EE306F"/>
    <w:multiLevelType w:val="hybridMultilevel"/>
    <w:tmpl w:val="A68A9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A51BAE"/>
    <w:multiLevelType w:val="hybridMultilevel"/>
    <w:tmpl w:val="2DCA192A"/>
    <w:lvl w:ilvl="0" w:tplc="62A4C820">
      <w:start w:val="1"/>
      <w:numFmt w:val="lowerLetter"/>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8" w15:restartNumberingAfterBreak="0">
    <w:nsid w:val="0FF300F3"/>
    <w:multiLevelType w:val="hybridMultilevel"/>
    <w:tmpl w:val="104EDA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0967AE7"/>
    <w:multiLevelType w:val="hybridMultilevel"/>
    <w:tmpl w:val="65E2F368"/>
    <w:lvl w:ilvl="0" w:tplc="342287A0">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0" w15:restartNumberingAfterBreak="0">
    <w:nsid w:val="111F116B"/>
    <w:multiLevelType w:val="hybridMultilevel"/>
    <w:tmpl w:val="1A7C5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6F0F8C"/>
    <w:multiLevelType w:val="hybridMultilevel"/>
    <w:tmpl w:val="1BA6FD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13677E76"/>
    <w:multiLevelType w:val="hybridMultilevel"/>
    <w:tmpl w:val="2A22A9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3927D94"/>
    <w:multiLevelType w:val="hybridMultilevel"/>
    <w:tmpl w:val="E4288EA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14287F93"/>
    <w:multiLevelType w:val="singleLevel"/>
    <w:tmpl w:val="12D609F4"/>
    <w:lvl w:ilvl="0">
      <w:start w:val="1"/>
      <w:numFmt w:val="decimal"/>
      <w:pStyle w:val="NumberList"/>
      <w:lvlText w:val="%1."/>
      <w:lvlJc w:val="left"/>
      <w:pPr>
        <w:tabs>
          <w:tab w:val="num" w:pos="2520"/>
        </w:tabs>
        <w:ind w:left="2520" w:hanging="360"/>
      </w:pPr>
      <w:rPr>
        <w:rFonts w:hint="default"/>
      </w:rPr>
    </w:lvl>
  </w:abstractNum>
  <w:abstractNum w:abstractNumId="15" w15:restartNumberingAfterBreak="0">
    <w:nsid w:val="147B53FD"/>
    <w:multiLevelType w:val="hybridMultilevel"/>
    <w:tmpl w:val="7F764C92"/>
    <w:lvl w:ilvl="0" w:tplc="624A396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1A48683A"/>
    <w:multiLevelType w:val="hybridMultilevel"/>
    <w:tmpl w:val="37CAA4C2"/>
    <w:lvl w:ilvl="0" w:tplc="26862622">
      <w:start w:val="1"/>
      <w:numFmt w:val="decimal"/>
      <w:lvlText w:val="%1."/>
      <w:lvlJc w:val="left"/>
      <w:pPr>
        <w:ind w:left="1800" w:hanging="360"/>
      </w:pPr>
      <w:rPr>
        <w:rFonts w:hint="default"/>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 w15:restartNumberingAfterBreak="0">
    <w:nsid w:val="1CE11DCC"/>
    <w:multiLevelType w:val="hybridMultilevel"/>
    <w:tmpl w:val="C92C389A"/>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8" w15:restartNumberingAfterBreak="0">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9" w15:restartNumberingAfterBreak="0">
    <w:nsid w:val="213369DA"/>
    <w:multiLevelType w:val="hybridMultilevel"/>
    <w:tmpl w:val="C0CCD39E"/>
    <w:lvl w:ilvl="0" w:tplc="279AA1B8">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234E122F"/>
    <w:multiLevelType w:val="hybridMultilevel"/>
    <w:tmpl w:val="784A3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5503506"/>
    <w:multiLevelType w:val="multilevel"/>
    <w:tmpl w:val="B02C0556"/>
    <w:lvl w:ilvl="0">
      <w:start w:val="1"/>
      <w:numFmt w:val="decimal"/>
      <w:pStyle w:val="Heading1"/>
      <w:lvlText w:val="%1"/>
      <w:lvlJc w:val="left"/>
      <w:pPr>
        <w:tabs>
          <w:tab w:val="num" w:pos="720"/>
        </w:tabs>
        <w:ind w:left="720" w:hanging="720"/>
      </w:pPr>
      <w:rPr>
        <w:rFonts w:hint="default"/>
        <w:color w:val="auto"/>
      </w:rPr>
    </w:lvl>
    <w:lvl w:ilvl="1">
      <w:start w:val="1"/>
      <w:numFmt w:val="decimal"/>
      <w:pStyle w:val="Heading2"/>
      <w:lvlText w:val="%1.%2"/>
      <w:lvlJc w:val="left"/>
      <w:pPr>
        <w:tabs>
          <w:tab w:val="num" w:pos="720"/>
        </w:tabs>
        <w:ind w:left="720" w:hanging="720"/>
      </w:pPr>
      <w:rPr>
        <w:rFonts w:hint="default"/>
        <w:color w:val="auto"/>
      </w:rPr>
    </w:lvl>
    <w:lvl w:ilvl="2">
      <w:start w:val="1"/>
      <w:numFmt w:val="decimal"/>
      <w:lvlRestart w:val="1"/>
      <w:pStyle w:val="Heading3"/>
      <w:lvlText w:val="%1.%2.%3"/>
      <w:lvlJc w:val="left"/>
      <w:pPr>
        <w:tabs>
          <w:tab w:val="num" w:pos="1440"/>
        </w:tabs>
        <w:ind w:left="1440" w:hanging="1440"/>
      </w:pPr>
      <w:rPr>
        <w:rFonts w:hint="default"/>
        <w:color w:val="000000"/>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2" w15:restartNumberingAfterBreak="0">
    <w:nsid w:val="25B95E68"/>
    <w:multiLevelType w:val="hybridMultilevel"/>
    <w:tmpl w:val="8AB006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65F3DE6"/>
    <w:multiLevelType w:val="hybridMultilevel"/>
    <w:tmpl w:val="42D2DC12"/>
    <w:lvl w:ilvl="0" w:tplc="FD80AE2C">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4" w15:restartNumberingAfterBreak="0">
    <w:nsid w:val="275D6447"/>
    <w:multiLevelType w:val="hybridMultilevel"/>
    <w:tmpl w:val="0C94F7E8"/>
    <w:lvl w:ilvl="0" w:tplc="E0C46FA8">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5" w15:restartNumberingAfterBreak="0">
    <w:nsid w:val="28CD0B67"/>
    <w:multiLevelType w:val="singleLevel"/>
    <w:tmpl w:val="701E988C"/>
    <w:lvl w:ilvl="0">
      <w:start w:val="1"/>
      <w:numFmt w:val="none"/>
      <w:lvlText w:val="Note:"/>
      <w:legacy w:legacy="1" w:legacySpace="0" w:legacyIndent="720"/>
      <w:lvlJc w:val="left"/>
      <w:pPr>
        <w:ind w:left="720" w:hanging="720"/>
      </w:pPr>
      <w:rPr>
        <w:b/>
        <w:i w:val="0"/>
      </w:rPr>
    </w:lvl>
  </w:abstractNum>
  <w:abstractNum w:abstractNumId="26" w15:restartNumberingAfterBreak="0">
    <w:nsid w:val="2FF33CFD"/>
    <w:multiLevelType w:val="hybridMultilevel"/>
    <w:tmpl w:val="04048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08653EF"/>
    <w:multiLevelType w:val="hybridMultilevel"/>
    <w:tmpl w:val="36B04B9E"/>
    <w:lvl w:ilvl="0" w:tplc="0409000F">
      <w:start w:val="1"/>
      <w:numFmt w:val="decimal"/>
      <w:lvlText w:val="%1."/>
      <w:lvlJc w:val="left"/>
      <w:pPr>
        <w:ind w:left="2160" w:hanging="360"/>
      </w:pPr>
    </w:lvl>
    <w:lvl w:ilvl="1" w:tplc="04090001">
      <w:start w:val="1"/>
      <w:numFmt w:val="bullet"/>
      <w:lvlText w:val=""/>
      <w:lvlJc w:val="left"/>
      <w:pPr>
        <w:ind w:left="2880" w:hanging="360"/>
      </w:pPr>
      <w:rPr>
        <w:rFonts w:ascii="Symbol" w:hAnsi="Symbol" w:hint="default"/>
      </w:r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31025F4A"/>
    <w:multiLevelType w:val="hybridMultilevel"/>
    <w:tmpl w:val="CEDED3D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9" w15:restartNumberingAfterBreak="0">
    <w:nsid w:val="316D5E19"/>
    <w:multiLevelType w:val="hybridMultilevel"/>
    <w:tmpl w:val="7004D64E"/>
    <w:lvl w:ilvl="0" w:tplc="DBD07AAE">
      <w:numFmt w:val="bullet"/>
      <w:lvlText w:val="-"/>
      <w:lvlJc w:val="left"/>
      <w:pPr>
        <w:ind w:left="3240" w:hanging="360"/>
      </w:pPr>
      <w:rPr>
        <w:rFonts w:ascii="Arial" w:eastAsia="Times New Roman"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30" w15:restartNumberingAfterBreak="0">
    <w:nsid w:val="33CB419C"/>
    <w:multiLevelType w:val="hybridMultilevel"/>
    <w:tmpl w:val="1CD682F8"/>
    <w:lvl w:ilvl="0" w:tplc="43D8364A">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1" w15:restartNumberingAfterBreak="0">
    <w:nsid w:val="3916379C"/>
    <w:multiLevelType w:val="hybridMultilevel"/>
    <w:tmpl w:val="AB3E0ABA"/>
    <w:lvl w:ilvl="0" w:tplc="BB56650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3B056AEF"/>
    <w:multiLevelType w:val="hybridMultilevel"/>
    <w:tmpl w:val="27EA967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43EF77A7"/>
    <w:multiLevelType w:val="hybridMultilevel"/>
    <w:tmpl w:val="3814A78C"/>
    <w:lvl w:ilvl="0" w:tplc="DBD07AAE">
      <w:numFmt w:val="bullet"/>
      <w:lvlText w:val="-"/>
      <w:lvlJc w:val="left"/>
      <w:pPr>
        <w:ind w:left="2880" w:hanging="360"/>
      </w:pPr>
      <w:rPr>
        <w:rFonts w:ascii="Arial" w:eastAsia="Times New Roman" w:hAnsi="Arial" w:cs="Aria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4" w15:restartNumberingAfterBreak="0">
    <w:nsid w:val="477233D9"/>
    <w:multiLevelType w:val="hybridMultilevel"/>
    <w:tmpl w:val="46EC5E26"/>
    <w:lvl w:ilvl="0" w:tplc="BC98AF0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5" w15:restartNumberingAfterBreak="0">
    <w:nsid w:val="4EA55B28"/>
    <w:multiLevelType w:val="hybridMultilevel"/>
    <w:tmpl w:val="A492F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04C4402"/>
    <w:multiLevelType w:val="hybridMultilevel"/>
    <w:tmpl w:val="6FE62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8E1B4F"/>
    <w:multiLevelType w:val="hybridMultilevel"/>
    <w:tmpl w:val="98207AE2"/>
    <w:lvl w:ilvl="0" w:tplc="88407512">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8" w15:restartNumberingAfterBreak="0">
    <w:nsid w:val="50BD2CA0"/>
    <w:multiLevelType w:val="hybridMultilevel"/>
    <w:tmpl w:val="CA0CE54C"/>
    <w:lvl w:ilvl="0" w:tplc="4F9CA0C8">
      <w:start w:val="1"/>
      <w:numFmt w:val="decimal"/>
      <w:lvlText w:val="%1."/>
      <w:lvlJc w:val="left"/>
      <w:pPr>
        <w:ind w:left="1755" w:hanging="360"/>
      </w:pPr>
      <w:rPr>
        <w:rFonts w:hint="default"/>
      </w:rPr>
    </w:lvl>
    <w:lvl w:ilvl="1" w:tplc="08090019" w:tentative="1">
      <w:start w:val="1"/>
      <w:numFmt w:val="lowerLetter"/>
      <w:lvlText w:val="%2."/>
      <w:lvlJc w:val="left"/>
      <w:pPr>
        <w:ind w:left="2475" w:hanging="360"/>
      </w:pPr>
    </w:lvl>
    <w:lvl w:ilvl="2" w:tplc="0809001B" w:tentative="1">
      <w:start w:val="1"/>
      <w:numFmt w:val="lowerRoman"/>
      <w:lvlText w:val="%3."/>
      <w:lvlJc w:val="right"/>
      <w:pPr>
        <w:ind w:left="3195" w:hanging="180"/>
      </w:pPr>
    </w:lvl>
    <w:lvl w:ilvl="3" w:tplc="0809000F" w:tentative="1">
      <w:start w:val="1"/>
      <w:numFmt w:val="decimal"/>
      <w:lvlText w:val="%4."/>
      <w:lvlJc w:val="left"/>
      <w:pPr>
        <w:ind w:left="3915" w:hanging="360"/>
      </w:pPr>
    </w:lvl>
    <w:lvl w:ilvl="4" w:tplc="08090019" w:tentative="1">
      <w:start w:val="1"/>
      <w:numFmt w:val="lowerLetter"/>
      <w:lvlText w:val="%5."/>
      <w:lvlJc w:val="left"/>
      <w:pPr>
        <w:ind w:left="4635" w:hanging="360"/>
      </w:pPr>
    </w:lvl>
    <w:lvl w:ilvl="5" w:tplc="0809001B" w:tentative="1">
      <w:start w:val="1"/>
      <w:numFmt w:val="lowerRoman"/>
      <w:lvlText w:val="%6."/>
      <w:lvlJc w:val="right"/>
      <w:pPr>
        <w:ind w:left="5355" w:hanging="180"/>
      </w:pPr>
    </w:lvl>
    <w:lvl w:ilvl="6" w:tplc="0809000F" w:tentative="1">
      <w:start w:val="1"/>
      <w:numFmt w:val="decimal"/>
      <w:lvlText w:val="%7."/>
      <w:lvlJc w:val="left"/>
      <w:pPr>
        <w:ind w:left="6075" w:hanging="360"/>
      </w:pPr>
    </w:lvl>
    <w:lvl w:ilvl="7" w:tplc="08090019" w:tentative="1">
      <w:start w:val="1"/>
      <w:numFmt w:val="lowerLetter"/>
      <w:lvlText w:val="%8."/>
      <w:lvlJc w:val="left"/>
      <w:pPr>
        <w:ind w:left="6795" w:hanging="360"/>
      </w:pPr>
    </w:lvl>
    <w:lvl w:ilvl="8" w:tplc="0809001B" w:tentative="1">
      <w:start w:val="1"/>
      <w:numFmt w:val="lowerRoman"/>
      <w:lvlText w:val="%9."/>
      <w:lvlJc w:val="right"/>
      <w:pPr>
        <w:ind w:left="7515" w:hanging="180"/>
      </w:pPr>
    </w:lvl>
  </w:abstractNum>
  <w:abstractNum w:abstractNumId="39" w15:restartNumberingAfterBreak="0">
    <w:nsid w:val="54D52C1A"/>
    <w:multiLevelType w:val="hybridMultilevel"/>
    <w:tmpl w:val="62E67C7E"/>
    <w:lvl w:ilvl="0" w:tplc="893E7C0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0" w15:restartNumberingAfterBreak="0">
    <w:nsid w:val="58492C03"/>
    <w:multiLevelType w:val="hybridMultilevel"/>
    <w:tmpl w:val="F1DAEDB8"/>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hint="default"/>
      </w:rPr>
    </w:lvl>
    <w:lvl w:ilvl="2" w:tplc="3A88ED86">
      <w:start w:val="3"/>
      <w:numFmt w:val="bullet"/>
      <w:lvlText w:val="-"/>
      <w:lvlJc w:val="left"/>
      <w:pPr>
        <w:ind w:left="3600" w:hanging="360"/>
      </w:pPr>
      <w:rPr>
        <w:rFonts w:ascii="Arial" w:eastAsia="Times New Roman" w:hAnsi="Arial" w:cs="Arial"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5B3009D5"/>
    <w:multiLevelType w:val="hybridMultilevel"/>
    <w:tmpl w:val="CFE63D82"/>
    <w:lvl w:ilvl="0" w:tplc="FF7AA97E">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2" w15:restartNumberingAfterBreak="0">
    <w:nsid w:val="5B63278B"/>
    <w:multiLevelType w:val="hybridMultilevel"/>
    <w:tmpl w:val="7A627E8A"/>
    <w:lvl w:ilvl="0" w:tplc="0C5A4558">
      <w:start w:val="1"/>
      <w:numFmt w:val="bullet"/>
      <w:pStyle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3" w15:restartNumberingAfterBreak="0">
    <w:nsid w:val="5D6B21A7"/>
    <w:multiLevelType w:val="hybridMultilevel"/>
    <w:tmpl w:val="64CA0A50"/>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44" w15:restartNumberingAfterBreak="0">
    <w:nsid w:val="5E0067BE"/>
    <w:multiLevelType w:val="hybridMultilevel"/>
    <w:tmpl w:val="44E8079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61FC4AE9"/>
    <w:multiLevelType w:val="hybridMultilevel"/>
    <w:tmpl w:val="FFE48766"/>
    <w:lvl w:ilvl="0" w:tplc="7BE6C842">
      <w:start w:val="1"/>
      <w:numFmt w:val="decimal"/>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46" w15:restartNumberingAfterBreak="0">
    <w:nsid w:val="620D6530"/>
    <w:multiLevelType w:val="hybridMultilevel"/>
    <w:tmpl w:val="529EE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33E0295"/>
    <w:multiLevelType w:val="hybridMultilevel"/>
    <w:tmpl w:val="59E87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3E04365"/>
    <w:multiLevelType w:val="hybridMultilevel"/>
    <w:tmpl w:val="1CC410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0" w15:restartNumberingAfterBreak="0">
    <w:nsid w:val="6A30118A"/>
    <w:multiLevelType w:val="hybridMultilevel"/>
    <w:tmpl w:val="B1941890"/>
    <w:lvl w:ilvl="0" w:tplc="7FF66BD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 w15:restartNumberingAfterBreak="0">
    <w:nsid w:val="6D814F4E"/>
    <w:multiLevelType w:val="hybridMultilevel"/>
    <w:tmpl w:val="F8EE5C5E"/>
    <w:lvl w:ilvl="0" w:tplc="0690197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 w15:restartNumberingAfterBreak="0">
    <w:nsid w:val="704B3020"/>
    <w:multiLevelType w:val="hybridMultilevel"/>
    <w:tmpl w:val="82883DA6"/>
    <w:lvl w:ilvl="0" w:tplc="442E2136">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53" w15:restartNumberingAfterBreak="0">
    <w:nsid w:val="75EA631C"/>
    <w:multiLevelType w:val="hybridMultilevel"/>
    <w:tmpl w:val="D74C085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798E13C1"/>
    <w:multiLevelType w:val="hybridMultilevel"/>
    <w:tmpl w:val="F0DE1F92"/>
    <w:lvl w:ilvl="0" w:tplc="C9A442A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5" w15:restartNumberingAfterBreak="0">
    <w:nsid w:val="79C706E3"/>
    <w:multiLevelType w:val="hybridMultilevel"/>
    <w:tmpl w:val="17F0AA26"/>
    <w:lvl w:ilvl="0" w:tplc="EED056D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7DC259DE"/>
    <w:multiLevelType w:val="hybridMultilevel"/>
    <w:tmpl w:val="EA9C173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num w:numId="1">
    <w:abstractNumId w:val="42"/>
  </w:num>
  <w:num w:numId="2">
    <w:abstractNumId w:val="49"/>
  </w:num>
  <w:num w:numId="3">
    <w:abstractNumId w:val="14"/>
  </w:num>
  <w:num w:numId="4">
    <w:abstractNumId w:val="25"/>
  </w:num>
  <w:num w:numId="5">
    <w:abstractNumId w:val="18"/>
  </w:num>
  <w:num w:numId="6">
    <w:abstractNumId w:val="2"/>
  </w:num>
  <w:num w:numId="7">
    <w:abstractNumId w:val="53"/>
  </w:num>
  <w:num w:numId="8">
    <w:abstractNumId w:val="32"/>
  </w:num>
  <w:num w:numId="9">
    <w:abstractNumId w:val="8"/>
  </w:num>
  <w:num w:numId="10">
    <w:abstractNumId w:val="27"/>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4"/>
  </w:num>
  <w:num w:numId="14">
    <w:abstractNumId w:val="40"/>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1"/>
  </w:num>
  <w:num w:numId="17">
    <w:abstractNumId w:val="52"/>
  </w:num>
  <w:num w:numId="18">
    <w:abstractNumId w:val="9"/>
  </w:num>
  <w:num w:numId="19">
    <w:abstractNumId w:val="31"/>
  </w:num>
  <w:num w:numId="20">
    <w:abstractNumId w:val="51"/>
  </w:num>
  <w:num w:numId="21">
    <w:abstractNumId w:val="50"/>
  </w:num>
  <w:num w:numId="22">
    <w:abstractNumId w:val="37"/>
  </w:num>
  <w:num w:numId="23">
    <w:abstractNumId w:val="24"/>
  </w:num>
  <w:num w:numId="24">
    <w:abstractNumId w:val="30"/>
  </w:num>
  <w:num w:numId="25">
    <w:abstractNumId w:val="39"/>
  </w:num>
  <w:num w:numId="26">
    <w:abstractNumId w:val="36"/>
  </w:num>
  <w:num w:numId="27">
    <w:abstractNumId w:val="0"/>
  </w:num>
  <w:num w:numId="28">
    <w:abstractNumId w:val="12"/>
  </w:num>
  <w:num w:numId="29">
    <w:abstractNumId w:val="46"/>
  </w:num>
  <w:num w:numId="30">
    <w:abstractNumId w:val="4"/>
  </w:num>
  <w:num w:numId="31">
    <w:abstractNumId w:val="10"/>
  </w:num>
  <w:num w:numId="32">
    <w:abstractNumId w:val="38"/>
  </w:num>
  <w:num w:numId="33">
    <w:abstractNumId w:val="6"/>
  </w:num>
  <w:num w:numId="34">
    <w:abstractNumId w:val="19"/>
  </w:num>
  <w:num w:numId="35">
    <w:abstractNumId w:val="48"/>
  </w:num>
  <w:num w:numId="36">
    <w:abstractNumId w:val="20"/>
  </w:num>
  <w:num w:numId="37">
    <w:abstractNumId w:val="26"/>
  </w:num>
  <w:num w:numId="38">
    <w:abstractNumId w:val="5"/>
  </w:num>
  <w:num w:numId="39">
    <w:abstractNumId w:val="54"/>
  </w:num>
  <w:num w:numId="40">
    <w:abstractNumId w:val="45"/>
  </w:num>
  <w:num w:numId="41">
    <w:abstractNumId w:val="28"/>
  </w:num>
  <w:num w:numId="42">
    <w:abstractNumId w:val="16"/>
  </w:num>
  <w:num w:numId="43">
    <w:abstractNumId w:val="7"/>
  </w:num>
  <w:num w:numId="44">
    <w:abstractNumId w:val="23"/>
  </w:num>
  <w:num w:numId="45">
    <w:abstractNumId w:val="35"/>
  </w:num>
  <w:num w:numId="46">
    <w:abstractNumId w:val="34"/>
  </w:num>
  <w:num w:numId="47">
    <w:abstractNumId w:val="29"/>
  </w:num>
  <w:num w:numId="48">
    <w:abstractNumId w:val="1"/>
  </w:num>
  <w:num w:numId="49">
    <w:abstractNumId w:val="33"/>
  </w:num>
  <w:num w:numId="50">
    <w:abstractNumId w:val="47"/>
  </w:num>
  <w:num w:numId="51">
    <w:abstractNumId w:val="3"/>
  </w:num>
  <w:num w:numId="52">
    <w:abstractNumId w:val="56"/>
  </w:num>
  <w:num w:numId="53">
    <w:abstractNumId w:val="55"/>
  </w:num>
  <w:num w:numId="54">
    <w:abstractNumId w:val="15"/>
  </w:num>
  <w:num w:numId="55">
    <w:abstractNumId w:val="22"/>
  </w:num>
  <w:num w:numId="56">
    <w:abstractNumId w:val="17"/>
  </w:num>
  <w:num w:numId="57">
    <w:abstractNumId w:val="13"/>
  </w:num>
  <w:num w:numId="58">
    <w:abstractNumId w:val="21"/>
  </w:num>
  <w:num w:numId="59">
    <w:abstractNumId w:val="11"/>
  </w:num>
  <w:num w:numId="60">
    <w:abstractNumId w:val="43"/>
  </w:num>
  <w:num w:numId="61">
    <w:abstractNumId w:val="21"/>
  </w:num>
  <w:num w:numId="62">
    <w:abstractNumId w:val="21"/>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eetu Muneem">
    <w15:presenceInfo w15:providerId="None" w15:userId="Reetu Muneem"/>
  </w15:person>
  <w15:person w15:author="Sergio Rodrigues">
    <w15:presenceInfo w15:providerId="None" w15:userId="Sergio Rodrigu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E9B"/>
    <w:rsid w:val="000005DD"/>
    <w:rsid w:val="00000D76"/>
    <w:rsid w:val="00000F58"/>
    <w:rsid w:val="00001D6C"/>
    <w:rsid w:val="00001FD9"/>
    <w:rsid w:val="00002130"/>
    <w:rsid w:val="00002146"/>
    <w:rsid w:val="00002267"/>
    <w:rsid w:val="00002A56"/>
    <w:rsid w:val="00003306"/>
    <w:rsid w:val="000035F3"/>
    <w:rsid w:val="00003FF0"/>
    <w:rsid w:val="00004895"/>
    <w:rsid w:val="00004B6E"/>
    <w:rsid w:val="00004EF8"/>
    <w:rsid w:val="000050A2"/>
    <w:rsid w:val="0000527E"/>
    <w:rsid w:val="000053A1"/>
    <w:rsid w:val="00005412"/>
    <w:rsid w:val="00005449"/>
    <w:rsid w:val="00005968"/>
    <w:rsid w:val="000064A2"/>
    <w:rsid w:val="00006823"/>
    <w:rsid w:val="0000685A"/>
    <w:rsid w:val="00006DF3"/>
    <w:rsid w:val="0001042A"/>
    <w:rsid w:val="00010A82"/>
    <w:rsid w:val="000120EE"/>
    <w:rsid w:val="00012338"/>
    <w:rsid w:val="0001293E"/>
    <w:rsid w:val="00012D6A"/>
    <w:rsid w:val="00012DEC"/>
    <w:rsid w:val="00012E14"/>
    <w:rsid w:val="00013A2A"/>
    <w:rsid w:val="00014B2B"/>
    <w:rsid w:val="00014B35"/>
    <w:rsid w:val="0001509A"/>
    <w:rsid w:val="000154CF"/>
    <w:rsid w:val="0001585C"/>
    <w:rsid w:val="00016157"/>
    <w:rsid w:val="0001635C"/>
    <w:rsid w:val="000164DB"/>
    <w:rsid w:val="00016B2A"/>
    <w:rsid w:val="00016D3A"/>
    <w:rsid w:val="00017FBE"/>
    <w:rsid w:val="00020264"/>
    <w:rsid w:val="00020404"/>
    <w:rsid w:val="000211B2"/>
    <w:rsid w:val="000215C6"/>
    <w:rsid w:val="000216E6"/>
    <w:rsid w:val="00021765"/>
    <w:rsid w:val="00021A40"/>
    <w:rsid w:val="00021FCC"/>
    <w:rsid w:val="0002234D"/>
    <w:rsid w:val="000225EA"/>
    <w:rsid w:val="00022B7E"/>
    <w:rsid w:val="00022C30"/>
    <w:rsid w:val="00022FB5"/>
    <w:rsid w:val="000231A7"/>
    <w:rsid w:val="00023570"/>
    <w:rsid w:val="00023940"/>
    <w:rsid w:val="00023959"/>
    <w:rsid w:val="00024308"/>
    <w:rsid w:val="000247DD"/>
    <w:rsid w:val="00024A4C"/>
    <w:rsid w:val="000252CB"/>
    <w:rsid w:val="000253FA"/>
    <w:rsid w:val="0002599E"/>
    <w:rsid w:val="00025A4A"/>
    <w:rsid w:val="00025D3A"/>
    <w:rsid w:val="0002672F"/>
    <w:rsid w:val="00026D64"/>
    <w:rsid w:val="00027033"/>
    <w:rsid w:val="00027122"/>
    <w:rsid w:val="000275C8"/>
    <w:rsid w:val="00027CB2"/>
    <w:rsid w:val="00030265"/>
    <w:rsid w:val="000315C1"/>
    <w:rsid w:val="00032558"/>
    <w:rsid w:val="00032687"/>
    <w:rsid w:val="000332C8"/>
    <w:rsid w:val="00033551"/>
    <w:rsid w:val="00033AC6"/>
    <w:rsid w:val="00033E25"/>
    <w:rsid w:val="00033FBE"/>
    <w:rsid w:val="0003464C"/>
    <w:rsid w:val="00035E33"/>
    <w:rsid w:val="000369FC"/>
    <w:rsid w:val="00036C0A"/>
    <w:rsid w:val="00036CAF"/>
    <w:rsid w:val="00036FA8"/>
    <w:rsid w:val="0004038C"/>
    <w:rsid w:val="00040688"/>
    <w:rsid w:val="00040E4E"/>
    <w:rsid w:val="00040EB0"/>
    <w:rsid w:val="00041399"/>
    <w:rsid w:val="00041571"/>
    <w:rsid w:val="00041614"/>
    <w:rsid w:val="00041BDC"/>
    <w:rsid w:val="0004249A"/>
    <w:rsid w:val="00042D5D"/>
    <w:rsid w:val="00042E58"/>
    <w:rsid w:val="000434AE"/>
    <w:rsid w:val="000435AC"/>
    <w:rsid w:val="0004486F"/>
    <w:rsid w:val="00044A65"/>
    <w:rsid w:val="00044F79"/>
    <w:rsid w:val="00045065"/>
    <w:rsid w:val="00045120"/>
    <w:rsid w:val="00045E82"/>
    <w:rsid w:val="000463A7"/>
    <w:rsid w:val="000468D6"/>
    <w:rsid w:val="000469CA"/>
    <w:rsid w:val="000474A0"/>
    <w:rsid w:val="00050330"/>
    <w:rsid w:val="000506C4"/>
    <w:rsid w:val="000511E1"/>
    <w:rsid w:val="000523AA"/>
    <w:rsid w:val="0005281A"/>
    <w:rsid w:val="00052932"/>
    <w:rsid w:val="000530F8"/>
    <w:rsid w:val="00053D5B"/>
    <w:rsid w:val="000549A2"/>
    <w:rsid w:val="00055005"/>
    <w:rsid w:val="00055079"/>
    <w:rsid w:val="00055762"/>
    <w:rsid w:val="00055FB2"/>
    <w:rsid w:val="00056563"/>
    <w:rsid w:val="00056607"/>
    <w:rsid w:val="0006123B"/>
    <w:rsid w:val="00061B87"/>
    <w:rsid w:val="00061EFC"/>
    <w:rsid w:val="000624F2"/>
    <w:rsid w:val="00062D0F"/>
    <w:rsid w:val="000636BB"/>
    <w:rsid w:val="0006395E"/>
    <w:rsid w:val="00064C97"/>
    <w:rsid w:val="000650E6"/>
    <w:rsid w:val="00065105"/>
    <w:rsid w:val="00065822"/>
    <w:rsid w:val="00065855"/>
    <w:rsid w:val="00065A52"/>
    <w:rsid w:val="00065F5A"/>
    <w:rsid w:val="000660A6"/>
    <w:rsid w:val="00066207"/>
    <w:rsid w:val="00066248"/>
    <w:rsid w:val="000662F9"/>
    <w:rsid w:val="00067115"/>
    <w:rsid w:val="0006719A"/>
    <w:rsid w:val="00070219"/>
    <w:rsid w:val="000702D7"/>
    <w:rsid w:val="000703B7"/>
    <w:rsid w:val="0007099E"/>
    <w:rsid w:val="00070DB4"/>
    <w:rsid w:val="00071200"/>
    <w:rsid w:val="00071269"/>
    <w:rsid w:val="0007166F"/>
    <w:rsid w:val="00071BB1"/>
    <w:rsid w:val="00071BFE"/>
    <w:rsid w:val="00071EC2"/>
    <w:rsid w:val="000730AB"/>
    <w:rsid w:val="00073472"/>
    <w:rsid w:val="00073520"/>
    <w:rsid w:val="000737F1"/>
    <w:rsid w:val="00073AC6"/>
    <w:rsid w:val="00074CEC"/>
    <w:rsid w:val="00076862"/>
    <w:rsid w:val="00076E57"/>
    <w:rsid w:val="000774D9"/>
    <w:rsid w:val="00080480"/>
    <w:rsid w:val="000808CA"/>
    <w:rsid w:val="000812A4"/>
    <w:rsid w:val="000815EE"/>
    <w:rsid w:val="00081C25"/>
    <w:rsid w:val="00083081"/>
    <w:rsid w:val="000838FC"/>
    <w:rsid w:val="000839B4"/>
    <w:rsid w:val="00084C1E"/>
    <w:rsid w:val="00084CF7"/>
    <w:rsid w:val="000851A7"/>
    <w:rsid w:val="00085336"/>
    <w:rsid w:val="000855A2"/>
    <w:rsid w:val="000855D1"/>
    <w:rsid w:val="00085759"/>
    <w:rsid w:val="00085FA9"/>
    <w:rsid w:val="0008648C"/>
    <w:rsid w:val="00087DDF"/>
    <w:rsid w:val="000901F5"/>
    <w:rsid w:val="00090364"/>
    <w:rsid w:val="00090579"/>
    <w:rsid w:val="00090944"/>
    <w:rsid w:val="00090A11"/>
    <w:rsid w:val="000914BF"/>
    <w:rsid w:val="0009280E"/>
    <w:rsid w:val="00092E84"/>
    <w:rsid w:val="00092F92"/>
    <w:rsid w:val="000930C7"/>
    <w:rsid w:val="00093420"/>
    <w:rsid w:val="00093500"/>
    <w:rsid w:val="0009356F"/>
    <w:rsid w:val="00093ECF"/>
    <w:rsid w:val="000950FA"/>
    <w:rsid w:val="0009601F"/>
    <w:rsid w:val="000966AE"/>
    <w:rsid w:val="000968D1"/>
    <w:rsid w:val="000969FF"/>
    <w:rsid w:val="00096F40"/>
    <w:rsid w:val="000975C8"/>
    <w:rsid w:val="000A0143"/>
    <w:rsid w:val="000A0C79"/>
    <w:rsid w:val="000A162B"/>
    <w:rsid w:val="000A193D"/>
    <w:rsid w:val="000A20FA"/>
    <w:rsid w:val="000A226B"/>
    <w:rsid w:val="000A249E"/>
    <w:rsid w:val="000A2531"/>
    <w:rsid w:val="000A3D1E"/>
    <w:rsid w:val="000A4139"/>
    <w:rsid w:val="000A41A9"/>
    <w:rsid w:val="000A447D"/>
    <w:rsid w:val="000A4E68"/>
    <w:rsid w:val="000A55C4"/>
    <w:rsid w:val="000A5C1F"/>
    <w:rsid w:val="000A6088"/>
    <w:rsid w:val="000A64FA"/>
    <w:rsid w:val="000B0215"/>
    <w:rsid w:val="000B034D"/>
    <w:rsid w:val="000B07B5"/>
    <w:rsid w:val="000B1607"/>
    <w:rsid w:val="000B19EB"/>
    <w:rsid w:val="000B209C"/>
    <w:rsid w:val="000B2442"/>
    <w:rsid w:val="000B2B50"/>
    <w:rsid w:val="000B2D66"/>
    <w:rsid w:val="000B3756"/>
    <w:rsid w:val="000B38E0"/>
    <w:rsid w:val="000B3BDC"/>
    <w:rsid w:val="000B44C7"/>
    <w:rsid w:val="000B53CC"/>
    <w:rsid w:val="000B5466"/>
    <w:rsid w:val="000B5468"/>
    <w:rsid w:val="000B5C51"/>
    <w:rsid w:val="000B5F15"/>
    <w:rsid w:val="000B61BD"/>
    <w:rsid w:val="000B6A18"/>
    <w:rsid w:val="000B6AF7"/>
    <w:rsid w:val="000B7217"/>
    <w:rsid w:val="000B73A0"/>
    <w:rsid w:val="000B79FD"/>
    <w:rsid w:val="000B7FBC"/>
    <w:rsid w:val="000C12B9"/>
    <w:rsid w:val="000C14CF"/>
    <w:rsid w:val="000C1836"/>
    <w:rsid w:val="000C1F92"/>
    <w:rsid w:val="000C1FFD"/>
    <w:rsid w:val="000C21E2"/>
    <w:rsid w:val="000C2571"/>
    <w:rsid w:val="000C25C2"/>
    <w:rsid w:val="000C42CB"/>
    <w:rsid w:val="000C482E"/>
    <w:rsid w:val="000C4BD5"/>
    <w:rsid w:val="000C508D"/>
    <w:rsid w:val="000C5B79"/>
    <w:rsid w:val="000C5E03"/>
    <w:rsid w:val="000C6773"/>
    <w:rsid w:val="000C719C"/>
    <w:rsid w:val="000C7980"/>
    <w:rsid w:val="000D06E4"/>
    <w:rsid w:val="000D0883"/>
    <w:rsid w:val="000D08A9"/>
    <w:rsid w:val="000D0C08"/>
    <w:rsid w:val="000D0D76"/>
    <w:rsid w:val="000D123C"/>
    <w:rsid w:val="000D19FB"/>
    <w:rsid w:val="000D2708"/>
    <w:rsid w:val="000D2F0C"/>
    <w:rsid w:val="000D339E"/>
    <w:rsid w:val="000D33F9"/>
    <w:rsid w:val="000D3E24"/>
    <w:rsid w:val="000D4504"/>
    <w:rsid w:val="000D4562"/>
    <w:rsid w:val="000D47B3"/>
    <w:rsid w:val="000D4F02"/>
    <w:rsid w:val="000D54DD"/>
    <w:rsid w:val="000D5B91"/>
    <w:rsid w:val="000D63EA"/>
    <w:rsid w:val="000D64B3"/>
    <w:rsid w:val="000D65CD"/>
    <w:rsid w:val="000D6E1B"/>
    <w:rsid w:val="000D73CC"/>
    <w:rsid w:val="000D748D"/>
    <w:rsid w:val="000D7641"/>
    <w:rsid w:val="000D7D06"/>
    <w:rsid w:val="000D7F45"/>
    <w:rsid w:val="000E005F"/>
    <w:rsid w:val="000E079A"/>
    <w:rsid w:val="000E08E1"/>
    <w:rsid w:val="000E1113"/>
    <w:rsid w:val="000E16D5"/>
    <w:rsid w:val="000E1B5E"/>
    <w:rsid w:val="000E1F81"/>
    <w:rsid w:val="000E2188"/>
    <w:rsid w:val="000E2249"/>
    <w:rsid w:val="000E26E3"/>
    <w:rsid w:val="000E2C54"/>
    <w:rsid w:val="000E2D05"/>
    <w:rsid w:val="000E3C34"/>
    <w:rsid w:val="000E3D06"/>
    <w:rsid w:val="000E3EB6"/>
    <w:rsid w:val="000E4200"/>
    <w:rsid w:val="000E43BA"/>
    <w:rsid w:val="000E444E"/>
    <w:rsid w:val="000E4832"/>
    <w:rsid w:val="000E4D13"/>
    <w:rsid w:val="000E4D80"/>
    <w:rsid w:val="000E51C9"/>
    <w:rsid w:val="000E5915"/>
    <w:rsid w:val="000E5B60"/>
    <w:rsid w:val="000E685D"/>
    <w:rsid w:val="000E6DC8"/>
    <w:rsid w:val="000E7965"/>
    <w:rsid w:val="000F0169"/>
    <w:rsid w:val="000F02AD"/>
    <w:rsid w:val="000F0475"/>
    <w:rsid w:val="000F0493"/>
    <w:rsid w:val="000F0E81"/>
    <w:rsid w:val="000F10DA"/>
    <w:rsid w:val="000F1B1E"/>
    <w:rsid w:val="000F2385"/>
    <w:rsid w:val="000F23E3"/>
    <w:rsid w:val="000F2AC3"/>
    <w:rsid w:val="000F2C87"/>
    <w:rsid w:val="000F2F7C"/>
    <w:rsid w:val="000F31BF"/>
    <w:rsid w:val="000F33D7"/>
    <w:rsid w:val="000F38C7"/>
    <w:rsid w:val="000F438B"/>
    <w:rsid w:val="000F43E0"/>
    <w:rsid w:val="000F4E5F"/>
    <w:rsid w:val="000F4E8E"/>
    <w:rsid w:val="000F4F0D"/>
    <w:rsid w:val="000F502C"/>
    <w:rsid w:val="000F541F"/>
    <w:rsid w:val="000F54D3"/>
    <w:rsid w:val="000F5537"/>
    <w:rsid w:val="000F5C3E"/>
    <w:rsid w:val="000F5E37"/>
    <w:rsid w:val="000F607E"/>
    <w:rsid w:val="000F60B7"/>
    <w:rsid w:val="000F64F0"/>
    <w:rsid w:val="000F66C2"/>
    <w:rsid w:val="000F66D0"/>
    <w:rsid w:val="000F6A3C"/>
    <w:rsid w:val="000F6AFB"/>
    <w:rsid w:val="000F7047"/>
    <w:rsid w:val="000F72E9"/>
    <w:rsid w:val="000F7571"/>
    <w:rsid w:val="00100077"/>
    <w:rsid w:val="00100432"/>
    <w:rsid w:val="00100982"/>
    <w:rsid w:val="00100CD2"/>
    <w:rsid w:val="00100DD0"/>
    <w:rsid w:val="0010170E"/>
    <w:rsid w:val="00101839"/>
    <w:rsid w:val="00102B8E"/>
    <w:rsid w:val="0010349A"/>
    <w:rsid w:val="00103BFF"/>
    <w:rsid w:val="001047B3"/>
    <w:rsid w:val="00104BDF"/>
    <w:rsid w:val="00104D47"/>
    <w:rsid w:val="00104FA2"/>
    <w:rsid w:val="001057F6"/>
    <w:rsid w:val="00105A1C"/>
    <w:rsid w:val="00105D8D"/>
    <w:rsid w:val="001060B7"/>
    <w:rsid w:val="0010629E"/>
    <w:rsid w:val="0010662A"/>
    <w:rsid w:val="00106B8D"/>
    <w:rsid w:val="00106C8B"/>
    <w:rsid w:val="00106E8B"/>
    <w:rsid w:val="001074A1"/>
    <w:rsid w:val="00107B95"/>
    <w:rsid w:val="001108D6"/>
    <w:rsid w:val="00110B14"/>
    <w:rsid w:val="00111CFD"/>
    <w:rsid w:val="00111D45"/>
    <w:rsid w:val="00112584"/>
    <w:rsid w:val="00112773"/>
    <w:rsid w:val="00112A37"/>
    <w:rsid w:val="00112F9F"/>
    <w:rsid w:val="00113B52"/>
    <w:rsid w:val="00113B64"/>
    <w:rsid w:val="00113C31"/>
    <w:rsid w:val="00114398"/>
    <w:rsid w:val="001144B6"/>
    <w:rsid w:val="00115BCE"/>
    <w:rsid w:val="00115D67"/>
    <w:rsid w:val="0011600E"/>
    <w:rsid w:val="00116182"/>
    <w:rsid w:val="0011628A"/>
    <w:rsid w:val="00116324"/>
    <w:rsid w:val="00116532"/>
    <w:rsid w:val="00116929"/>
    <w:rsid w:val="00116E7C"/>
    <w:rsid w:val="001170A4"/>
    <w:rsid w:val="001170BE"/>
    <w:rsid w:val="0011792E"/>
    <w:rsid w:val="00120410"/>
    <w:rsid w:val="00121317"/>
    <w:rsid w:val="00121783"/>
    <w:rsid w:val="00121B50"/>
    <w:rsid w:val="00122506"/>
    <w:rsid w:val="001226E7"/>
    <w:rsid w:val="00124831"/>
    <w:rsid w:val="00124C0E"/>
    <w:rsid w:val="00124E7C"/>
    <w:rsid w:val="001252E6"/>
    <w:rsid w:val="00125C5D"/>
    <w:rsid w:val="00125EF7"/>
    <w:rsid w:val="00126C07"/>
    <w:rsid w:val="00126FE8"/>
    <w:rsid w:val="0012708A"/>
    <w:rsid w:val="0012749D"/>
    <w:rsid w:val="00127594"/>
    <w:rsid w:val="001278AC"/>
    <w:rsid w:val="00127F7A"/>
    <w:rsid w:val="00130146"/>
    <w:rsid w:val="0013039C"/>
    <w:rsid w:val="00131ABB"/>
    <w:rsid w:val="0013252C"/>
    <w:rsid w:val="00132630"/>
    <w:rsid w:val="001326A1"/>
    <w:rsid w:val="00132BE4"/>
    <w:rsid w:val="00133A4A"/>
    <w:rsid w:val="00133F48"/>
    <w:rsid w:val="00134CF5"/>
    <w:rsid w:val="0013503D"/>
    <w:rsid w:val="00135CB0"/>
    <w:rsid w:val="00136262"/>
    <w:rsid w:val="0013648E"/>
    <w:rsid w:val="00137408"/>
    <w:rsid w:val="00137525"/>
    <w:rsid w:val="0013784D"/>
    <w:rsid w:val="00137B66"/>
    <w:rsid w:val="00137F47"/>
    <w:rsid w:val="00140056"/>
    <w:rsid w:val="00140B89"/>
    <w:rsid w:val="00140F38"/>
    <w:rsid w:val="00141D2A"/>
    <w:rsid w:val="00141DF4"/>
    <w:rsid w:val="00142BB7"/>
    <w:rsid w:val="00144A54"/>
    <w:rsid w:val="00144C46"/>
    <w:rsid w:val="00144F9B"/>
    <w:rsid w:val="00145A3D"/>
    <w:rsid w:val="00145ADE"/>
    <w:rsid w:val="00145C33"/>
    <w:rsid w:val="00146258"/>
    <w:rsid w:val="0014722C"/>
    <w:rsid w:val="00147330"/>
    <w:rsid w:val="001476C2"/>
    <w:rsid w:val="00147FFB"/>
    <w:rsid w:val="0015166B"/>
    <w:rsid w:val="00151BCD"/>
    <w:rsid w:val="00151FE9"/>
    <w:rsid w:val="00152350"/>
    <w:rsid w:val="00152D72"/>
    <w:rsid w:val="00153753"/>
    <w:rsid w:val="00154081"/>
    <w:rsid w:val="00154A72"/>
    <w:rsid w:val="001553ED"/>
    <w:rsid w:val="0015565A"/>
    <w:rsid w:val="001559FE"/>
    <w:rsid w:val="00155A3D"/>
    <w:rsid w:val="00155BD8"/>
    <w:rsid w:val="00156B1D"/>
    <w:rsid w:val="00156FD4"/>
    <w:rsid w:val="00157172"/>
    <w:rsid w:val="001571F7"/>
    <w:rsid w:val="00157BF6"/>
    <w:rsid w:val="001606A8"/>
    <w:rsid w:val="00160762"/>
    <w:rsid w:val="00160BB3"/>
    <w:rsid w:val="00160CBE"/>
    <w:rsid w:val="00160E38"/>
    <w:rsid w:val="00161997"/>
    <w:rsid w:val="00161DD3"/>
    <w:rsid w:val="00162209"/>
    <w:rsid w:val="00162530"/>
    <w:rsid w:val="00162690"/>
    <w:rsid w:val="00162D8E"/>
    <w:rsid w:val="00162ED0"/>
    <w:rsid w:val="0016300E"/>
    <w:rsid w:val="001637FC"/>
    <w:rsid w:val="001642DE"/>
    <w:rsid w:val="0016485F"/>
    <w:rsid w:val="0016525A"/>
    <w:rsid w:val="00165E40"/>
    <w:rsid w:val="00166038"/>
    <w:rsid w:val="00166D73"/>
    <w:rsid w:val="001670F6"/>
    <w:rsid w:val="00167A25"/>
    <w:rsid w:val="001705DD"/>
    <w:rsid w:val="00170CAB"/>
    <w:rsid w:val="00170CFF"/>
    <w:rsid w:val="00170D3F"/>
    <w:rsid w:val="0017103D"/>
    <w:rsid w:val="00171E8B"/>
    <w:rsid w:val="00171EC5"/>
    <w:rsid w:val="00171FB4"/>
    <w:rsid w:val="00171FFA"/>
    <w:rsid w:val="00172223"/>
    <w:rsid w:val="001725AB"/>
    <w:rsid w:val="001731C1"/>
    <w:rsid w:val="00173FF5"/>
    <w:rsid w:val="001742B5"/>
    <w:rsid w:val="001749F3"/>
    <w:rsid w:val="00174E0C"/>
    <w:rsid w:val="00175732"/>
    <w:rsid w:val="001761EB"/>
    <w:rsid w:val="0017656D"/>
    <w:rsid w:val="00180A7E"/>
    <w:rsid w:val="00180D03"/>
    <w:rsid w:val="0018158A"/>
    <w:rsid w:val="00181744"/>
    <w:rsid w:val="001820B6"/>
    <w:rsid w:val="001828A1"/>
    <w:rsid w:val="00182945"/>
    <w:rsid w:val="00182DFD"/>
    <w:rsid w:val="00183D93"/>
    <w:rsid w:val="00183FFD"/>
    <w:rsid w:val="00184A22"/>
    <w:rsid w:val="00185310"/>
    <w:rsid w:val="00186298"/>
    <w:rsid w:val="0018641F"/>
    <w:rsid w:val="001864EB"/>
    <w:rsid w:val="0018662C"/>
    <w:rsid w:val="00186880"/>
    <w:rsid w:val="001869C3"/>
    <w:rsid w:val="00186E3A"/>
    <w:rsid w:val="0018737D"/>
    <w:rsid w:val="0018749A"/>
    <w:rsid w:val="00187638"/>
    <w:rsid w:val="00187AA2"/>
    <w:rsid w:val="00187BAB"/>
    <w:rsid w:val="001903D1"/>
    <w:rsid w:val="00190D0B"/>
    <w:rsid w:val="001921FE"/>
    <w:rsid w:val="001924A8"/>
    <w:rsid w:val="001925C2"/>
    <w:rsid w:val="00192647"/>
    <w:rsid w:val="00193A4C"/>
    <w:rsid w:val="00193D1A"/>
    <w:rsid w:val="00193EB8"/>
    <w:rsid w:val="001940A3"/>
    <w:rsid w:val="00194247"/>
    <w:rsid w:val="00194701"/>
    <w:rsid w:val="001948D0"/>
    <w:rsid w:val="001949A8"/>
    <w:rsid w:val="0019501A"/>
    <w:rsid w:val="00195229"/>
    <w:rsid w:val="001952A9"/>
    <w:rsid w:val="001955C3"/>
    <w:rsid w:val="0019595F"/>
    <w:rsid w:val="001963E2"/>
    <w:rsid w:val="00196434"/>
    <w:rsid w:val="0019746D"/>
    <w:rsid w:val="00197AE2"/>
    <w:rsid w:val="001A0B8C"/>
    <w:rsid w:val="001A1164"/>
    <w:rsid w:val="001A18B7"/>
    <w:rsid w:val="001A18FF"/>
    <w:rsid w:val="001A1CDE"/>
    <w:rsid w:val="001A20DE"/>
    <w:rsid w:val="001A258F"/>
    <w:rsid w:val="001A2700"/>
    <w:rsid w:val="001A2F9F"/>
    <w:rsid w:val="001A318E"/>
    <w:rsid w:val="001A3588"/>
    <w:rsid w:val="001A3960"/>
    <w:rsid w:val="001A3AB3"/>
    <w:rsid w:val="001A3B3E"/>
    <w:rsid w:val="001A3CF7"/>
    <w:rsid w:val="001A402B"/>
    <w:rsid w:val="001A473E"/>
    <w:rsid w:val="001A4ECC"/>
    <w:rsid w:val="001A4F12"/>
    <w:rsid w:val="001A58F0"/>
    <w:rsid w:val="001A592D"/>
    <w:rsid w:val="001A5A74"/>
    <w:rsid w:val="001A5C75"/>
    <w:rsid w:val="001A5CD1"/>
    <w:rsid w:val="001A5D1B"/>
    <w:rsid w:val="001A7ADE"/>
    <w:rsid w:val="001A7E09"/>
    <w:rsid w:val="001B067F"/>
    <w:rsid w:val="001B0B32"/>
    <w:rsid w:val="001B15BF"/>
    <w:rsid w:val="001B1ED7"/>
    <w:rsid w:val="001B2621"/>
    <w:rsid w:val="001B2C02"/>
    <w:rsid w:val="001B2CBB"/>
    <w:rsid w:val="001B2D3E"/>
    <w:rsid w:val="001B398F"/>
    <w:rsid w:val="001B3F58"/>
    <w:rsid w:val="001B4ADA"/>
    <w:rsid w:val="001B4C0C"/>
    <w:rsid w:val="001B51C8"/>
    <w:rsid w:val="001B5679"/>
    <w:rsid w:val="001B58C8"/>
    <w:rsid w:val="001B615B"/>
    <w:rsid w:val="001B66B6"/>
    <w:rsid w:val="001B697A"/>
    <w:rsid w:val="001B73B9"/>
    <w:rsid w:val="001B7598"/>
    <w:rsid w:val="001B7A30"/>
    <w:rsid w:val="001B7E56"/>
    <w:rsid w:val="001C016F"/>
    <w:rsid w:val="001C0197"/>
    <w:rsid w:val="001C0407"/>
    <w:rsid w:val="001C0477"/>
    <w:rsid w:val="001C0638"/>
    <w:rsid w:val="001C0789"/>
    <w:rsid w:val="001C0D88"/>
    <w:rsid w:val="001C0EA2"/>
    <w:rsid w:val="001C0F76"/>
    <w:rsid w:val="001C1185"/>
    <w:rsid w:val="001C14B1"/>
    <w:rsid w:val="001C15D7"/>
    <w:rsid w:val="001C15E8"/>
    <w:rsid w:val="001C1698"/>
    <w:rsid w:val="001C17DF"/>
    <w:rsid w:val="001C184A"/>
    <w:rsid w:val="001C1FAB"/>
    <w:rsid w:val="001C2525"/>
    <w:rsid w:val="001C2F01"/>
    <w:rsid w:val="001C3238"/>
    <w:rsid w:val="001C39C5"/>
    <w:rsid w:val="001C3B5A"/>
    <w:rsid w:val="001C3E66"/>
    <w:rsid w:val="001C3EFF"/>
    <w:rsid w:val="001C48B5"/>
    <w:rsid w:val="001C4B2A"/>
    <w:rsid w:val="001C5EFA"/>
    <w:rsid w:val="001C5FB8"/>
    <w:rsid w:val="001C64C4"/>
    <w:rsid w:val="001C6585"/>
    <w:rsid w:val="001C695F"/>
    <w:rsid w:val="001C71F5"/>
    <w:rsid w:val="001C7428"/>
    <w:rsid w:val="001C787B"/>
    <w:rsid w:val="001C79CE"/>
    <w:rsid w:val="001C7C0C"/>
    <w:rsid w:val="001C7CDE"/>
    <w:rsid w:val="001C7DCC"/>
    <w:rsid w:val="001D0097"/>
    <w:rsid w:val="001D00C6"/>
    <w:rsid w:val="001D0473"/>
    <w:rsid w:val="001D05C7"/>
    <w:rsid w:val="001D06EB"/>
    <w:rsid w:val="001D117B"/>
    <w:rsid w:val="001D13A6"/>
    <w:rsid w:val="001D186D"/>
    <w:rsid w:val="001D1F22"/>
    <w:rsid w:val="001D2C37"/>
    <w:rsid w:val="001D3AFD"/>
    <w:rsid w:val="001D4115"/>
    <w:rsid w:val="001D4B91"/>
    <w:rsid w:val="001D4F1A"/>
    <w:rsid w:val="001D543F"/>
    <w:rsid w:val="001D5588"/>
    <w:rsid w:val="001D6691"/>
    <w:rsid w:val="001D6D4C"/>
    <w:rsid w:val="001D6DE9"/>
    <w:rsid w:val="001D6E72"/>
    <w:rsid w:val="001D7087"/>
    <w:rsid w:val="001D75ED"/>
    <w:rsid w:val="001D77A2"/>
    <w:rsid w:val="001D7CA6"/>
    <w:rsid w:val="001E01D9"/>
    <w:rsid w:val="001E037B"/>
    <w:rsid w:val="001E0FD7"/>
    <w:rsid w:val="001E3176"/>
    <w:rsid w:val="001E329A"/>
    <w:rsid w:val="001E3570"/>
    <w:rsid w:val="001E37B4"/>
    <w:rsid w:val="001E4995"/>
    <w:rsid w:val="001E55B4"/>
    <w:rsid w:val="001E6861"/>
    <w:rsid w:val="001E69D1"/>
    <w:rsid w:val="001E6A45"/>
    <w:rsid w:val="001E7390"/>
    <w:rsid w:val="001E78FB"/>
    <w:rsid w:val="001E7C8E"/>
    <w:rsid w:val="001E7FF7"/>
    <w:rsid w:val="001F040D"/>
    <w:rsid w:val="001F0CF2"/>
    <w:rsid w:val="001F1CE1"/>
    <w:rsid w:val="001F1D43"/>
    <w:rsid w:val="001F2E72"/>
    <w:rsid w:val="001F35FB"/>
    <w:rsid w:val="001F3BEA"/>
    <w:rsid w:val="001F44D2"/>
    <w:rsid w:val="001F533E"/>
    <w:rsid w:val="001F5C5D"/>
    <w:rsid w:val="001F6187"/>
    <w:rsid w:val="001F64A4"/>
    <w:rsid w:val="001F6F55"/>
    <w:rsid w:val="001F71BC"/>
    <w:rsid w:val="001F722C"/>
    <w:rsid w:val="001F74A0"/>
    <w:rsid w:val="001F7816"/>
    <w:rsid w:val="001F7ECD"/>
    <w:rsid w:val="0020060B"/>
    <w:rsid w:val="00200744"/>
    <w:rsid w:val="00200F1D"/>
    <w:rsid w:val="00201A30"/>
    <w:rsid w:val="002024BB"/>
    <w:rsid w:val="0020262D"/>
    <w:rsid w:val="00202722"/>
    <w:rsid w:val="002031DA"/>
    <w:rsid w:val="002039E2"/>
    <w:rsid w:val="0020430D"/>
    <w:rsid w:val="002043D8"/>
    <w:rsid w:val="002044B2"/>
    <w:rsid w:val="002048CF"/>
    <w:rsid w:val="002049DE"/>
    <w:rsid w:val="00205146"/>
    <w:rsid w:val="00205A8E"/>
    <w:rsid w:val="00205D0B"/>
    <w:rsid w:val="00205F58"/>
    <w:rsid w:val="0020645B"/>
    <w:rsid w:val="00206CB6"/>
    <w:rsid w:val="002070E3"/>
    <w:rsid w:val="002074C2"/>
    <w:rsid w:val="0020771D"/>
    <w:rsid w:val="002079F1"/>
    <w:rsid w:val="00207EA4"/>
    <w:rsid w:val="00207F05"/>
    <w:rsid w:val="002103FF"/>
    <w:rsid w:val="0021084C"/>
    <w:rsid w:val="00210946"/>
    <w:rsid w:val="0021148F"/>
    <w:rsid w:val="002117E5"/>
    <w:rsid w:val="0021234A"/>
    <w:rsid w:val="00212950"/>
    <w:rsid w:val="002129D1"/>
    <w:rsid w:val="00212F29"/>
    <w:rsid w:val="00213DA2"/>
    <w:rsid w:val="00214079"/>
    <w:rsid w:val="00214225"/>
    <w:rsid w:val="00214873"/>
    <w:rsid w:val="002154B1"/>
    <w:rsid w:val="002156FA"/>
    <w:rsid w:val="00215918"/>
    <w:rsid w:val="00215FC3"/>
    <w:rsid w:val="00216AC4"/>
    <w:rsid w:val="002173A4"/>
    <w:rsid w:val="00220956"/>
    <w:rsid w:val="00221093"/>
    <w:rsid w:val="0022110C"/>
    <w:rsid w:val="002211E2"/>
    <w:rsid w:val="002212F3"/>
    <w:rsid w:val="002216DE"/>
    <w:rsid w:val="00221EE0"/>
    <w:rsid w:val="00222D01"/>
    <w:rsid w:val="00222E12"/>
    <w:rsid w:val="00222F77"/>
    <w:rsid w:val="002233F4"/>
    <w:rsid w:val="00223AEF"/>
    <w:rsid w:val="00223B74"/>
    <w:rsid w:val="00224226"/>
    <w:rsid w:val="0022467F"/>
    <w:rsid w:val="002247A7"/>
    <w:rsid w:val="00224A7F"/>
    <w:rsid w:val="00224B84"/>
    <w:rsid w:val="00224CF2"/>
    <w:rsid w:val="0022666E"/>
    <w:rsid w:val="002268E4"/>
    <w:rsid w:val="002270C2"/>
    <w:rsid w:val="0022762B"/>
    <w:rsid w:val="00227D1F"/>
    <w:rsid w:val="00227E95"/>
    <w:rsid w:val="00227F4D"/>
    <w:rsid w:val="00227F73"/>
    <w:rsid w:val="00230826"/>
    <w:rsid w:val="00230FA2"/>
    <w:rsid w:val="002311DF"/>
    <w:rsid w:val="00231968"/>
    <w:rsid w:val="00231C5F"/>
    <w:rsid w:val="0023217A"/>
    <w:rsid w:val="0023287B"/>
    <w:rsid w:val="00232BEA"/>
    <w:rsid w:val="00232EC2"/>
    <w:rsid w:val="00233066"/>
    <w:rsid w:val="0023330A"/>
    <w:rsid w:val="002352AF"/>
    <w:rsid w:val="00235413"/>
    <w:rsid w:val="00235901"/>
    <w:rsid w:val="00235BD6"/>
    <w:rsid w:val="00236136"/>
    <w:rsid w:val="002363C6"/>
    <w:rsid w:val="002367B6"/>
    <w:rsid w:val="00236E83"/>
    <w:rsid w:val="002372A1"/>
    <w:rsid w:val="00237F73"/>
    <w:rsid w:val="002402D7"/>
    <w:rsid w:val="00240E25"/>
    <w:rsid w:val="00240F70"/>
    <w:rsid w:val="002413A3"/>
    <w:rsid w:val="0024174E"/>
    <w:rsid w:val="00241C33"/>
    <w:rsid w:val="002424C3"/>
    <w:rsid w:val="002434B6"/>
    <w:rsid w:val="00243A56"/>
    <w:rsid w:val="00243ED1"/>
    <w:rsid w:val="00244E67"/>
    <w:rsid w:val="002467B1"/>
    <w:rsid w:val="0024691A"/>
    <w:rsid w:val="002469DB"/>
    <w:rsid w:val="00246B39"/>
    <w:rsid w:val="002475C2"/>
    <w:rsid w:val="002477C4"/>
    <w:rsid w:val="002477F1"/>
    <w:rsid w:val="0025052F"/>
    <w:rsid w:val="00250951"/>
    <w:rsid w:val="00250C63"/>
    <w:rsid w:val="00252AA0"/>
    <w:rsid w:val="00252ACC"/>
    <w:rsid w:val="00252CBE"/>
    <w:rsid w:val="00252FD1"/>
    <w:rsid w:val="00253249"/>
    <w:rsid w:val="002533CA"/>
    <w:rsid w:val="00253851"/>
    <w:rsid w:val="00254504"/>
    <w:rsid w:val="00255224"/>
    <w:rsid w:val="00255362"/>
    <w:rsid w:val="00255414"/>
    <w:rsid w:val="002556B8"/>
    <w:rsid w:val="00255A59"/>
    <w:rsid w:val="00255CC5"/>
    <w:rsid w:val="002560F2"/>
    <w:rsid w:val="002564AD"/>
    <w:rsid w:val="00256612"/>
    <w:rsid w:val="002567DF"/>
    <w:rsid w:val="002573F0"/>
    <w:rsid w:val="0025768A"/>
    <w:rsid w:val="00257750"/>
    <w:rsid w:val="00257FE0"/>
    <w:rsid w:val="00260B40"/>
    <w:rsid w:val="00260F94"/>
    <w:rsid w:val="0026146F"/>
    <w:rsid w:val="00261896"/>
    <w:rsid w:val="00261A34"/>
    <w:rsid w:val="00262275"/>
    <w:rsid w:val="00262DF8"/>
    <w:rsid w:val="00263EEA"/>
    <w:rsid w:val="0026410D"/>
    <w:rsid w:val="00264554"/>
    <w:rsid w:val="00264866"/>
    <w:rsid w:val="00264B6C"/>
    <w:rsid w:val="002656BC"/>
    <w:rsid w:val="0026570D"/>
    <w:rsid w:val="00266F2A"/>
    <w:rsid w:val="00266F7B"/>
    <w:rsid w:val="00267423"/>
    <w:rsid w:val="002678A9"/>
    <w:rsid w:val="00267AB1"/>
    <w:rsid w:val="00267DF9"/>
    <w:rsid w:val="00267F1D"/>
    <w:rsid w:val="00270438"/>
    <w:rsid w:val="00270A6D"/>
    <w:rsid w:val="00270CF4"/>
    <w:rsid w:val="0027119A"/>
    <w:rsid w:val="00271675"/>
    <w:rsid w:val="00271ADE"/>
    <w:rsid w:val="00271FAC"/>
    <w:rsid w:val="002738E0"/>
    <w:rsid w:val="00274119"/>
    <w:rsid w:val="0027437A"/>
    <w:rsid w:val="0027447D"/>
    <w:rsid w:val="002746AC"/>
    <w:rsid w:val="00274944"/>
    <w:rsid w:val="00274C34"/>
    <w:rsid w:val="00276226"/>
    <w:rsid w:val="002771BD"/>
    <w:rsid w:val="00277CCF"/>
    <w:rsid w:val="00280716"/>
    <w:rsid w:val="00280806"/>
    <w:rsid w:val="002822DD"/>
    <w:rsid w:val="0028269E"/>
    <w:rsid w:val="0028271A"/>
    <w:rsid w:val="00282FD2"/>
    <w:rsid w:val="0028333B"/>
    <w:rsid w:val="00283747"/>
    <w:rsid w:val="002838EB"/>
    <w:rsid w:val="00283936"/>
    <w:rsid w:val="0028412E"/>
    <w:rsid w:val="002842CB"/>
    <w:rsid w:val="00284496"/>
    <w:rsid w:val="00284A53"/>
    <w:rsid w:val="002850A8"/>
    <w:rsid w:val="00285270"/>
    <w:rsid w:val="00285429"/>
    <w:rsid w:val="002859DB"/>
    <w:rsid w:val="00286121"/>
    <w:rsid w:val="00286492"/>
    <w:rsid w:val="0028718A"/>
    <w:rsid w:val="002878CA"/>
    <w:rsid w:val="00290CA0"/>
    <w:rsid w:val="00290D48"/>
    <w:rsid w:val="00291A2A"/>
    <w:rsid w:val="00291B23"/>
    <w:rsid w:val="00291E57"/>
    <w:rsid w:val="002924C1"/>
    <w:rsid w:val="00292929"/>
    <w:rsid w:val="00292E1F"/>
    <w:rsid w:val="002931B4"/>
    <w:rsid w:val="002932E7"/>
    <w:rsid w:val="00293EE9"/>
    <w:rsid w:val="0029442F"/>
    <w:rsid w:val="00294888"/>
    <w:rsid w:val="002950B5"/>
    <w:rsid w:val="0029542F"/>
    <w:rsid w:val="0029545B"/>
    <w:rsid w:val="002959D7"/>
    <w:rsid w:val="00295AC3"/>
    <w:rsid w:val="00295DFF"/>
    <w:rsid w:val="00296F48"/>
    <w:rsid w:val="00297F97"/>
    <w:rsid w:val="002A0015"/>
    <w:rsid w:val="002A0A6A"/>
    <w:rsid w:val="002A0AF9"/>
    <w:rsid w:val="002A0C0A"/>
    <w:rsid w:val="002A0EC8"/>
    <w:rsid w:val="002A1172"/>
    <w:rsid w:val="002A1233"/>
    <w:rsid w:val="002A12E2"/>
    <w:rsid w:val="002A160A"/>
    <w:rsid w:val="002A196B"/>
    <w:rsid w:val="002A1A55"/>
    <w:rsid w:val="002A2697"/>
    <w:rsid w:val="002A2903"/>
    <w:rsid w:val="002A312B"/>
    <w:rsid w:val="002A3146"/>
    <w:rsid w:val="002A3506"/>
    <w:rsid w:val="002A3E96"/>
    <w:rsid w:val="002A43A4"/>
    <w:rsid w:val="002A470D"/>
    <w:rsid w:val="002A5C72"/>
    <w:rsid w:val="002A5E21"/>
    <w:rsid w:val="002A5E7C"/>
    <w:rsid w:val="002A6154"/>
    <w:rsid w:val="002A6893"/>
    <w:rsid w:val="002A6D6C"/>
    <w:rsid w:val="002A6EAF"/>
    <w:rsid w:val="002A72DE"/>
    <w:rsid w:val="002A74ED"/>
    <w:rsid w:val="002B010D"/>
    <w:rsid w:val="002B04CD"/>
    <w:rsid w:val="002B058C"/>
    <w:rsid w:val="002B084A"/>
    <w:rsid w:val="002B0AFF"/>
    <w:rsid w:val="002B1855"/>
    <w:rsid w:val="002B2516"/>
    <w:rsid w:val="002B2B0B"/>
    <w:rsid w:val="002B4674"/>
    <w:rsid w:val="002B4A15"/>
    <w:rsid w:val="002B4B72"/>
    <w:rsid w:val="002B4E60"/>
    <w:rsid w:val="002B4FA3"/>
    <w:rsid w:val="002B536D"/>
    <w:rsid w:val="002B541C"/>
    <w:rsid w:val="002B5CE0"/>
    <w:rsid w:val="002B5F8F"/>
    <w:rsid w:val="002B624A"/>
    <w:rsid w:val="002B68EC"/>
    <w:rsid w:val="002B6DF5"/>
    <w:rsid w:val="002B75A8"/>
    <w:rsid w:val="002C06F7"/>
    <w:rsid w:val="002C1343"/>
    <w:rsid w:val="002C1C99"/>
    <w:rsid w:val="002C201C"/>
    <w:rsid w:val="002C202B"/>
    <w:rsid w:val="002C2117"/>
    <w:rsid w:val="002C2402"/>
    <w:rsid w:val="002C2D42"/>
    <w:rsid w:val="002C37CD"/>
    <w:rsid w:val="002C4904"/>
    <w:rsid w:val="002C4A5E"/>
    <w:rsid w:val="002C4ADE"/>
    <w:rsid w:val="002C4AE5"/>
    <w:rsid w:val="002C4B7C"/>
    <w:rsid w:val="002C4C82"/>
    <w:rsid w:val="002C66F1"/>
    <w:rsid w:val="002C696E"/>
    <w:rsid w:val="002C6BFC"/>
    <w:rsid w:val="002C6C8A"/>
    <w:rsid w:val="002C6D5F"/>
    <w:rsid w:val="002C6E86"/>
    <w:rsid w:val="002C7E9A"/>
    <w:rsid w:val="002D066E"/>
    <w:rsid w:val="002D06B8"/>
    <w:rsid w:val="002D0A77"/>
    <w:rsid w:val="002D0E59"/>
    <w:rsid w:val="002D0E97"/>
    <w:rsid w:val="002D175B"/>
    <w:rsid w:val="002D1C83"/>
    <w:rsid w:val="002D208A"/>
    <w:rsid w:val="002D24E6"/>
    <w:rsid w:val="002D2859"/>
    <w:rsid w:val="002D2980"/>
    <w:rsid w:val="002D2A5A"/>
    <w:rsid w:val="002D2D57"/>
    <w:rsid w:val="002D32C5"/>
    <w:rsid w:val="002D3A28"/>
    <w:rsid w:val="002D4D05"/>
    <w:rsid w:val="002D610F"/>
    <w:rsid w:val="002D6B99"/>
    <w:rsid w:val="002D6E8D"/>
    <w:rsid w:val="002D77BF"/>
    <w:rsid w:val="002D77EB"/>
    <w:rsid w:val="002D790A"/>
    <w:rsid w:val="002D793F"/>
    <w:rsid w:val="002D7EF3"/>
    <w:rsid w:val="002E0232"/>
    <w:rsid w:val="002E0689"/>
    <w:rsid w:val="002E0A7F"/>
    <w:rsid w:val="002E1737"/>
    <w:rsid w:val="002E192B"/>
    <w:rsid w:val="002E2256"/>
    <w:rsid w:val="002E2423"/>
    <w:rsid w:val="002E26AD"/>
    <w:rsid w:val="002E2875"/>
    <w:rsid w:val="002E2879"/>
    <w:rsid w:val="002E2A00"/>
    <w:rsid w:val="002E2EC5"/>
    <w:rsid w:val="002E3316"/>
    <w:rsid w:val="002E3497"/>
    <w:rsid w:val="002E3868"/>
    <w:rsid w:val="002E3958"/>
    <w:rsid w:val="002E3E32"/>
    <w:rsid w:val="002E3E44"/>
    <w:rsid w:val="002E52F3"/>
    <w:rsid w:val="002E5419"/>
    <w:rsid w:val="002E5C25"/>
    <w:rsid w:val="002E5E4F"/>
    <w:rsid w:val="002E61DD"/>
    <w:rsid w:val="002E7138"/>
    <w:rsid w:val="002E7297"/>
    <w:rsid w:val="002E7655"/>
    <w:rsid w:val="002F030C"/>
    <w:rsid w:val="002F08C8"/>
    <w:rsid w:val="002F0A36"/>
    <w:rsid w:val="002F1488"/>
    <w:rsid w:val="002F1737"/>
    <w:rsid w:val="002F2199"/>
    <w:rsid w:val="002F225B"/>
    <w:rsid w:val="002F2A9E"/>
    <w:rsid w:val="002F2C19"/>
    <w:rsid w:val="002F342C"/>
    <w:rsid w:val="002F391F"/>
    <w:rsid w:val="002F3CE6"/>
    <w:rsid w:val="002F3E56"/>
    <w:rsid w:val="002F3E7C"/>
    <w:rsid w:val="002F3EEE"/>
    <w:rsid w:val="002F45E3"/>
    <w:rsid w:val="002F473A"/>
    <w:rsid w:val="002F48EA"/>
    <w:rsid w:val="002F53E5"/>
    <w:rsid w:val="002F5418"/>
    <w:rsid w:val="002F54F1"/>
    <w:rsid w:val="002F5966"/>
    <w:rsid w:val="002F5B61"/>
    <w:rsid w:val="002F5E77"/>
    <w:rsid w:val="002F5F61"/>
    <w:rsid w:val="002F6ACC"/>
    <w:rsid w:val="002F6E7B"/>
    <w:rsid w:val="002F7B70"/>
    <w:rsid w:val="0030033C"/>
    <w:rsid w:val="003006CE"/>
    <w:rsid w:val="00300F1E"/>
    <w:rsid w:val="003010C7"/>
    <w:rsid w:val="00301B62"/>
    <w:rsid w:val="00301C8A"/>
    <w:rsid w:val="00301F54"/>
    <w:rsid w:val="00302939"/>
    <w:rsid w:val="00302AA5"/>
    <w:rsid w:val="00302F7A"/>
    <w:rsid w:val="003030F2"/>
    <w:rsid w:val="00303179"/>
    <w:rsid w:val="00303CF5"/>
    <w:rsid w:val="00303D03"/>
    <w:rsid w:val="003049BC"/>
    <w:rsid w:val="00304F1A"/>
    <w:rsid w:val="00305007"/>
    <w:rsid w:val="0030625E"/>
    <w:rsid w:val="003062E0"/>
    <w:rsid w:val="0030755A"/>
    <w:rsid w:val="00307A56"/>
    <w:rsid w:val="0031007A"/>
    <w:rsid w:val="00310784"/>
    <w:rsid w:val="003107E9"/>
    <w:rsid w:val="0031124B"/>
    <w:rsid w:val="0031213A"/>
    <w:rsid w:val="00312892"/>
    <w:rsid w:val="00312A15"/>
    <w:rsid w:val="00312B4E"/>
    <w:rsid w:val="00312D85"/>
    <w:rsid w:val="00312EC4"/>
    <w:rsid w:val="003138C5"/>
    <w:rsid w:val="00313F1D"/>
    <w:rsid w:val="003151DC"/>
    <w:rsid w:val="0031521E"/>
    <w:rsid w:val="003153D3"/>
    <w:rsid w:val="003154C5"/>
    <w:rsid w:val="00316759"/>
    <w:rsid w:val="003175AA"/>
    <w:rsid w:val="003177E4"/>
    <w:rsid w:val="0032060E"/>
    <w:rsid w:val="003207EC"/>
    <w:rsid w:val="00320975"/>
    <w:rsid w:val="00320B5D"/>
    <w:rsid w:val="00320EA2"/>
    <w:rsid w:val="0032133B"/>
    <w:rsid w:val="0032157E"/>
    <w:rsid w:val="00321BAD"/>
    <w:rsid w:val="00321D5F"/>
    <w:rsid w:val="0032270E"/>
    <w:rsid w:val="00322737"/>
    <w:rsid w:val="00322D5F"/>
    <w:rsid w:val="00323976"/>
    <w:rsid w:val="0032432E"/>
    <w:rsid w:val="0032487D"/>
    <w:rsid w:val="003248E4"/>
    <w:rsid w:val="00324A8D"/>
    <w:rsid w:val="0032559F"/>
    <w:rsid w:val="00326F2B"/>
    <w:rsid w:val="00327264"/>
    <w:rsid w:val="00327379"/>
    <w:rsid w:val="0032783E"/>
    <w:rsid w:val="00327874"/>
    <w:rsid w:val="003278C3"/>
    <w:rsid w:val="00327A5E"/>
    <w:rsid w:val="00327FB2"/>
    <w:rsid w:val="003300F7"/>
    <w:rsid w:val="003305C4"/>
    <w:rsid w:val="00330A5A"/>
    <w:rsid w:val="00331A22"/>
    <w:rsid w:val="0033260E"/>
    <w:rsid w:val="00332FD6"/>
    <w:rsid w:val="0033357D"/>
    <w:rsid w:val="00334CBB"/>
    <w:rsid w:val="00334E2F"/>
    <w:rsid w:val="0033534B"/>
    <w:rsid w:val="00336A3B"/>
    <w:rsid w:val="00336A47"/>
    <w:rsid w:val="00337F56"/>
    <w:rsid w:val="00337FDC"/>
    <w:rsid w:val="00340559"/>
    <w:rsid w:val="00340650"/>
    <w:rsid w:val="00340EB4"/>
    <w:rsid w:val="00340FDF"/>
    <w:rsid w:val="003410CA"/>
    <w:rsid w:val="003412DF"/>
    <w:rsid w:val="00341BCD"/>
    <w:rsid w:val="00342BD5"/>
    <w:rsid w:val="00342ED6"/>
    <w:rsid w:val="00343090"/>
    <w:rsid w:val="00343B5F"/>
    <w:rsid w:val="00344EB6"/>
    <w:rsid w:val="00345084"/>
    <w:rsid w:val="0034531A"/>
    <w:rsid w:val="003462EB"/>
    <w:rsid w:val="003463F5"/>
    <w:rsid w:val="00347031"/>
    <w:rsid w:val="00347D83"/>
    <w:rsid w:val="0035020C"/>
    <w:rsid w:val="00350609"/>
    <w:rsid w:val="00350745"/>
    <w:rsid w:val="00350854"/>
    <w:rsid w:val="003515DA"/>
    <w:rsid w:val="00351AAC"/>
    <w:rsid w:val="00351DD7"/>
    <w:rsid w:val="00351FCE"/>
    <w:rsid w:val="003521C8"/>
    <w:rsid w:val="00352345"/>
    <w:rsid w:val="003526BF"/>
    <w:rsid w:val="003528F9"/>
    <w:rsid w:val="00352B67"/>
    <w:rsid w:val="0035349C"/>
    <w:rsid w:val="003534D3"/>
    <w:rsid w:val="00353726"/>
    <w:rsid w:val="00353BD8"/>
    <w:rsid w:val="0035411E"/>
    <w:rsid w:val="003549FB"/>
    <w:rsid w:val="00354AA6"/>
    <w:rsid w:val="00354F74"/>
    <w:rsid w:val="00356F72"/>
    <w:rsid w:val="00357201"/>
    <w:rsid w:val="00357722"/>
    <w:rsid w:val="003604D3"/>
    <w:rsid w:val="00360B46"/>
    <w:rsid w:val="003618B4"/>
    <w:rsid w:val="00362085"/>
    <w:rsid w:val="0036222B"/>
    <w:rsid w:val="00362808"/>
    <w:rsid w:val="00362D18"/>
    <w:rsid w:val="00362F5F"/>
    <w:rsid w:val="003635E5"/>
    <w:rsid w:val="00363D89"/>
    <w:rsid w:val="00365929"/>
    <w:rsid w:val="00365C1E"/>
    <w:rsid w:val="003660CF"/>
    <w:rsid w:val="003665B7"/>
    <w:rsid w:val="0036673F"/>
    <w:rsid w:val="00366B17"/>
    <w:rsid w:val="00366CEF"/>
    <w:rsid w:val="00366D73"/>
    <w:rsid w:val="003671CA"/>
    <w:rsid w:val="00367614"/>
    <w:rsid w:val="00370016"/>
    <w:rsid w:val="0037083E"/>
    <w:rsid w:val="00370C09"/>
    <w:rsid w:val="00370CF4"/>
    <w:rsid w:val="00370D11"/>
    <w:rsid w:val="00371251"/>
    <w:rsid w:val="00371298"/>
    <w:rsid w:val="003717E1"/>
    <w:rsid w:val="00371998"/>
    <w:rsid w:val="00372964"/>
    <w:rsid w:val="00373016"/>
    <w:rsid w:val="00373EF8"/>
    <w:rsid w:val="003744F6"/>
    <w:rsid w:val="00374F63"/>
    <w:rsid w:val="003755C2"/>
    <w:rsid w:val="00375ACB"/>
    <w:rsid w:val="00375E6E"/>
    <w:rsid w:val="003765DD"/>
    <w:rsid w:val="00377E28"/>
    <w:rsid w:val="00380216"/>
    <w:rsid w:val="00380268"/>
    <w:rsid w:val="00380466"/>
    <w:rsid w:val="003809D4"/>
    <w:rsid w:val="00380E8D"/>
    <w:rsid w:val="00381148"/>
    <w:rsid w:val="003812D5"/>
    <w:rsid w:val="0038162F"/>
    <w:rsid w:val="00381950"/>
    <w:rsid w:val="003826D8"/>
    <w:rsid w:val="0038275B"/>
    <w:rsid w:val="003828AC"/>
    <w:rsid w:val="00382E2F"/>
    <w:rsid w:val="0038396F"/>
    <w:rsid w:val="00383AF1"/>
    <w:rsid w:val="00383AF2"/>
    <w:rsid w:val="003842C9"/>
    <w:rsid w:val="003844B3"/>
    <w:rsid w:val="00384E6E"/>
    <w:rsid w:val="0038573F"/>
    <w:rsid w:val="00385B81"/>
    <w:rsid w:val="003860E5"/>
    <w:rsid w:val="0038661F"/>
    <w:rsid w:val="0038691E"/>
    <w:rsid w:val="00386C46"/>
    <w:rsid w:val="00386EB6"/>
    <w:rsid w:val="00386EE6"/>
    <w:rsid w:val="00387017"/>
    <w:rsid w:val="00387143"/>
    <w:rsid w:val="00387696"/>
    <w:rsid w:val="003876B3"/>
    <w:rsid w:val="003901C1"/>
    <w:rsid w:val="0039030B"/>
    <w:rsid w:val="00390B0E"/>
    <w:rsid w:val="003917E7"/>
    <w:rsid w:val="003918D0"/>
    <w:rsid w:val="00392CBD"/>
    <w:rsid w:val="003936F7"/>
    <w:rsid w:val="0039394D"/>
    <w:rsid w:val="00395713"/>
    <w:rsid w:val="00396498"/>
    <w:rsid w:val="00396F77"/>
    <w:rsid w:val="00397045"/>
    <w:rsid w:val="003A07B8"/>
    <w:rsid w:val="003A089E"/>
    <w:rsid w:val="003A08AE"/>
    <w:rsid w:val="003A0EF9"/>
    <w:rsid w:val="003A0F0D"/>
    <w:rsid w:val="003A165B"/>
    <w:rsid w:val="003A1967"/>
    <w:rsid w:val="003A23DD"/>
    <w:rsid w:val="003A2DAA"/>
    <w:rsid w:val="003A2E74"/>
    <w:rsid w:val="003A3B05"/>
    <w:rsid w:val="003A4D19"/>
    <w:rsid w:val="003A4F0B"/>
    <w:rsid w:val="003A55D2"/>
    <w:rsid w:val="003A5BD9"/>
    <w:rsid w:val="003A5C12"/>
    <w:rsid w:val="003A5C23"/>
    <w:rsid w:val="003A5E41"/>
    <w:rsid w:val="003A5E68"/>
    <w:rsid w:val="003A6E41"/>
    <w:rsid w:val="003A70F2"/>
    <w:rsid w:val="003A73E1"/>
    <w:rsid w:val="003A7728"/>
    <w:rsid w:val="003A798F"/>
    <w:rsid w:val="003A7D8A"/>
    <w:rsid w:val="003B027D"/>
    <w:rsid w:val="003B0E05"/>
    <w:rsid w:val="003B1C63"/>
    <w:rsid w:val="003B1D4C"/>
    <w:rsid w:val="003B2371"/>
    <w:rsid w:val="003B24F8"/>
    <w:rsid w:val="003B26EA"/>
    <w:rsid w:val="003B2F8A"/>
    <w:rsid w:val="003B33EC"/>
    <w:rsid w:val="003B3ADA"/>
    <w:rsid w:val="003B445F"/>
    <w:rsid w:val="003B46F9"/>
    <w:rsid w:val="003B47D3"/>
    <w:rsid w:val="003B49A5"/>
    <w:rsid w:val="003B53FF"/>
    <w:rsid w:val="003B5C78"/>
    <w:rsid w:val="003B5E5A"/>
    <w:rsid w:val="003B5F6B"/>
    <w:rsid w:val="003B5FEE"/>
    <w:rsid w:val="003B614D"/>
    <w:rsid w:val="003B627A"/>
    <w:rsid w:val="003B655F"/>
    <w:rsid w:val="003B6993"/>
    <w:rsid w:val="003B6B33"/>
    <w:rsid w:val="003B77F2"/>
    <w:rsid w:val="003B79AB"/>
    <w:rsid w:val="003B79BE"/>
    <w:rsid w:val="003B7A6D"/>
    <w:rsid w:val="003C2794"/>
    <w:rsid w:val="003C30E4"/>
    <w:rsid w:val="003C310D"/>
    <w:rsid w:val="003C31C3"/>
    <w:rsid w:val="003C3895"/>
    <w:rsid w:val="003C3DC9"/>
    <w:rsid w:val="003C3F27"/>
    <w:rsid w:val="003C49B3"/>
    <w:rsid w:val="003C4C98"/>
    <w:rsid w:val="003C4D63"/>
    <w:rsid w:val="003C54FD"/>
    <w:rsid w:val="003C5A96"/>
    <w:rsid w:val="003C5E4C"/>
    <w:rsid w:val="003C63BC"/>
    <w:rsid w:val="003C651C"/>
    <w:rsid w:val="003C6804"/>
    <w:rsid w:val="003C71F6"/>
    <w:rsid w:val="003C764A"/>
    <w:rsid w:val="003C7C3A"/>
    <w:rsid w:val="003D0599"/>
    <w:rsid w:val="003D05BD"/>
    <w:rsid w:val="003D1552"/>
    <w:rsid w:val="003D2B5A"/>
    <w:rsid w:val="003D35B6"/>
    <w:rsid w:val="003D414C"/>
    <w:rsid w:val="003D4180"/>
    <w:rsid w:val="003D4282"/>
    <w:rsid w:val="003D431D"/>
    <w:rsid w:val="003D4ED2"/>
    <w:rsid w:val="003D582F"/>
    <w:rsid w:val="003D6639"/>
    <w:rsid w:val="003D689B"/>
    <w:rsid w:val="003D6A9C"/>
    <w:rsid w:val="003D6FF3"/>
    <w:rsid w:val="003D7269"/>
    <w:rsid w:val="003D7CAD"/>
    <w:rsid w:val="003D7EF3"/>
    <w:rsid w:val="003E0605"/>
    <w:rsid w:val="003E0606"/>
    <w:rsid w:val="003E0846"/>
    <w:rsid w:val="003E0F5D"/>
    <w:rsid w:val="003E0F81"/>
    <w:rsid w:val="003E10E4"/>
    <w:rsid w:val="003E1B10"/>
    <w:rsid w:val="003E2A16"/>
    <w:rsid w:val="003E3858"/>
    <w:rsid w:val="003E39F4"/>
    <w:rsid w:val="003E3E2C"/>
    <w:rsid w:val="003E3F73"/>
    <w:rsid w:val="003E4276"/>
    <w:rsid w:val="003E4FDA"/>
    <w:rsid w:val="003E512C"/>
    <w:rsid w:val="003E5758"/>
    <w:rsid w:val="003E585A"/>
    <w:rsid w:val="003E627B"/>
    <w:rsid w:val="003E6586"/>
    <w:rsid w:val="003E6CBF"/>
    <w:rsid w:val="003E7522"/>
    <w:rsid w:val="003F07D8"/>
    <w:rsid w:val="003F0B50"/>
    <w:rsid w:val="003F0B6C"/>
    <w:rsid w:val="003F0C3C"/>
    <w:rsid w:val="003F101D"/>
    <w:rsid w:val="003F11CA"/>
    <w:rsid w:val="003F1671"/>
    <w:rsid w:val="003F19B0"/>
    <w:rsid w:val="003F1B10"/>
    <w:rsid w:val="003F1D47"/>
    <w:rsid w:val="003F2279"/>
    <w:rsid w:val="003F2551"/>
    <w:rsid w:val="003F2CEF"/>
    <w:rsid w:val="003F4261"/>
    <w:rsid w:val="003F42D1"/>
    <w:rsid w:val="003F4A8A"/>
    <w:rsid w:val="003F4BCF"/>
    <w:rsid w:val="003F5A5A"/>
    <w:rsid w:val="003F682A"/>
    <w:rsid w:val="003F798F"/>
    <w:rsid w:val="003F79A4"/>
    <w:rsid w:val="003F7E45"/>
    <w:rsid w:val="003F7FD3"/>
    <w:rsid w:val="004002B6"/>
    <w:rsid w:val="00400CB2"/>
    <w:rsid w:val="00400D1F"/>
    <w:rsid w:val="00400E65"/>
    <w:rsid w:val="00401DD3"/>
    <w:rsid w:val="00402B01"/>
    <w:rsid w:val="0040350D"/>
    <w:rsid w:val="0040416D"/>
    <w:rsid w:val="00404183"/>
    <w:rsid w:val="00404825"/>
    <w:rsid w:val="00404EFF"/>
    <w:rsid w:val="00404F79"/>
    <w:rsid w:val="004059BF"/>
    <w:rsid w:val="00405AE6"/>
    <w:rsid w:val="0040631C"/>
    <w:rsid w:val="004064AB"/>
    <w:rsid w:val="004065C6"/>
    <w:rsid w:val="00406875"/>
    <w:rsid w:val="0040693D"/>
    <w:rsid w:val="004072E4"/>
    <w:rsid w:val="004073FB"/>
    <w:rsid w:val="0040745D"/>
    <w:rsid w:val="0040753E"/>
    <w:rsid w:val="00407736"/>
    <w:rsid w:val="0041064E"/>
    <w:rsid w:val="004110EC"/>
    <w:rsid w:val="004114BC"/>
    <w:rsid w:val="00411B5B"/>
    <w:rsid w:val="00412325"/>
    <w:rsid w:val="00412346"/>
    <w:rsid w:val="004133E2"/>
    <w:rsid w:val="0041403C"/>
    <w:rsid w:val="0041418C"/>
    <w:rsid w:val="004144CA"/>
    <w:rsid w:val="0041463E"/>
    <w:rsid w:val="00414B8B"/>
    <w:rsid w:val="00414ED7"/>
    <w:rsid w:val="004150C0"/>
    <w:rsid w:val="00415869"/>
    <w:rsid w:val="00415A7D"/>
    <w:rsid w:val="0041620E"/>
    <w:rsid w:val="004162F7"/>
    <w:rsid w:val="004170B6"/>
    <w:rsid w:val="00417147"/>
    <w:rsid w:val="00417453"/>
    <w:rsid w:val="00417461"/>
    <w:rsid w:val="004178F1"/>
    <w:rsid w:val="00417AF9"/>
    <w:rsid w:val="00417F20"/>
    <w:rsid w:val="0042010C"/>
    <w:rsid w:val="004202D0"/>
    <w:rsid w:val="004206B2"/>
    <w:rsid w:val="00420948"/>
    <w:rsid w:val="0042132C"/>
    <w:rsid w:val="00421557"/>
    <w:rsid w:val="00421639"/>
    <w:rsid w:val="0042205F"/>
    <w:rsid w:val="004222B2"/>
    <w:rsid w:val="00422307"/>
    <w:rsid w:val="00422402"/>
    <w:rsid w:val="004227B0"/>
    <w:rsid w:val="0042295C"/>
    <w:rsid w:val="0042346B"/>
    <w:rsid w:val="00423FA5"/>
    <w:rsid w:val="00424069"/>
    <w:rsid w:val="0042409F"/>
    <w:rsid w:val="00424546"/>
    <w:rsid w:val="00424664"/>
    <w:rsid w:val="00424878"/>
    <w:rsid w:val="00425BA1"/>
    <w:rsid w:val="00426405"/>
    <w:rsid w:val="004264B2"/>
    <w:rsid w:val="004274E4"/>
    <w:rsid w:val="00430203"/>
    <w:rsid w:val="00430453"/>
    <w:rsid w:val="00430E62"/>
    <w:rsid w:val="0043123D"/>
    <w:rsid w:val="0043286A"/>
    <w:rsid w:val="00433182"/>
    <w:rsid w:val="00434078"/>
    <w:rsid w:val="004341CF"/>
    <w:rsid w:val="0043510D"/>
    <w:rsid w:val="0043515E"/>
    <w:rsid w:val="00435DD6"/>
    <w:rsid w:val="00435E45"/>
    <w:rsid w:val="00436E7E"/>
    <w:rsid w:val="00436F46"/>
    <w:rsid w:val="0043785C"/>
    <w:rsid w:val="00437BB0"/>
    <w:rsid w:val="0044051A"/>
    <w:rsid w:val="00441026"/>
    <w:rsid w:val="004420F3"/>
    <w:rsid w:val="0044241A"/>
    <w:rsid w:val="00442A8D"/>
    <w:rsid w:val="00442DD1"/>
    <w:rsid w:val="00443839"/>
    <w:rsid w:val="00443AD3"/>
    <w:rsid w:val="004441C1"/>
    <w:rsid w:val="0044447A"/>
    <w:rsid w:val="0044451D"/>
    <w:rsid w:val="004445FA"/>
    <w:rsid w:val="00444700"/>
    <w:rsid w:val="00444C17"/>
    <w:rsid w:val="00444F9B"/>
    <w:rsid w:val="004452CF"/>
    <w:rsid w:val="004452EA"/>
    <w:rsid w:val="004455A9"/>
    <w:rsid w:val="00445881"/>
    <w:rsid w:val="00445D3F"/>
    <w:rsid w:val="00445EC6"/>
    <w:rsid w:val="0044626C"/>
    <w:rsid w:val="00447118"/>
    <w:rsid w:val="0044717B"/>
    <w:rsid w:val="00450739"/>
    <w:rsid w:val="00450780"/>
    <w:rsid w:val="00450A35"/>
    <w:rsid w:val="00450F5A"/>
    <w:rsid w:val="00451009"/>
    <w:rsid w:val="00451256"/>
    <w:rsid w:val="004515FE"/>
    <w:rsid w:val="00451851"/>
    <w:rsid w:val="00451A49"/>
    <w:rsid w:val="00452456"/>
    <w:rsid w:val="00453015"/>
    <w:rsid w:val="004550FF"/>
    <w:rsid w:val="0045590C"/>
    <w:rsid w:val="004564C8"/>
    <w:rsid w:val="00456AA9"/>
    <w:rsid w:val="00456C46"/>
    <w:rsid w:val="00457153"/>
    <w:rsid w:val="004603D4"/>
    <w:rsid w:val="004603F7"/>
    <w:rsid w:val="00460765"/>
    <w:rsid w:val="00460903"/>
    <w:rsid w:val="00461EC9"/>
    <w:rsid w:val="004627ED"/>
    <w:rsid w:val="00463BE4"/>
    <w:rsid w:val="00464AE7"/>
    <w:rsid w:val="00464FE5"/>
    <w:rsid w:val="00465464"/>
    <w:rsid w:val="00465C7E"/>
    <w:rsid w:val="004661F9"/>
    <w:rsid w:val="004663CD"/>
    <w:rsid w:val="00466A90"/>
    <w:rsid w:val="00466FBF"/>
    <w:rsid w:val="0046727B"/>
    <w:rsid w:val="0046768F"/>
    <w:rsid w:val="004678D7"/>
    <w:rsid w:val="004706B1"/>
    <w:rsid w:val="00472038"/>
    <w:rsid w:val="004721F0"/>
    <w:rsid w:val="0047222A"/>
    <w:rsid w:val="00472D95"/>
    <w:rsid w:val="00472F49"/>
    <w:rsid w:val="004730F2"/>
    <w:rsid w:val="00473789"/>
    <w:rsid w:val="00473B2C"/>
    <w:rsid w:val="00473C3C"/>
    <w:rsid w:val="00474A63"/>
    <w:rsid w:val="00474BA8"/>
    <w:rsid w:val="00474E4E"/>
    <w:rsid w:val="00474F04"/>
    <w:rsid w:val="00474FD0"/>
    <w:rsid w:val="00475332"/>
    <w:rsid w:val="0047544D"/>
    <w:rsid w:val="004757F9"/>
    <w:rsid w:val="00475ABB"/>
    <w:rsid w:val="00475C54"/>
    <w:rsid w:val="00475D90"/>
    <w:rsid w:val="004772EE"/>
    <w:rsid w:val="00480320"/>
    <w:rsid w:val="00481A57"/>
    <w:rsid w:val="00482D45"/>
    <w:rsid w:val="00482EB5"/>
    <w:rsid w:val="0048320B"/>
    <w:rsid w:val="0048390D"/>
    <w:rsid w:val="00484316"/>
    <w:rsid w:val="0048577F"/>
    <w:rsid w:val="004858EA"/>
    <w:rsid w:val="00485A95"/>
    <w:rsid w:val="00486CC8"/>
    <w:rsid w:val="00487151"/>
    <w:rsid w:val="00487C2C"/>
    <w:rsid w:val="0049038D"/>
    <w:rsid w:val="00490B28"/>
    <w:rsid w:val="0049185C"/>
    <w:rsid w:val="00491ABE"/>
    <w:rsid w:val="00491EA5"/>
    <w:rsid w:val="004920F7"/>
    <w:rsid w:val="004924A7"/>
    <w:rsid w:val="00492506"/>
    <w:rsid w:val="00494782"/>
    <w:rsid w:val="00494A8C"/>
    <w:rsid w:val="004950DE"/>
    <w:rsid w:val="00495AD0"/>
    <w:rsid w:val="004962A8"/>
    <w:rsid w:val="00496E13"/>
    <w:rsid w:val="00497292"/>
    <w:rsid w:val="00497D16"/>
    <w:rsid w:val="00497D89"/>
    <w:rsid w:val="004A02B6"/>
    <w:rsid w:val="004A08FB"/>
    <w:rsid w:val="004A098E"/>
    <w:rsid w:val="004A0A2C"/>
    <w:rsid w:val="004A0FE4"/>
    <w:rsid w:val="004A1536"/>
    <w:rsid w:val="004A1555"/>
    <w:rsid w:val="004A1892"/>
    <w:rsid w:val="004A3E03"/>
    <w:rsid w:val="004A406A"/>
    <w:rsid w:val="004A41D3"/>
    <w:rsid w:val="004A45DF"/>
    <w:rsid w:val="004A5214"/>
    <w:rsid w:val="004A5657"/>
    <w:rsid w:val="004A582E"/>
    <w:rsid w:val="004A5EBA"/>
    <w:rsid w:val="004A6382"/>
    <w:rsid w:val="004A6C72"/>
    <w:rsid w:val="004A6F12"/>
    <w:rsid w:val="004A7ABB"/>
    <w:rsid w:val="004A7DE8"/>
    <w:rsid w:val="004A7F3E"/>
    <w:rsid w:val="004B0354"/>
    <w:rsid w:val="004B035E"/>
    <w:rsid w:val="004B045A"/>
    <w:rsid w:val="004B05A7"/>
    <w:rsid w:val="004B0F1C"/>
    <w:rsid w:val="004B1707"/>
    <w:rsid w:val="004B1EED"/>
    <w:rsid w:val="004B1EEE"/>
    <w:rsid w:val="004B2581"/>
    <w:rsid w:val="004B28F8"/>
    <w:rsid w:val="004B2A82"/>
    <w:rsid w:val="004B310A"/>
    <w:rsid w:val="004B315C"/>
    <w:rsid w:val="004B3493"/>
    <w:rsid w:val="004B34F3"/>
    <w:rsid w:val="004B392B"/>
    <w:rsid w:val="004B3D44"/>
    <w:rsid w:val="004B4AD0"/>
    <w:rsid w:val="004B4CCE"/>
    <w:rsid w:val="004B5965"/>
    <w:rsid w:val="004B5F4C"/>
    <w:rsid w:val="004B60CE"/>
    <w:rsid w:val="004B623F"/>
    <w:rsid w:val="004B7915"/>
    <w:rsid w:val="004B7AD1"/>
    <w:rsid w:val="004B7B70"/>
    <w:rsid w:val="004B7D13"/>
    <w:rsid w:val="004B7DE3"/>
    <w:rsid w:val="004C0C35"/>
    <w:rsid w:val="004C1AAD"/>
    <w:rsid w:val="004C2346"/>
    <w:rsid w:val="004C3081"/>
    <w:rsid w:val="004C30E9"/>
    <w:rsid w:val="004C3681"/>
    <w:rsid w:val="004C3C5D"/>
    <w:rsid w:val="004C4425"/>
    <w:rsid w:val="004C4616"/>
    <w:rsid w:val="004C4A80"/>
    <w:rsid w:val="004C4E63"/>
    <w:rsid w:val="004C5AC3"/>
    <w:rsid w:val="004C5E3F"/>
    <w:rsid w:val="004C736A"/>
    <w:rsid w:val="004C73F1"/>
    <w:rsid w:val="004C753E"/>
    <w:rsid w:val="004C7EB5"/>
    <w:rsid w:val="004C7F01"/>
    <w:rsid w:val="004C7F46"/>
    <w:rsid w:val="004C7F76"/>
    <w:rsid w:val="004D042B"/>
    <w:rsid w:val="004D0814"/>
    <w:rsid w:val="004D0C26"/>
    <w:rsid w:val="004D0E3D"/>
    <w:rsid w:val="004D1041"/>
    <w:rsid w:val="004D18B4"/>
    <w:rsid w:val="004D1C08"/>
    <w:rsid w:val="004D2A09"/>
    <w:rsid w:val="004D32F3"/>
    <w:rsid w:val="004D3616"/>
    <w:rsid w:val="004D379D"/>
    <w:rsid w:val="004D3936"/>
    <w:rsid w:val="004D4281"/>
    <w:rsid w:val="004D48D5"/>
    <w:rsid w:val="004D498E"/>
    <w:rsid w:val="004D53CE"/>
    <w:rsid w:val="004D5DDE"/>
    <w:rsid w:val="004D627C"/>
    <w:rsid w:val="004D6386"/>
    <w:rsid w:val="004D640E"/>
    <w:rsid w:val="004D7737"/>
    <w:rsid w:val="004D7B8B"/>
    <w:rsid w:val="004D7F73"/>
    <w:rsid w:val="004E03FD"/>
    <w:rsid w:val="004E0D05"/>
    <w:rsid w:val="004E1264"/>
    <w:rsid w:val="004E155E"/>
    <w:rsid w:val="004E2483"/>
    <w:rsid w:val="004E28FC"/>
    <w:rsid w:val="004E2A6B"/>
    <w:rsid w:val="004E2B92"/>
    <w:rsid w:val="004E2F6F"/>
    <w:rsid w:val="004E3908"/>
    <w:rsid w:val="004E4054"/>
    <w:rsid w:val="004E42F7"/>
    <w:rsid w:val="004E4618"/>
    <w:rsid w:val="004E469A"/>
    <w:rsid w:val="004E4822"/>
    <w:rsid w:val="004E488F"/>
    <w:rsid w:val="004E5EBA"/>
    <w:rsid w:val="004E63F4"/>
    <w:rsid w:val="004E7804"/>
    <w:rsid w:val="004E79A7"/>
    <w:rsid w:val="004F085A"/>
    <w:rsid w:val="004F0A44"/>
    <w:rsid w:val="004F0C03"/>
    <w:rsid w:val="004F1139"/>
    <w:rsid w:val="004F2516"/>
    <w:rsid w:val="004F29BA"/>
    <w:rsid w:val="004F2AA4"/>
    <w:rsid w:val="004F2F00"/>
    <w:rsid w:val="004F340C"/>
    <w:rsid w:val="004F3662"/>
    <w:rsid w:val="004F36D5"/>
    <w:rsid w:val="004F3E23"/>
    <w:rsid w:val="004F45DA"/>
    <w:rsid w:val="004F46F7"/>
    <w:rsid w:val="004F4A0F"/>
    <w:rsid w:val="004F4B7F"/>
    <w:rsid w:val="004F5503"/>
    <w:rsid w:val="004F61B5"/>
    <w:rsid w:val="004F620D"/>
    <w:rsid w:val="004F676A"/>
    <w:rsid w:val="004F6E3E"/>
    <w:rsid w:val="004F737C"/>
    <w:rsid w:val="004F7F77"/>
    <w:rsid w:val="004F7FD0"/>
    <w:rsid w:val="00500108"/>
    <w:rsid w:val="00501273"/>
    <w:rsid w:val="005012E6"/>
    <w:rsid w:val="0050135E"/>
    <w:rsid w:val="005023DC"/>
    <w:rsid w:val="005029EF"/>
    <w:rsid w:val="00502E76"/>
    <w:rsid w:val="005033CE"/>
    <w:rsid w:val="00503BAC"/>
    <w:rsid w:val="00503ED2"/>
    <w:rsid w:val="0050400D"/>
    <w:rsid w:val="00504647"/>
    <w:rsid w:val="0050470A"/>
    <w:rsid w:val="00504B85"/>
    <w:rsid w:val="00504F82"/>
    <w:rsid w:val="005052ED"/>
    <w:rsid w:val="00505A36"/>
    <w:rsid w:val="00505B8F"/>
    <w:rsid w:val="005060F4"/>
    <w:rsid w:val="005063CB"/>
    <w:rsid w:val="005064CF"/>
    <w:rsid w:val="00506AF2"/>
    <w:rsid w:val="00506CE4"/>
    <w:rsid w:val="00506E40"/>
    <w:rsid w:val="00506F80"/>
    <w:rsid w:val="0050713C"/>
    <w:rsid w:val="005075CE"/>
    <w:rsid w:val="005076B5"/>
    <w:rsid w:val="00507AA1"/>
    <w:rsid w:val="00507B89"/>
    <w:rsid w:val="00507BAE"/>
    <w:rsid w:val="00507BF2"/>
    <w:rsid w:val="0051058A"/>
    <w:rsid w:val="00511181"/>
    <w:rsid w:val="0051122F"/>
    <w:rsid w:val="005113A5"/>
    <w:rsid w:val="005115B1"/>
    <w:rsid w:val="00512402"/>
    <w:rsid w:val="0051255E"/>
    <w:rsid w:val="005134CC"/>
    <w:rsid w:val="00513CB1"/>
    <w:rsid w:val="00513D94"/>
    <w:rsid w:val="00513F19"/>
    <w:rsid w:val="0051534A"/>
    <w:rsid w:val="0051626B"/>
    <w:rsid w:val="005166FD"/>
    <w:rsid w:val="00516759"/>
    <w:rsid w:val="005169FD"/>
    <w:rsid w:val="00516BA9"/>
    <w:rsid w:val="00517025"/>
    <w:rsid w:val="0051773A"/>
    <w:rsid w:val="00517A2E"/>
    <w:rsid w:val="00517F79"/>
    <w:rsid w:val="005202D7"/>
    <w:rsid w:val="00520B98"/>
    <w:rsid w:val="00520F8A"/>
    <w:rsid w:val="005219AF"/>
    <w:rsid w:val="00522156"/>
    <w:rsid w:val="00522347"/>
    <w:rsid w:val="005224DB"/>
    <w:rsid w:val="0052262B"/>
    <w:rsid w:val="0052344E"/>
    <w:rsid w:val="005234C2"/>
    <w:rsid w:val="00523CD6"/>
    <w:rsid w:val="00523EB2"/>
    <w:rsid w:val="00524041"/>
    <w:rsid w:val="005241A2"/>
    <w:rsid w:val="00524AEB"/>
    <w:rsid w:val="00524C44"/>
    <w:rsid w:val="00524C58"/>
    <w:rsid w:val="0052546C"/>
    <w:rsid w:val="00525BA9"/>
    <w:rsid w:val="00525E51"/>
    <w:rsid w:val="0052608D"/>
    <w:rsid w:val="005262B4"/>
    <w:rsid w:val="00526892"/>
    <w:rsid w:val="005268AA"/>
    <w:rsid w:val="00526E28"/>
    <w:rsid w:val="0052744F"/>
    <w:rsid w:val="0052781F"/>
    <w:rsid w:val="00527F23"/>
    <w:rsid w:val="0053066F"/>
    <w:rsid w:val="005307B5"/>
    <w:rsid w:val="0053119B"/>
    <w:rsid w:val="00531E81"/>
    <w:rsid w:val="005324CE"/>
    <w:rsid w:val="0053288C"/>
    <w:rsid w:val="0053299D"/>
    <w:rsid w:val="00532C78"/>
    <w:rsid w:val="0053334B"/>
    <w:rsid w:val="00533D84"/>
    <w:rsid w:val="00534159"/>
    <w:rsid w:val="00534B68"/>
    <w:rsid w:val="00536344"/>
    <w:rsid w:val="005371E4"/>
    <w:rsid w:val="00537B51"/>
    <w:rsid w:val="00537FFD"/>
    <w:rsid w:val="00540750"/>
    <w:rsid w:val="0054144C"/>
    <w:rsid w:val="00541473"/>
    <w:rsid w:val="0054166F"/>
    <w:rsid w:val="00542769"/>
    <w:rsid w:val="00543713"/>
    <w:rsid w:val="00543759"/>
    <w:rsid w:val="00543BC9"/>
    <w:rsid w:val="005440C6"/>
    <w:rsid w:val="00544723"/>
    <w:rsid w:val="00544B10"/>
    <w:rsid w:val="00545149"/>
    <w:rsid w:val="00545D2B"/>
    <w:rsid w:val="005460DE"/>
    <w:rsid w:val="00546C59"/>
    <w:rsid w:val="00546C84"/>
    <w:rsid w:val="00546F6F"/>
    <w:rsid w:val="005471F9"/>
    <w:rsid w:val="005472BF"/>
    <w:rsid w:val="005472D5"/>
    <w:rsid w:val="0054766C"/>
    <w:rsid w:val="005476DA"/>
    <w:rsid w:val="00547AE9"/>
    <w:rsid w:val="00547C71"/>
    <w:rsid w:val="00547F68"/>
    <w:rsid w:val="005502DF"/>
    <w:rsid w:val="00551FEA"/>
    <w:rsid w:val="0055204D"/>
    <w:rsid w:val="00552337"/>
    <w:rsid w:val="0055261A"/>
    <w:rsid w:val="00552EC4"/>
    <w:rsid w:val="005535ED"/>
    <w:rsid w:val="0055366D"/>
    <w:rsid w:val="00553D90"/>
    <w:rsid w:val="00554057"/>
    <w:rsid w:val="005540FD"/>
    <w:rsid w:val="0055438A"/>
    <w:rsid w:val="0055447F"/>
    <w:rsid w:val="00554746"/>
    <w:rsid w:val="00554FCA"/>
    <w:rsid w:val="00555E9C"/>
    <w:rsid w:val="00556310"/>
    <w:rsid w:val="0055699D"/>
    <w:rsid w:val="00556B25"/>
    <w:rsid w:val="00556DF5"/>
    <w:rsid w:val="00557523"/>
    <w:rsid w:val="005575FC"/>
    <w:rsid w:val="005600AB"/>
    <w:rsid w:val="00560310"/>
    <w:rsid w:val="00560536"/>
    <w:rsid w:val="005606F9"/>
    <w:rsid w:val="0056091F"/>
    <w:rsid w:val="00560B7B"/>
    <w:rsid w:val="00560F35"/>
    <w:rsid w:val="00561DD4"/>
    <w:rsid w:val="0056237D"/>
    <w:rsid w:val="00563890"/>
    <w:rsid w:val="00563B12"/>
    <w:rsid w:val="00563C0A"/>
    <w:rsid w:val="00563D86"/>
    <w:rsid w:val="0056509E"/>
    <w:rsid w:val="00565B05"/>
    <w:rsid w:val="00565DC0"/>
    <w:rsid w:val="00566031"/>
    <w:rsid w:val="00566641"/>
    <w:rsid w:val="0056685F"/>
    <w:rsid w:val="005669D0"/>
    <w:rsid w:val="005676D7"/>
    <w:rsid w:val="00567727"/>
    <w:rsid w:val="00567D32"/>
    <w:rsid w:val="00570825"/>
    <w:rsid w:val="00570931"/>
    <w:rsid w:val="0057234D"/>
    <w:rsid w:val="00572530"/>
    <w:rsid w:val="00572639"/>
    <w:rsid w:val="005727ED"/>
    <w:rsid w:val="00572F62"/>
    <w:rsid w:val="0057341E"/>
    <w:rsid w:val="00573842"/>
    <w:rsid w:val="00574015"/>
    <w:rsid w:val="00574209"/>
    <w:rsid w:val="00574530"/>
    <w:rsid w:val="00574B94"/>
    <w:rsid w:val="00574E44"/>
    <w:rsid w:val="0057561C"/>
    <w:rsid w:val="00575F5C"/>
    <w:rsid w:val="00576DDB"/>
    <w:rsid w:val="00576EAA"/>
    <w:rsid w:val="0057744A"/>
    <w:rsid w:val="0057767C"/>
    <w:rsid w:val="0057776A"/>
    <w:rsid w:val="005779E8"/>
    <w:rsid w:val="00577F47"/>
    <w:rsid w:val="00580621"/>
    <w:rsid w:val="00580AA8"/>
    <w:rsid w:val="00582FD0"/>
    <w:rsid w:val="00583A4D"/>
    <w:rsid w:val="00583F1F"/>
    <w:rsid w:val="00583F77"/>
    <w:rsid w:val="00583F9C"/>
    <w:rsid w:val="005844DF"/>
    <w:rsid w:val="00584847"/>
    <w:rsid w:val="00585045"/>
    <w:rsid w:val="005850FA"/>
    <w:rsid w:val="005851A7"/>
    <w:rsid w:val="005854D7"/>
    <w:rsid w:val="00585B81"/>
    <w:rsid w:val="005860EE"/>
    <w:rsid w:val="00586564"/>
    <w:rsid w:val="00586F5A"/>
    <w:rsid w:val="00590489"/>
    <w:rsid w:val="005907C0"/>
    <w:rsid w:val="00590B7E"/>
    <w:rsid w:val="00591DB3"/>
    <w:rsid w:val="005921BC"/>
    <w:rsid w:val="005923F8"/>
    <w:rsid w:val="005927B7"/>
    <w:rsid w:val="00592DE4"/>
    <w:rsid w:val="00592E6D"/>
    <w:rsid w:val="005943E9"/>
    <w:rsid w:val="00594AF5"/>
    <w:rsid w:val="00594E76"/>
    <w:rsid w:val="00595BC4"/>
    <w:rsid w:val="005960F7"/>
    <w:rsid w:val="005962A5"/>
    <w:rsid w:val="005976FE"/>
    <w:rsid w:val="005979A4"/>
    <w:rsid w:val="005A03E8"/>
    <w:rsid w:val="005A058B"/>
    <w:rsid w:val="005A065F"/>
    <w:rsid w:val="005A0A49"/>
    <w:rsid w:val="005A0D21"/>
    <w:rsid w:val="005A0E51"/>
    <w:rsid w:val="005A2354"/>
    <w:rsid w:val="005A29F3"/>
    <w:rsid w:val="005A2BF9"/>
    <w:rsid w:val="005A342B"/>
    <w:rsid w:val="005A3795"/>
    <w:rsid w:val="005A3962"/>
    <w:rsid w:val="005A3F19"/>
    <w:rsid w:val="005A4240"/>
    <w:rsid w:val="005A4FC3"/>
    <w:rsid w:val="005A51BE"/>
    <w:rsid w:val="005A59B5"/>
    <w:rsid w:val="005A5B16"/>
    <w:rsid w:val="005A63ED"/>
    <w:rsid w:val="005A6559"/>
    <w:rsid w:val="005A70CC"/>
    <w:rsid w:val="005A7548"/>
    <w:rsid w:val="005A7661"/>
    <w:rsid w:val="005A77CB"/>
    <w:rsid w:val="005A7FB7"/>
    <w:rsid w:val="005B040B"/>
    <w:rsid w:val="005B0A3F"/>
    <w:rsid w:val="005B0D27"/>
    <w:rsid w:val="005B0DD0"/>
    <w:rsid w:val="005B10EA"/>
    <w:rsid w:val="005B11F9"/>
    <w:rsid w:val="005B14B9"/>
    <w:rsid w:val="005B1DA0"/>
    <w:rsid w:val="005B1F86"/>
    <w:rsid w:val="005B27AF"/>
    <w:rsid w:val="005B2A16"/>
    <w:rsid w:val="005B2B6A"/>
    <w:rsid w:val="005B2DD2"/>
    <w:rsid w:val="005B2EFF"/>
    <w:rsid w:val="005B3A5F"/>
    <w:rsid w:val="005B4688"/>
    <w:rsid w:val="005B5824"/>
    <w:rsid w:val="005B6668"/>
    <w:rsid w:val="005B6A85"/>
    <w:rsid w:val="005B6B08"/>
    <w:rsid w:val="005B791B"/>
    <w:rsid w:val="005B7E48"/>
    <w:rsid w:val="005C0807"/>
    <w:rsid w:val="005C0A12"/>
    <w:rsid w:val="005C0D73"/>
    <w:rsid w:val="005C1286"/>
    <w:rsid w:val="005C160F"/>
    <w:rsid w:val="005C348C"/>
    <w:rsid w:val="005C3556"/>
    <w:rsid w:val="005C3F2F"/>
    <w:rsid w:val="005C4666"/>
    <w:rsid w:val="005C4AAC"/>
    <w:rsid w:val="005C5A8E"/>
    <w:rsid w:val="005C60AA"/>
    <w:rsid w:val="005D0207"/>
    <w:rsid w:val="005D038F"/>
    <w:rsid w:val="005D04B7"/>
    <w:rsid w:val="005D056E"/>
    <w:rsid w:val="005D05F1"/>
    <w:rsid w:val="005D0F39"/>
    <w:rsid w:val="005D1304"/>
    <w:rsid w:val="005D260E"/>
    <w:rsid w:val="005D2796"/>
    <w:rsid w:val="005D2A8B"/>
    <w:rsid w:val="005D3254"/>
    <w:rsid w:val="005D3315"/>
    <w:rsid w:val="005D3E08"/>
    <w:rsid w:val="005D4C98"/>
    <w:rsid w:val="005D4CFF"/>
    <w:rsid w:val="005D5B00"/>
    <w:rsid w:val="005D672F"/>
    <w:rsid w:val="005D6EEC"/>
    <w:rsid w:val="005D7489"/>
    <w:rsid w:val="005D7EBC"/>
    <w:rsid w:val="005E03D3"/>
    <w:rsid w:val="005E09CC"/>
    <w:rsid w:val="005E10EE"/>
    <w:rsid w:val="005E157D"/>
    <w:rsid w:val="005E176B"/>
    <w:rsid w:val="005E238B"/>
    <w:rsid w:val="005E2443"/>
    <w:rsid w:val="005E2E70"/>
    <w:rsid w:val="005E39AD"/>
    <w:rsid w:val="005E3BDC"/>
    <w:rsid w:val="005E45CE"/>
    <w:rsid w:val="005E49E2"/>
    <w:rsid w:val="005E4E9D"/>
    <w:rsid w:val="005E596A"/>
    <w:rsid w:val="005E65E9"/>
    <w:rsid w:val="005E6D29"/>
    <w:rsid w:val="005E7468"/>
    <w:rsid w:val="005E74F7"/>
    <w:rsid w:val="005E7981"/>
    <w:rsid w:val="005E79E4"/>
    <w:rsid w:val="005F00DC"/>
    <w:rsid w:val="005F012E"/>
    <w:rsid w:val="005F01DB"/>
    <w:rsid w:val="005F035D"/>
    <w:rsid w:val="005F07B6"/>
    <w:rsid w:val="005F0A93"/>
    <w:rsid w:val="005F1C88"/>
    <w:rsid w:val="005F2602"/>
    <w:rsid w:val="005F38EE"/>
    <w:rsid w:val="005F38FA"/>
    <w:rsid w:val="005F3D8A"/>
    <w:rsid w:val="005F4224"/>
    <w:rsid w:val="005F422A"/>
    <w:rsid w:val="005F4573"/>
    <w:rsid w:val="005F4697"/>
    <w:rsid w:val="005F54FB"/>
    <w:rsid w:val="005F5F76"/>
    <w:rsid w:val="005F64DA"/>
    <w:rsid w:val="005F667C"/>
    <w:rsid w:val="005F6FFA"/>
    <w:rsid w:val="005F74CE"/>
    <w:rsid w:val="005F7628"/>
    <w:rsid w:val="0060052B"/>
    <w:rsid w:val="00600876"/>
    <w:rsid w:val="006009BF"/>
    <w:rsid w:val="00600D2E"/>
    <w:rsid w:val="00600E8F"/>
    <w:rsid w:val="00600FD6"/>
    <w:rsid w:val="00601689"/>
    <w:rsid w:val="006018D2"/>
    <w:rsid w:val="00601F8F"/>
    <w:rsid w:val="0060305D"/>
    <w:rsid w:val="00603746"/>
    <w:rsid w:val="00603D6A"/>
    <w:rsid w:val="00604112"/>
    <w:rsid w:val="006043D1"/>
    <w:rsid w:val="00604518"/>
    <w:rsid w:val="00604ACD"/>
    <w:rsid w:val="0060528F"/>
    <w:rsid w:val="00605D0C"/>
    <w:rsid w:val="0060629C"/>
    <w:rsid w:val="00606344"/>
    <w:rsid w:val="00606D3F"/>
    <w:rsid w:val="006070F9"/>
    <w:rsid w:val="00607150"/>
    <w:rsid w:val="0060748F"/>
    <w:rsid w:val="00607583"/>
    <w:rsid w:val="00607884"/>
    <w:rsid w:val="006078FA"/>
    <w:rsid w:val="00607ADF"/>
    <w:rsid w:val="00607C01"/>
    <w:rsid w:val="0061008E"/>
    <w:rsid w:val="006105F5"/>
    <w:rsid w:val="00610C56"/>
    <w:rsid w:val="00611837"/>
    <w:rsid w:val="00611B09"/>
    <w:rsid w:val="00611ED9"/>
    <w:rsid w:val="0061226B"/>
    <w:rsid w:val="006123FB"/>
    <w:rsid w:val="00612E26"/>
    <w:rsid w:val="00612E8B"/>
    <w:rsid w:val="006137BD"/>
    <w:rsid w:val="00613A70"/>
    <w:rsid w:val="00614726"/>
    <w:rsid w:val="0061489C"/>
    <w:rsid w:val="00614C31"/>
    <w:rsid w:val="00614E1D"/>
    <w:rsid w:val="006158F7"/>
    <w:rsid w:val="0061595C"/>
    <w:rsid w:val="00615AC6"/>
    <w:rsid w:val="00616A4A"/>
    <w:rsid w:val="00616F08"/>
    <w:rsid w:val="006170E5"/>
    <w:rsid w:val="00617267"/>
    <w:rsid w:val="00617A19"/>
    <w:rsid w:val="00617D71"/>
    <w:rsid w:val="00617DAF"/>
    <w:rsid w:val="0062005A"/>
    <w:rsid w:val="0062077C"/>
    <w:rsid w:val="00620A12"/>
    <w:rsid w:val="0062123D"/>
    <w:rsid w:val="00622660"/>
    <w:rsid w:val="0062313A"/>
    <w:rsid w:val="0062408E"/>
    <w:rsid w:val="00624B78"/>
    <w:rsid w:val="00625737"/>
    <w:rsid w:val="00625883"/>
    <w:rsid w:val="00625FBC"/>
    <w:rsid w:val="006262C7"/>
    <w:rsid w:val="00627580"/>
    <w:rsid w:val="0062783E"/>
    <w:rsid w:val="00627856"/>
    <w:rsid w:val="0063076B"/>
    <w:rsid w:val="00631231"/>
    <w:rsid w:val="0063176F"/>
    <w:rsid w:val="00631A69"/>
    <w:rsid w:val="00631F5D"/>
    <w:rsid w:val="00632A74"/>
    <w:rsid w:val="00632B82"/>
    <w:rsid w:val="006330F5"/>
    <w:rsid w:val="006354C8"/>
    <w:rsid w:val="00635676"/>
    <w:rsid w:val="00635C9C"/>
    <w:rsid w:val="006372D4"/>
    <w:rsid w:val="00637303"/>
    <w:rsid w:val="00637446"/>
    <w:rsid w:val="0063758E"/>
    <w:rsid w:val="00637805"/>
    <w:rsid w:val="00637A68"/>
    <w:rsid w:val="00640112"/>
    <w:rsid w:val="0064039A"/>
    <w:rsid w:val="0064049F"/>
    <w:rsid w:val="006404A1"/>
    <w:rsid w:val="006408D2"/>
    <w:rsid w:val="00641AE7"/>
    <w:rsid w:val="00642112"/>
    <w:rsid w:val="00642951"/>
    <w:rsid w:val="00642981"/>
    <w:rsid w:val="00642A3F"/>
    <w:rsid w:val="00642B44"/>
    <w:rsid w:val="006431F7"/>
    <w:rsid w:val="006434DD"/>
    <w:rsid w:val="00643A28"/>
    <w:rsid w:val="00643B7F"/>
    <w:rsid w:val="00643FAC"/>
    <w:rsid w:val="00644B45"/>
    <w:rsid w:val="00644CF3"/>
    <w:rsid w:val="00645878"/>
    <w:rsid w:val="00645EA8"/>
    <w:rsid w:val="00645F2B"/>
    <w:rsid w:val="00646268"/>
    <w:rsid w:val="0064631E"/>
    <w:rsid w:val="006463F4"/>
    <w:rsid w:val="00646569"/>
    <w:rsid w:val="00646654"/>
    <w:rsid w:val="00647191"/>
    <w:rsid w:val="00647932"/>
    <w:rsid w:val="00647B3A"/>
    <w:rsid w:val="00647CA4"/>
    <w:rsid w:val="00647FA8"/>
    <w:rsid w:val="00650233"/>
    <w:rsid w:val="0065069C"/>
    <w:rsid w:val="00650B7E"/>
    <w:rsid w:val="00650FBE"/>
    <w:rsid w:val="00651125"/>
    <w:rsid w:val="006515FF"/>
    <w:rsid w:val="00651B99"/>
    <w:rsid w:val="00652081"/>
    <w:rsid w:val="00652712"/>
    <w:rsid w:val="00652931"/>
    <w:rsid w:val="00653CEE"/>
    <w:rsid w:val="0065401B"/>
    <w:rsid w:val="0065487D"/>
    <w:rsid w:val="00654B7B"/>
    <w:rsid w:val="00654B8F"/>
    <w:rsid w:val="00654CBE"/>
    <w:rsid w:val="00654D0C"/>
    <w:rsid w:val="00654D5B"/>
    <w:rsid w:val="0065551F"/>
    <w:rsid w:val="0065574A"/>
    <w:rsid w:val="0065735A"/>
    <w:rsid w:val="00657615"/>
    <w:rsid w:val="00657E36"/>
    <w:rsid w:val="00661169"/>
    <w:rsid w:val="00661688"/>
    <w:rsid w:val="00661900"/>
    <w:rsid w:val="00661DE2"/>
    <w:rsid w:val="006620B9"/>
    <w:rsid w:val="00662166"/>
    <w:rsid w:val="006627B3"/>
    <w:rsid w:val="0066298F"/>
    <w:rsid w:val="00662B41"/>
    <w:rsid w:val="00662BA9"/>
    <w:rsid w:val="00662C5C"/>
    <w:rsid w:val="00662E9E"/>
    <w:rsid w:val="00663B00"/>
    <w:rsid w:val="0066483C"/>
    <w:rsid w:val="00664AC9"/>
    <w:rsid w:val="00664E4E"/>
    <w:rsid w:val="0066515E"/>
    <w:rsid w:val="0066519A"/>
    <w:rsid w:val="006659B6"/>
    <w:rsid w:val="00665F55"/>
    <w:rsid w:val="00666B30"/>
    <w:rsid w:val="00667776"/>
    <w:rsid w:val="006679D0"/>
    <w:rsid w:val="00667CAC"/>
    <w:rsid w:val="0067019E"/>
    <w:rsid w:val="006709EE"/>
    <w:rsid w:val="00670B77"/>
    <w:rsid w:val="00670C99"/>
    <w:rsid w:val="00670CC9"/>
    <w:rsid w:val="00671120"/>
    <w:rsid w:val="00671E48"/>
    <w:rsid w:val="0067264E"/>
    <w:rsid w:val="006727C9"/>
    <w:rsid w:val="00672F10"/>
    <w:rsid w:val="006730CC"/>
    <w:rsid w:val="006731C4"/>
    <w:rsid w:val="006734BD"/>
    <w:rsid w:val="00674319"/>
    <w:rsid w:val="00674901"/>
    <w:rsid w:val="00674C13"/>
    <w:rsid w:val="00674CE2"/>
    <w:rsid w:val="00675331"/>
    <w:rsid w:val="006756F8"/>
    <w:rsid w:val="00675EF0"/>
    <w:rsid w:val="006762B0"/>
    <w:rsid w:val="00676E22"/>
    <w:rsid w:val="006775F9"/>
    <w:rsid w:val="00677705"/>
    <w:rsid w:val="00677D96"/>
    <w:rsid w:val="006800DE"/>
    <w:rsid w:val="006804B0"/>
    <w:rsid w:val="00680C60"/>
    <w:rsid w:val="00680E96"/>
    <w:rsid w:val="00680E9F"/>
    <w:rsid w:val="0068172C"/>
    <w:rsid w:val="006817DA"/>
    <w:rsid w:val="00681F5E"/>
    <w:rsid w:val="006821C5"/>
    <w:rsid w:val="00682C49"/>
    <w:rsid w:val="00682DC9"/>
    <w:rsid w:val="00682EE9"/>
    <w:rsid w:val="00683590"/>
    <w:rsid w:val="006839A9"/>
    <w:rsid w:val="00684073"/>
    <w:rsid w:val="00684335"/>
    <w:rsid w:val="006847A9"/>
    <w:rsid w:val="006863C5"/>
    <w:rsid w:val="006877FA"/>
    <w:rsid w:val="00687FC1"/>
    <w:rsid w:val="00690018"/>
    <w:rsid w:val="00690C4A"/>
    <w:rsid w:val="00690CBA"/>
    <w:rsid w:val="00691B25"/>
    <w:rsid w:val="00691C5A"/>
    <w:rsid w:val="00691CD4"/>
    <w:rsid w:val="00691CEC"/>
    <w:rsid w:val="00691EB1"/>
    <w:rsid w:val="00691EFC"/>
    <w:rsid w:val="006920D8"/>
    <w:rsid w:val="00692825"/>
    <w:rsid w:val="00692C9C"/>
    <w:rsid w:val="00693253"/>
    <w:rsid w:val="00693A9E"/>
    <w:rsid w:val="00693BE2"/>
    <w:rsid w:val="00693DA4"/>
    <w:rsid w:val="00693DA8"/>
    <w:rsid w:val="00694391"/>
    <w:rsid w:val="00694580"/>
    <w:rsid w:val="00694890"/>
    <w:rsid w:val="0069489D"/>
    <w:rsid w:val="00694917"/>
    <w:rsid w:val="006949B0"/>
    <w:rsid w:val="00695284"/>
    <w:rsid w:val="006953A0"/>
    <w:rsid w:val="00695E32"/>
    <w:rsid w:val="006964A8"/>
    <w:rsid w:val="0069677B"/>
    <w:rsid w:val="00696EBA"/>
    <w:rsid w:val="00697791"/>
    <w:rsid w:val="006A0047"/>
    <w:rsid w:val="006A0999"/>
    <w:rsid w:val="006A0A37"/>
    <w:rsid w:val="006A1585"/>
    <w:rsid w:val="006A170F"/>
    <w:rsid w:val="006A1C06"/>
    <w:rsid w:val="006A27FE"/>
    <w:rsid w:val="006A293F"/>
    <w:rsid w:val="006A39BB"/>
    <w:rsid w:val="006A39E6"/>
    <w:rsid w:val="006A42FE"/>
    <w:rsid w:val="006A4514"/>
    <w:rsid w:val="006A4AE2"/>
    <w:rsid w:val="006A511E"/>
    <w:rsid w:val="006A57A1"/>
    <w:rsid w:val="006A5BC3"/>
    <w:rsid w:val="006A6296"/>
    <w:rsid w:val="006A7105"/>
    <w:rsid w:val="006A73A0"/>
    <w:rsid w:val="006A7955"/>
    <w:rsid w:val="006A7F18"/>
    <w:rsid w:val="006B0070"/>
    <w:rsid w:val="006B044D"/>
    <w:rsid w:val="006B0628"/>
    <w:rsid w:val="006B0898"/>
    <w:rsid w:val="006B107A"/>
    <w:rsid w:val="006B10D8"/>
    <w:rsid w:val="006B183D"/>
    <w:rsid w:val="006B18AC"/>
    <w:rsid w:val="006B1C7B"/>
    <w:rsid w:val="006B1CE9"/>
    <w:rsid w:val="006B20B1"/>
    <w:rsid w:val="006B22ED"/>
    <w:rsid w:val="006B2600"/>
    <w:rsid w:val="006B277A"/>
    <w:rsid w:val="006B2801"/>
    <w:rsid w:val="006B2EE5"/>
    <w:rsid w:val="006B3CA3"/>
    <w:rsid w:val="006B3F90"/>
    <w:rsid w:val="006B4006"/>
    <w:rsid w:val="006B4BE7"/>
    <w:rsid w:val="006B4C73"/>
    <w:rsid w:val="006B50FB"/>
    <w:rsid w:val="006B5764"/>
    <w:rsid w:val="006B579E"/>
    <w:rsid w:val="006B5B1A"/>
    <w:rsid w:val="006B7782"/>
    <w:rsid w:val="006B7AFB"/>
    <w:rsid w:val="006C0AD8"/>
    <w:rsid w:val="006C1461"/>
    <w:rsid w:val="006C14D1"/>
    <w:rsid w:val="006C17A2"/>
    <w:rsid w:val="006C1B36"/>
    <w:rsid w:val="006C226F"/>
    <w:rsid w:val="006C2620"/>
    <w:rsid w:val="006C2920"/>
    <w:rsid w:val="006C378D"/>
    <w:rsid w:val="006C3AEF"/>
    <w:rsid w:val="006C400A"/>
    <w:rsid w:val="006C4471"/>
    <w:rsid w:val="006C6123"/>
    <w:rsid w:val="006C664A"/>
    <w:rsid w:val="006C6CC4"/>
    <w:rsid w:val="006C6E27"/>
    <w:rsid w:val="006C72C1"/>
    <w:rsid w:val="006C73D9"/>
    <w:rsid w:val="006C7515"/>
    <w:rsid w:val="006C7D6C"/>
    <w:rsid w:val="006D0252"/>
    <w:rsid w:val="006D0594"/>
    <w:rsid w:val="006D080C"/>
    <w:rsid w:val="006D11A8"/>
    <w:rsid w:val="006D16AA"/>
    <w:rsid w:val="006D1AEE"/>
    <w:rsid w:val="006D2623"/>
    <w:rsid w:val="006D2DBA"/>
    <w:rsid w:val="006D31C5"/>
    <w:rsid w:val="006D35FC"/>
    <w:rsid w:val="006D36E3"/>
    <w:rsid w:val="006D39A3"/>
    <w:rsid w:val="006D3A45"/>
    <w:rsid w:val="006D3A96"/>
    <w:rsid w:val="006D41A1"/>
    <w:rsid w:val="006D49A4"/>
    <w:rsid w:val="006D5555"/>
    <w:rsid w:val="006D668F"/>
    <w:rsid w:val="006D6C85"/>
    <w:rsid w:val="006D7188"/>
    <w:rsid w:val="006D76FB"/>
    <w:rsid w:val="006D7CB4"/>
    <w:rsid w:val="006E02B6"/>
    <w:rsid w:val="006E066B"/>
    <w:rsid w:val="006E0749"/>
    <w:rsid w:val="006E0D27"/>
    <w:rsid w:val="006E18DC"/>
    <w:rsid w:val="006E2169"/>
    <w:rsid w:val="006E29F5"/>
    <w:rsid w:val="006E34C6"/>
    <w:rsid w:val="006E41C6"/>
    <w:rsid w:val="006E423C"/>
    <w:rsid w:val="006E478D"/>
    <w:rsid w:val="006E5452"/>
    <w:rsid w:val="006E5B38"/>
    <w:rsid w:val="006E5C17"/>
    <w:rsid w:val="006E5CEC"/>
    <w:rsid w:val="006E612A"/>
    <w:rsid w:val="006E62A4"/>
    <w:rsid w:val="006E6997"/>
    <w:rsid w:val="006E6C4A"/>
    <w:rsid w:val="006E79AB"/>
    <w:rsid w:val="006F070A"/>
    <w:rsid w:val="006F0E93"/>
    <w:rsid w:val="006F0F83"/>
    <w:rsid w:val="006F1584"/>
    <w:rsid w:val="006F16BB"/>
    <w:rsid w:val="006F1AF6"/>
    <w:rsid w:val="006F1F85"/>
    <w:rsid w:val="006F22B6"/>
    <w:rsid w:val="006F26CB"/>
    <w:rsid w:val="006F2806"/>
    <w:rsid w:val="006F2B57"/>
    <w:rsid w:val="006F2F71"/>
    <w:rsid w:val="006F3EDD"/>
    <w:rsid w:val="006F4A65"/>
    <w:rsid w:val="006F4FD3"/>
    <w:rsid w:val="006F5454"/>
    <w:rsid w:val="006F6061"/>
    <w:rsid w:val="006F6723"/>
    <w:rsid w:val="006F6F20"/>
    <w:rsid w:val="006F7207"/>
    <w:rsid w:val="006F73A4"/>
    <w:rsid w:val="006F7787"/>
    <w:rsid w:val="006F77EE"/>
    <w:rsid w:val="006F7884"/>
    <w:rsid w:val="006F79D9"/>
    <w:rsid w:val="00700130"/>
    <w:rsid w:val="007012E3"/>
    <w:rsid w:val="00702A75"/>
    <w:rsid w:val="00702ACD"/>
    <w:rsid w:val="0070346D"/>
    <w:rsid w:val="00703B9B"/>
    <w:rsid w:val="0070463C"/>
    <w:rsid w:val="00704A39"/>
    <w:rsid w:val="007052A5"/>
    <w:rsid w:val="00705832"/>
    <w:rsid w:val="00705B2D"/>
    <w:rsid w:val="007068CA"/>
    <w:rsid w:val="00706FC7"/>
    <w:rsid w:val="007076C5"/>
    <w:rsid w:val="00707E89"/>
    <w:rsid w:val="00710D9B"/>
    <w:rsid w:val="00710F51"/>
    <w:rsid w:val="00711139"/>
    <w:rsid w:val="00711981"/>
    <w:rsid w:val="00711C7B"/>
    <w:rsid w:val="00711F37"/>
    <w:rsid w:val="00712507"/>
    <w:rsid w:val="00712C7E"/>
    <w:rsid w:val="00712E6F"/>
    <w:rsid w:val="007132F5"/>
    <w:rsid w:val="00713C8A"/>
    <w:rsid w:val="0071463E"/>
    <w:rsid w:val="00714897"/>
    <w:rsid w:val="00714CB1"/>
    <w:rsid w:val="00714F79"/>
    <w:rsid w:val="007150FE"/>
    <w:rsid w:val="00715246"/>
    <w:rsid w:val="0071563B"/>
    <w:rsid w:val="00715646"/>
    <w:rsid w:val="007157E3"/>
    <w:rsid w:val="00715C3F"/>
    <w:rsid w:val="0071650F"/>
    <w:rsid w:val="00716CF3"/>
    <w:rsid w:val="007175BC"/>
    <w:rsid w:val="007177E2"/>
    <w:rsid w:val="00717ECE"/>
    <w:rsid w:val="00717F8E"/>
    <w:rsid w:val="007200DE"/>
    <w:rsid w:val="007213C1"/>
    <w:rsid w:val="007214CB"/>
    <w:rsid w:val="0072155F"/>
    <w:rsid w:val="00722A52"/>
    <w:rsid w:val="00722B66"/>
    <w:rsid w:val="00722F74"/>
    <w:rsid w:val="007233EF"/>
    <w:rsid w:val="00723805"/>
    <w:rsid w:val="00723AFB"/>
    <w:rsid w:val="00723B4E"/>
    <w:rsid w:val="00723EDE"/>
    <w:rsid w:val="0072412C"/>
    <w:rsid w:val="00724620"/>
    <w:rsid w:val="00724C34"/>
    <w:rsid w:val="00724E05"/>
    <w:rsid w:val="0072590E"/>
    <w:rsid w:val="007259A5"/>
    <w:rsid w:val="0072647A"/>
    <w:rsid w:val="0072676D"/>
    <w:rsid w:val="00726918"/>
    <w:rsid w:val="007270C3"/>
    <w:rsid w:val="007271D2"/>
    <w:rsid w:val="007276FD"/>
    <w:rsid w:val="00727A17"/>
    <w:rsid w:val="00727AF2"/>
    <w:rsid w:val="00727E6C"/>
    <w:rsid w:val="0073012B"/>
    <w:rsid w:val="007301F1"/>
    <w:rsid w:val="00730836"/>
    <w:rsid w:val="00730940"/>
    <w:rsid w:val="007312CA"/>
    <w:rsid w:val="00731317"/>
    <w:rsid w:val="007316E2"/>
    <w:rsid w:val="00731C7C"/>
    <w:rsid w:val="00732EA0"/>
    <w:rsid w:val="0073317D"/>
    <w:rsid w:val="00733499"/>
    <w:rsid w:val="0073394E"/>
    <w:rsid w:val="00734B53"/>
    <w:rsid w:val="00734B96"/>
    <w:rsid w:val="00735B33"/>
    <w:rsid w:val="00735F5B"/>
    <w:rsid w:val="00736532"/>
    <w:rsid w:val="0073672B"/>
    <w:rsid w:val="007378DF"/>
    <w:rsid w:val="00737DE6"/>
    <w:rsid w:val="00737F97"/>
    <w:rsid w:val="007417A4"/>
    <w:rsid w:val="00741858"/>
    <w:rsid w:val="00741BEE"/>
    <w:rsid w:val="00741D13"/>
    <w:rsid w:val="00741E02"/>
    <w:rsid w:val="00741E2D"/>
    <w:rsid w:val="007428D5"/>
    <w:rsid w:val="00742F51"/>
    <w:rsid w:val="007433B7"/>
    <w:rsid w:val="00744953"/>
    <w:rsid w:val="00744D24"/>
    <w:rsid w:val="00745919"/>
    <w:rsid w:val="00745E05"/>
    <w:rsid w:val="00746048"/>
    <w:rsid w:val="0074623B"/>
    <w:rsid w:val="00746BEC"/>
    <w:rsid w:val="00746C8E"/>
    <w:rsid w:val="00746CCD"/>
    <w:rsid w:val="007470F5"/>
    <w:rsid w:val="007475E9"/>
    <w:rsid w:val="00750938"/>
    <w:rsid w:val="00750A78"/>
    <w:rsid w:val="00750B64"/>
    <w:rsid w:val="0075112D"/>
    <w:rsid w:val="007515E9"/>
    <w:rsid w:val="00751ACD"/>
    <w:rsid w:val="00751E63"/>
    <w:rsid w:val="007528C5"/>
    <w:rsid w:val="00752CC0"/>
    <w:rsid w:val="00752D11"/>
    <w:rsid w:val="00752E9D"/>
    <w:rsid w:val="007532BA"/>
    <w:rsid w:val="007534C6"/>
    <w:rsid w:val="00753DE8"/>
    <w:rsid w:val="00753ED9"/>
    <w:rsid w:val="00754017"/>
    <w:rsid w:val="00754639"/>
    <w:rsid w:val="007549B7"/>
    <w:rsid w:val="007554AB"/>
    <w:rsid w:val="00755830"/>
    <w:rsid w:val="00756228"/>
    <w:rsid w:val="00756CEC"/>
    <w:rsid w:val="007577C3"/>
    <w:rsid w:val="00760309"/>
    <w:rsid w:val="007604FD"/>
    <w:rsid w:val="007605E0"/>
    <w:rsid w:val="007605EB"/>
    <w:rsid w:val="007606F8"/>
    <w:rsid w:val="007611C7"/>
    <w:rsid w:val="007616E1"/>
    <w:rsid w:val="00761E9A"/>
    <w:rsid w:val="0076203F"/>
    <w:rsid w:val="007620C5"/>
    <w:rsid w:val="00762630"/>
    <w:rsid w:val="0076294A"/>
    <w:rsid w:val="00762A79"/>
    <w:rsid w:val="00762BEE"/>
    <w:rsid w:val="00762E8B"/>
    <w:rsid w:val="0076351B"/>
    <w:rsid w:val="00763AA1"/>
    <w:rsid w:val="0076408A"/>
    <w:rsid w:val="00764C78"/>
    <w:rsid w:val="007651A8"/>
    <w:rsid w:val="00765AB3"/>
    <w:rsid w:val="00765ECD"/>
    <w:rsid w:val="00766203"/>
    <w:rsid w:val="007664AA"/>
    <w:rsid w:val="007664DA"/>
    <w:rsid w:val="007667E4"/>
    <w:rsid w:val="00766B23"/>
    <w:rsid w:val="00766E96"/>
    <w:rsid w:val="007674EE"/>
    <w:rsid w:val="007676A3"/>
    <w:rsid w:val="0076787A"/>
    <w:rsid w:val="00770220"/>
    <w:rsid w:val="00770E09"/>
    <w:rsid w:val="00771086"/>
    <w:rsid w:val="00771240"/>
    <w:rsid w:val="007712E3"/>
    <w:rsid w:val="00771544"/>
    <w:rsid w:val="007717EB"/>
    <w:rsid w:val="00771E0F"/>
    <w:rsid w:val="00773367"/>
    <w:rsid w:val="0077394C"/>
    <w:rsid w:val="007739B3"/>
    <w:rsid w:val="00773F60"/>
    <w:rsid w:val="0077476E"/>
    <w:rsid w:val="007749E2"/>
    <w:rsid w:val="00774EDA"/>
    <w:rsid w:val="007751FF"/>
    <w:rsid w:val="0077561F"/>
    <w:rsid w:val="007758FB"/>
    <w:rsid w:val="0077601C"/>
    <w:rsid w:val="00776B7A"/>
    <w:rsid w:val="00776E40"/>
    <w:rsid w:val="007771CB"/>
    <w:rsid w:val="00777794"/>
    <w:rsid w:val="00777A3B"/>
    <w:rsid w:val="00780B20"/>
    <w:rsid w:val="007813F5"/>
    <w:rsid w:val="0078189D"/>
    <w:rsid w:val="007818BA"/>
    <w:rsid w:val="00781E8A"/>
    <w:rsid w:val="00782418"/>
    <w:rsid w:val="00782800"/>
    <w:rsid w:val="0078284C"/>
    <w:rsid w:val="00782AD9"/>
    <w:rsid w:val="007830AF"/>
    <w:rsid w:val="007837A3"/>
    <w:rsid w:val="007837DE"/>
    <w:rsid w:val="00783A8F"/>
    <w:rsid w:val="00784554"/>
    <w:rsid w:val="00784571"/>
    <w:rsid w:val="0078477E"/>
    <w:rsid w:val="0078586F"/>
    <w:rsid w:val="00785CD4"/>
    <w:rsid w:val="00786D73"/>
    <w:rsid w:val="00787152"/>
    <w:rsid w:val="007871D6"/>
    <w:rsid w:val="00787604"/>
    <w:rsid w:val="00787A49"/>
    <w:rsid w:val="00787EBA"/>
    <w:rsid w:val="00790678"/>
    <w:rsid w:val="00790EEC"/>
    <w:rsid w:val="00791325"/>
    <w:rsid w:val="007916E7"/>
    <w:rsid w:val="00791854"/>
    <w:rsid w:val="007919AB"/>
    <w:rsid w:val="007924CF"/>
    <w:rsid w:val="00792744"/>
    <w:rsid w:val="0079282E"/>
    <w:rsid w:val="00792B72"/>
    <w:rsid w:val="00792EFC"/>
    <w:rsid w:val="00792F52"/>
    <w:rsid w:val="00792FE9"/>
    <w:rsid w:val="0079458B"/>
    <w:rsid w:val="00794918"/>
    <w:rsid w:val="00794A2F"/>
    <w:rsid w:val="0079553E"/>
    <w:rsid w:val="00795DC6"/>
    <w:rsid w:val="00795F39"/>
    <w:rsid w:val="00796B81"/>
    <w:rsid w:val="00796BF2"/>
    <w:rsid w:val="007971E6"/>
    <w:rsid w:val="00797351"/>
    <w:rsid w:val="007A1A8A"/>
    <w:rsid w:val="007A1DAD"/>
    <w:rsid w:val="007A22AE"/>
    <w:rsid w:val="007A22F0"/>
    <w:rsid w:val="007A32C4"/>
    <w:rsid w:val="007A34CD"/>
    <w:rsid w:val="007A38EB"/>
    <w:rsid w:val="007A3B45"/>
    <w:rsid w:val="007A3C93"/>
    <w:rsid w:val="007A3EA8"/>
    <w:rsid w:val="007A4E00"/>
    <w:rsid w:val="007A5B98"/>
    <w:rsid w:val="007A5D0C"/>
    <w:rsid w:val="007A65F6"/>
    <w:rsid w:val="007A6A82"/>
    <w:rsid w:val="007A743E"/>
    <w:rsid w:val="007A7B27"/>
    <w:rsid w:val="007B0028"/>
    <w:rsid w:val="007B0648"/>
    <w:rsid w:val="007B0A65"/>
    <w:rsid w:val="007B0D9F"/>
    <w:rsid w:val="007B284C"/>
    <w:rsid w:val="007B2895"/>
    <w:rsid w:val="007B2E2A"/>
    <w:rsid w:val="007B3021"/>
    <w:rsid w:val="007B3377"/>
    <w:rsid w:val="007B38D6"/>
    <w:rsid w:val="007B3B2C"/>
    <w:rsid w:val="007B40C4"/>
    <w:rsid w:val="007B46C1"/>
    <w:rsid w:val="007B4BE7"/>
    <w:rsid w:val="007B4E16"/>
    <w:rsid w:val="007B5043"/>
    <w:rsid w:val="007B51CC"/>
    <w:rsid w:val="007B5BA1"/>
    <w:rsid w:val="007B5EAB"/>
    <w:rsid w:val="007B608F"/>
    <w:rsid w:val="007B6891"/>
    <w:rsid w:val="007B6A3E"/>
    <w:rsid w:val="007B7C5B"/>
    <w:rsid w:val="007C0AB3"/>
    <w:rsid w:val="007C0C86"/>
    <w:rsid w:val="007C1138"/>
    <w:rsid w:val="007C1D50"/>
    <w:rsid w:val="007C2403"/>
    <w:rsid w:val="007C260D"/>
    <w:rsid w:val="007C37B2"/>
    <w:rsid w:val="007C3F25"/>
    <w:rsid w:val="007C3F3A"/>
    <w:rsid w:val="007C472B"/>
    <w:rsid w:val="007C4E57"/>
    <w:rsid w:val="007C5255"/>
    <w:rsid w:val="007C5656"/>
    <w:rsid w:val="007C57AE"/>
    <w:rsid w:val="007C61BD"/>
    <w:rsid w:val="007C629F"/>
    <w:rsid w:val="007C67C0"/>
    <w:rsid w:val="007C7024"/>
    <w:rsid w:val="007C71AB"/>
    <w:rsid w:val="007C72C7"/>
    <w:rsid w:val="007C778F"/>
    <w:rsid w:val="007C7E06"/>
    <w:rsid w:val="007C7FC2"/>
    <w:rsid w:val="007D2072"/>
    <w:rsid w:val="007D226A"/>
    <w:rsid w:val="007D2517"/>
    <w:rsid w:val="007D2576"/>
    <w:rsid w:val="007D291C"/>
    <w:rsid w:val="007D2BFB"/>
    <w:rsid w:val="007D2CEC"/>
    <w:rsid w:val="007D2DAF"/>
    <w:rsid w:val="007D3752"/>
    <w:rsid w:val="007D3C24"/>
    <w:rsid w:val="007D4192"/>
    <w:rsid w:val="007D512A"/>
    <w:rsid w:val="007D55ED"/>
    <w:rsid w:val="007D5C89"/>
    <w:rsid w:val="007D64B1"/>
    <w:rsid w:val="007D6A83"/>
    <w:rsid w:val="007D6FC1"/>
    <w:rsid w:val="007D7079"/>
    <w:rsid w:val="007D7084"/>
    <w:rsid w:val="007D7C25"/>
    <w:rsid w:val="007E0633"/>
    <w:rsid w:val="007E0D1C"/>
    <w:rsid w:val="007E0EB4"/>
    <w:rsid w:val="007E0F04"/>
    <w:rsid w:val="007E161D"/>
    <w:rsid w:val="007E1665"/>
    <w:rsid w:val="007E1813"/>
    <w:rsid w:val="007E2539"/>
    <w:rsid w:val="007E2775"/>
    <w:rsid w:val="007E2946"/>
    <w:rsid w:val="007E2D41"/>
    <w:rsid w:val="007E324E"/>
    <w:rsid w:val="007E3756"/>
    <w:rsid w:val="007E3A44"/>
    <w:rsid w:val="007E3EF1"/>
    <w:rsid w:val="007E50A7"/>
    <w:rsid w:val="007E5589"/>
    <w:rsid w:val="007E5B4A"/>
    <w:rsid w:val="007E5C62"/>
    <w:rsid w:val="007E5DF9"/>
    <w:rsid w:val="007E6797"/>
    <w:rsid w:val="007E731E"/>
    <w:rsid w:val="007E7813"/>
    <w:rsid w:val="007E7E7F"/>
    <w:rsid w:val="007F01ED"/>
    <w:rsid w:val="007F030E"/>
    <w:rsid w:val="007F081D"/>
    <w:rsid w:val="007F19CB"/>
    <w:rsid w:val="007F1C90"/>
    <w:rsid w:val="007F21E6"/>
    <w:rsid w:val="007F21E7"/>
    <w:rsid w:val="007F39CB"/>
    <w:rsid w:val="007F3AEC"/>
    <w:rsid w:val="007F45E9"/>
    <w:rsid w:val="007F5007"/>
    <w:rsid w:val="007F56E3"/>
    <w:rsid w:val="007F5751"/>
    <w:rsid w:val="007F57D5"/>
    <w:rsid w:val="007F6304"/>
    <w:rsid w:val="007F64AB"/>
    <w:rsid w:val="007F6BC5"/>
    <w:rsid w:val="007F6C7F"/>
    <w:rsid w:val="007F7265"/>
    <w:rsid w:val="007F7C1E"/>
    <w:rsid w:val="008004A5"/>
    <w:rsid w:val="00800CAE"/>
    <w:rsid w:val="00801651"/>
    <w:rsid w:val="00801BEB"/>
    <w:rsid w:val="00801EEA"/>
    <w:rsid w:val="00801F1B"/>
    <w:rsid w:val="0080202F"/>
    <w:rsid w:val="008033E3"/>
    <w:rsid w:val="008036CF"/>
    <w:rsid w:val="008040FD"/>
    <w:rsid w:val="00804364"/>
    <w:rsid w:val="008054DF"/>
    <w:rsid w:val="008058FE"/>
    <w:rsid w:val="00806A50"/>
    <w:rsid w:val="00806DEA"/>
    <w:rsid w:val="008076CD"/>
    <w:rsid w:val="00810164"/>
    <w:rsid w:val="008107F7"/>
    <w:rsid w:val="0081131E"/>
    <w:rsid w:val="008119AF"/>
    <w:rsid w:val="00811BC8"/>
    <w:rsid w:val="008127E2"/>
    <w:rsid w:val="00813298"/>
    <w:rsid w:val="00813E6B"/>
    <w:rsid w:val="00813EE4"/>
    <w:rsid w:val="00814F43"/>
    <w:rsid w:val="00815724"/>
    <w:rsid w:val="008159E8"/>
    <w:rsid w:val="008159F8"/>
    <w:rsid w:val="00815A43"/>
    <w:rsid w:val="00815CA3"/>
    <w:rsid w:val="00815D7A"/>
    <w:rsid w:val="0081603B"/>
    <w:rsid w:val="008160F6"/>
    <w:rsid w:val="00816E98"/>
    <w:rsid w:val="00817107"/>
    <w:rsid w:val="00817AB0"/>
    <w:rsid w:val="00817FF5"/>
    <w:rsid w:val="00820106"/>
    <w:rsid w:val="008207B2"/>
    <w:rsid w:val="00820CD2"/>
    <w:rsid w:val="00820CF8"/>
    <w:rsid w:val="0082142A"/>
    <w:rsid w:val="0082176E"/>
    <w:rsid w:val="00823DA2"/>
    <w:rsid w:val="00824058"/>
    <w:rsid w:val="00824343"/>
    <w:rsid w:val="00824B57"/>
    <w:rsid w:val="00824D78"/>
    <w:rsid w:val="008258C5"/>
    <w:rsid w:val="00825F8E"/>
    <w:rsid w:val="00826735"/>
    <w:rsid w:val="008300D7"/>
    <w:rsid w:val="00830C8D"/>
    <w:rsid w:val="00830D3B"/>
    <w:rsid w:val="00830E18"/>
    <w:rsid w:val="00831558"/>
    <w:rsid w:val="00831583"/>
    <w:rsid w:val="0083184E"/>
    <w:rsid w:val="0083219E"/>
    <w:rsid w:val="00832843"/>
    <w:rsid w:val="00832D19"/>
    <w:rsid w:val="00832F0B"/>
    <w:rsid w:val="008331FD"/>
    <w:rsid w:val="00833395"/>
    <w:rsid w:val="00833894"/>
    <w:rsid w:val="00833FD9"/>
    <w:rsid w:val="00834103"/>
    <w:rsid w:val="00834294"/>
    <w:rsid w:val="00835CD4"/>
    <w:rsid w:val="00835CDA"/>
    <w:rsid w:val="00835EE6"/>
    <w:rsid w:val="00836747"/>
    <w:rsid w:val="00836C4D"/>
    <w:rsid w:val="00836EDF"/>
    <w:rsid w:val="00837028"/>
    <w:rsid w:val="00837352"/>
    <w:rsid w:val="00837576"/>
    <w:rsid w:val="00837A54"/>
    <w:rsid w:val="00837D87"/>
    <w:rsid w:val="00837EF3"/>
    <w:rsid w:val="00840015"/>
    <w:rsid w:val="00840149"/>
    <w:rsid w:val="008404D5"/>
    <w:rsid w:val="00840BBB"/>
    <w:rsid w:val="00841278"/>
    <w:rsid w:val="00841BCA"/>
    <w:rsid w:val="00841C11"/>
    <w:rsid w:val="00842128"/>
    <w:rsid w:val="00842141"/>
    <w:rsid w:val="00842281"/>
    <w:rsid w:val="008424FA"/>
    <w:rsid w:val="008427C6"/>
    <w:rsid w:val="00842AC7"/>
    <w:rsid w:val="00843128"/>
    <w:rsid w:val="00844979"/>
    <w:rsid w:val="008449FA"/>
    <w:rsid w:val="00845B38"/>
    <w:rsid w:val="00846E6E"/>
    <w:rsid w:val="00846F86"/>
    <w:rsid w:val="00847719"/>
    <w:rsid w:val="00847CA7"/>
    <w:rsid w:val="00847E44"/>
    <w:rsid w:val="00847E5C"/>
    <w:rsid w:val="0085139A"/>
    <w:rsid w:val="00851499"/>
    <w:rsid w:val="00851B92"/>
    <w:rsid w:val="00851DED"/>
    <w:rsid w:val="008528C7"/>
    <w:rsid w:val="00853129"/>
    <w:rsid w:val="008532CE"/>
    <w:rsid w:val="00853AD3"/>
    <w:rsid w:val="00854B38"/>
    <w:rsid w:val="008555A1"/>
    <w:rsid w:val="00855780"/>
    <w:rsid w:val="00855B16"/>
    <w:rsid w:val="00856153"/>
    <w:rsid w:val="00856462"/>
    <w:rsid w:val="008564F2"/>
    <w:rsid w:val="00856A87"/>
    <w:rsid w:val="0085727E"/>
    <w:rsid w:val="00857413"/>
    <w:rsid w:val="00857E5C"/>
    <w:rsid w:val="008608EF"/>
    <w:rsid w:val="00860DF5"/>
    <w:rsid w:val="008611E0"/>
    <w:rsid w:val="00861A84"/>
    <w:rsid w:val="00861EAB"/>
    <w:rsid w:val="00862A6F"/>
    <w:rsid w:val="00862B6C"/>
    <w:rsid w:val="00862C51"/>
    <w:rsid w:val="00864B5B"/>
    <w:rsid w:val="00864E5A"/>
    <w:rsid w:val="0086564F"/>
    <w:rsid w:val="008659F0"/>
    <w:rsid w:val="00865C2F"/>
    <w:rsid w:val="00865E39"/>
    <w:rsid w:val="00866003"/>
    <w:rsid w:val="008671E5"/>
    <w:rsid w:val="00867405"/>
    <w:rsid w:val="00867619"/>
    <w:rsid w:val="00867BE6"/>
    <w:rsid w:val="00867F05"/>
    <w:rsid w:val="00867FAB"/>
    <w:rsid w:val="008703A7"/>
    <w:rsid w:val="008704CB"/>
    <w:rsid w:val="00870B2B"/>
    <w:rsid w:val="008713CA"/>
    <w:rsid w:val="00871458"/>
    <w:rsid w:val="00871C26"/>
    <w:rsid w:val="00871FC6"/>
    <w:rsid w:val="00872D14"/>
    <w:rsid w:val="008733C9"/>
    <w:rsid w:val="0087342E"/>
    <w:rsid w:val="00873701"/>
    <w:rsid w:val="00873C97"/>
    <w:rsid w:val="008741ED"/>
    <w:rsid w:val="0087432F"/>
    <w:rsid w:val="00874722"/>
    <w:rsid w:val="00874B3D"/>
    <w:rsid w:val="00875D0E"/>
    <w:rsid w:val="00876165"/>
    <w:rsid w:val="0087697D"/>
    <w:rsid w:val="00877B0D"/>
    <w:rsid w:val="00877BCC"/>
    <w:rsid w:val="00880001"/>
    <w:rsid w:val="008800FB"/>
    <w:rsid w:val="00880179"/>
    <w:rsid w:val="008802D3"/>
    <w:rsid w:val="0088037E"/>
    <w:rsid w:val="00880C23"/>
    <w:rsid w:val="00880D08"/>
    <w:rsid w:val="00880EB6"/>
    <w:rsid w:val="008811DF"/>
    <w:rsid w:val="008818E7"/>
    <w:rsid w:val="00881950"/>
    <w:rsid w:val="00881B00"/>
    <w:rsid w:val="00882742"/>
    <w:rsid w:val="00882834"/>
    <w:rsid w:val="00883ADC"/>
    <w:rsid w:val="00884B71"/>
    <w:rsid w:val="008851B5"/>
    <w:rsid w:val="008855C7"/>
    <w:rsid w:val="008855CC"/>
    <w:rsid w:val="00885D8F"/>
    <w:rsid w:val="00886157"/>
    <w:rsid w:val="0088629C"/>
    <w:rsid w:val="00886EEA"/>
    <w:rsid w:val="00886FF7"/>
    <w:rsid w:val="00887C5F"/>
    <w:rsid w:val="00887E5C"/>
    <w:rsid w:val="008903A6"/>
    <w:rsid w:val="00890613"/>
    <w:rsid w:val="0089065D"/>
    <w:rsid w:val="00890BF8"/>
    <w:rsid w:val="00891A35"/>
    <w:rsid w:val="00891E32"/>
    <w:rsid w:val="00891F61"/>
    <w:rsid w:val="00892295"/>
    <w:rsid w:val="00893283"/>
    <w:rsid w:val="008935A2"/>
    <w:rsid w:val="0089471D"/>
    <w:rsid w:val="0089482E"/>
    <w:rsid w:val="008954BE"/>
    <w:rsid w:val="008956B2"/>
    <w:rsid w:val="00896162"/>
    <w:rsid w:val="00896AA2"/>
    <w:rsid w:val="0089723F"/>
    <w:rsid w:val="008972FC"/>
    <w:rsid w:val="00897898"/>
    <w:rsid w:val="00897CAF"/>
    <w:rsid w:val="008A0057"/>
    <w:rsid w:val="008A021F"/>
    <w:rsid w:val="008A083F"/>
    <w:rsid w:val="008A09F9"/>
    <w:rsid w:val="008A0EFF"/>
    <w:rsid w:val="008A1693"/>
    <w:rsid w:val="008A182F"/>
    <w:rsid w:val="008A211E"/>
    <w:rsid w:val="008A24C3"/>
    <w:rsid w:val="008A28E2"/>
    <w:rsid w:val="008A3F52"/>
    <w:rsid w:val="008A41E7"/>
    <w:rsid w:val="008A43B7"/>
    <w:rsid w:val="008A45D1"/>
    <w:rsid w:val="008A55F9"/>
    <w:rsid w:val="008A7408"/>
    <w:rsid w:val="008A7780"/>
    <w:rsid w:val="008A7B7E"/>
    <w:rsid w:val="008A7CA3"/>
    <w:rsid w:val="008A7E01"/>
    <w:rsid w:val="008B025A"/>
    <w:rsid w:val="008B04C9"/>
    <w:rsid w:val="008B0501"/>
    <w:rsid w:val="008B165A"/>
    <w:rsid w:val="008B172B"/>
    <w:rsid w:val="008B1F2D"/>
    <w:rsid w:val="008B2179"/>
    <w:rsid w:val="008B2355"/>
    <w:rsid w:val="008B2464"/>
    <w:rsid w:val="008B2625"/>
    <w:rsid w:val="008B2B18"/>
    <w:rsid w:val="008B305C"/>
    <w:rsid w:val="008B3097"/>
    <w:rsid w:val="008B385C"/>
    <w:rsid w:val="008B3B61"/>
    <w:rsid w:val="008B3C76"/>
    <w:rsid w:val="008B4550"/>
    <w:rsid w:val="008B4938"/>
    <w:rsid w:val="008B4B6A"/>
    <w:rsid w:val="008B4FE4"/>
    <w:rsid w:val="008B51E5"/>
    <w:rsid w:val="008B52E2"/>
    <w:rsid w:val="008B5B28"/>
    <w:rsid w:val="008B62A3"/>
    <w:rsid w:val="008B6E9E"/>
    <w:rsid w:val="008B7692"/>
    <w:rsid w:val="008B7EF7"/>
    <w:rsid w:val="008C01EF"/>
    <w:rsid w:val="008C072E"/>
    <w:rsid w:val="008C0836"/>
    <w:rsid w:val="008C1068"/>
    <w:rsid w:val="008C13CD"/>
    <w:rsid w:val="008C14BB"/>
    <w:rsid w:val="008C1961"/>
    <w:rsid w:val="008C1A67"/>
    <w:rsid w:val="008C1B15"/>
    <w:rsid w:val="008C1BCA"/>
    <w:rsid w:val="008C226F"/>
    <w:rsid w:val="008C22B4"/>
    <w:rsid w:val="008C2D6F"/>
    <w:rsid w:val="008C3827"/>
    <w:rsid w:val="008C391F"/>
    <w:rsid w:val="008C39DE"/>
    <w:rsid w:val="008C3DA1"/>
    <w:rsid w:val="008C40F1"/>
    <w:rsid w:val="008C4433"/>
    <w:rsid w:val="008C44B1"/>
    <w:rsid w:val="008C4DB8"/>
    <w:rsid w:val="008C4ECB"/>
    <w:rsid w:val="008C51D7"/>
    <w:rsid w:val="008C5532"/>
    <w:rsid w:val="008C610F"/>
    <w:rsid w:val="008C614C"/>
    <w:rsid w:val="008C6244"/>
    <w:rsid w:val="008C6692"/>
    <w:rsid w:val="008D05EB"/>
    <w:rsid w:val="008D0991"/>
    <w:rsid w:val="008D0C41"/>
    <w:rsid w:val="008D0DC3"/>
    <w:rsid w:val="008D1652"/>
    <w:rsid w:val="008D1C6B"/>
    <w:rsid w:val="008D1D46"/>
    <w:rsid w:val="008D1D6C"/>
    <w:rsid w:val="008D1EC5"/>
    <w:rsid w:val="008D2111"/>
    <w:rsid w:val="008D2563"/>
    <w:rsid w:val="008D2962"/>
    <w:rsid w:val="008D2F51"/>
    <w:rsid w:val="008D34D0"/>
    <w:rsid w:val="008D43AE"/>
    <w:rsid w:val="008D458A"/>
    <w:rsid w:val="008D4681"/>
    <w:rsid w:val="008D4B0B"/>
    <w:rsid w:val="008D4BBB"/>
    <w:rsid w:val="008D5211"/>
    <w:rsid w:val="008D5376"/>
    <w:rsid w:val="008D5528"/>
    <w:rsid w:val="008D586F"/>
    <w:rsid w:val="008D5C45"/>
    <w:rsid w:val="008D7036"/>
    <w:rsid w:val="008D7218"/>
    <w:rsid w:val="008D72D1"/>
    <w:rsid w:val="008D784F"/>
    <w:rsid w:val="008D7971"/>
    <w:rsid w:val="008D79B0"/>
    <w:rsid w:val="008D7DC9"/>
    <w:rsid w:val="008D7E1D"/>
    <w:rsid w:val="008E05B9"/>
    <w:rsid w:val="008E0785"/>
    <w:rsid w:val="008E08A4"/>
    <w:rsid w:val="008E104D"/>
    <w:rsid w:val="008E1B6B"/>
    <w:rsid w:val="008E1B6E"/>
    <w:rsid w:val="008E29A5"/>
    <w:rsid w:val="008E2B06"/>
    <w:rsid w:val="008E3608"/>
    <w:rsid w:val="008E39B2"/>
    <w:rsid w:val="008E4425"/>
    <w:rsid w:val="008E5D7D"/>
    <w:rsid w:val="008E5E44"/>
    <w:rsid w:val="008E6057"/>
    <w:rsid w:val="008E6382"/>
    <w:rsid w:val="008E663F"/>
    <w:rsid w:val="008E710F"/>
    <w:rsid w:val="008E782C"/>
    <w:rsid w:val="008E7EC7"/>
    <w:rsid w:val="008F0293"/>
    <w:rsid w:val="008F0573"/>
    <w:rsid w:val="008F0719"/>
    <w:rsid w:val="008F0849"/>
    <w:rsid w:val="008F11F8"/>
    <w:rsid w:val="008F1220"/>
    <w:rsid w:val="008F15FE"/>
    <w:rsid w:val="008F161D"/>
    <w:rsid w:val="008F1764"/>
    <w:rsid w:val="008F202F"/>
    <w:rsid w:val="008F27BD"/>
    <w:rsid w:val="008F280B"/>
    <w:rsid w:val="008F306F"/>
    <w:rsid w:val="008F30D3"/>
    <w:rsid w:val="008F318A"/>
    <w:rsid w:val="008F369A"/>
    <w:rsid w:val="008F4586"/>
    <w:rsid w:val="008F45FA"/>
    <w:rsid w:val="008F4DA0"/>
    <w:rsid w:val="008F4EE5"/>
    <w:rsid w:val="008F4FFD"/>
    <w:rsid w:val="008F50FD"/>
    <w:rsid w:val="008F645B"/>
    <w:rsid w:val="008F72D0"/>
    <w:rsid w:val="008F7C36"/>
    <w:rsid w:val="0090045B"/>
    <w:rsid w:val="009007C3"/>
    <w:rsid w:val="00900D0E"/>
    <w:rsid w:val="009015B4"/>
    <w:rsid w:val="0090190B"/>
    <w:rsid w:val="00901E7B"/>
    <w:rsid w:val="00901F9D"/>
    <w:rsid w:val="00902BDE"/>
    <w:rsid w:val="00902CFD"/>
    <w:rsid w:val="00902E9A"/>
    <w:rsid w:val="00903195"/>
    <w:rsid w:val="009031C4"/>
    <w:rsid w:val="00903E01"/>
    <w:rsid w:val="00903F80"/>
    <w:rsid w:val="009040A4"/>
    <w:rsid w:val="009042D2"/>
    <w:rsid w:val="0090571E"/>
    <w:rsid w:val="0090585C"/>
    <w:rsid w:val="00905D77"/>
    <w:rsid w:val="00906187"/>
    <w:rsid w:val="009063AC"/>
    <w:rsid w:val="00906D38"/>
    <w:rsid w:val="009071A9"/>
    <w:rsid w:val="00907279"/>
    <w:rsid w:val="009073DD"/>
    <w:rsid w:val="009075FF"/>
    <w:rsid w:val="00907E3C"/>
    <w:rsid w:val="00907EC9"/>
    <w:rsid w:val="009105AE"/>
    <w:rsid w:val="0091068D"/>
    <w:rsid w:val="00910B13"/>
    <w:rsid w:val="00910B4C"/>
    <w:rsid w:val="00911290"/>
    <w:rsid w:val="00911379"/>
    <w:rsid w:val="0091160F"/>
    <w:rsid w:val="00911B9B"/>
    <w:rsid w:val="009121B9"/>
    <w:rsid w:val="0091248D"/>
    <w:rsid w:val="00912C02"/>
    <w:rsid w:val="00912CF7"/>
    <w:rsid w:val="009130FE"/>
    <w:rsid w:val="00913632"/>
    <w:rsid w:val="00913ADB"/>
    <w:rsid w:val="0091445D"/>
    <w:rsid w:val="009149EE"/>
    <w:rsid w:val="00915233"/>
    <w:rsid w:val="009154A9"/>
    <w:rsid w:val="00917B76"/>
    <w:rsid w:val="00920C39"/>
    <w:rsid w:val="0092109C"/>
    <w:rsid w:val="009211B1"/>
    <w:rsid w:val="00921344"/>
    <w:rsid w:val="0092137F"/>
    <w:rsid w:val="00922867"/>
    <w:rsid w:val="009228AD"/>
    <w:rsid w:val="00922A83"/>
    <w:rsid w:val="00922BB0"/>
    <w:rsid w:val="00922FD9"/>
    <w:rsid w:val="0092366B"/>
    <w:rsid w:val="00923CCA"/>
    <w:rsid w:val="00923D96"/>
    <w:rsid w:val="00924156"/>
    <w:rsid w:val="009245C3"/>
    <w:rsid w:val="00924A39"/>
    <w:rsid w:val="00925095"/>
    <w:rsid w:val="009251EF"/>
    <w:rsid w:val="009253DE"/>
    <w:rsid w:val="009253E3"/>
    <w:rsid w:val="00925606"/>
    <w:rsid w:val="00926793"/>
    <w:rsid w:val="00926C86"/>
    <w:rsid w:val="009275FC"/>
    <w:rsid w:val="00927972"/>
    <w:rsid w:val="00927ECC"/>
    <w:rsid w:val="009304F4"/>
    <w:rsid w:val="0093075D"/>
    <w:rsid w:val="00930D32"/>
    <w:rsid w:val="0093158E"/>
    <w:rsid w:val="00931BD9"/>
    <w:rsid w:val="00932584"/>
    <w:rsid w:val="00932721"/>
    <w:rsid w:val="009327A1"/>
    <w:rsid w:val="009332BF"/>
    <w:rsid w:val="009335E0"/>
    <w:rsid w:val="00933B02"/>
    <w:rsid w:val="00933C73"/>
    <w:rsid w:val="00934029"/>
    <w:rsid w:val="00934101"/>
    <w:rsid w:val="00934E36"/>
    <w:rsid w:val="00934F8F"/>
    <w:rsid w:val="00935094"/>
    <w:rsid w:val="00935554"/>
    <w:rsid w:val="00936424"/>
    <w:rsid w:val="0093676A"/>
    <w:rsid w:val="00936E06"/>
    <w:rsid w:val="009370AA"/>
    <w:rsid w:val="009371E0"/>
    <w:rsid w:val="009374A9"/>
    <w:rsid w:val="0093778F"/>
    <w:rsid w:val="0094015E"/>
    <w:rsid w:val="009402C0"/>
    <w:rsid w:val="009405A0"/>
    <w:rsid w:val="00940A91"/>
    <w:rsid w:val="00941E01"/>
    <w:rsid w:val="00941FCE"/>
    <w:rsid w:val="00942075"/>
    <w:rsid w:val="009423C3"/>
    <w:rsid w:val="00942507"/>
    <w:rsid w:val="0094308F"/>
    <w:rsid w:val="0094380B"/>
    <w:rsid w:val="009441F1"/>
    <w:rsid w:val="0094484D"/>
    <w:rsid w:val="00944D54"/>
    <w:rsid w:val="00945552"/>
    <w:rsid w:val="00946169"/>
    <w:rsid w:val="00946666"/>
    <w:rsid w:val="009469C8"/>
    <w:rsid w:val="00946F71"/>
    <w:rsid w:val="009475BF"/>
    <w:rsid w:val="00947B29"/>
    <w:rsid w:val="00947BFC"/>
    <w:rsid w:val="00950878"/>
    <w:rsid w:val="009519B8"/>
    <w:rsid w:val="009525B0"/>
    <w:rsid w:val="00952C24"/>
    <w:rsid w:val="00952D75"/>
    <w:rsid w:val="00952DC0"/>
    <w:rsid w:val="009532E3"/>
    <w:rsid w:val="00953458"/>
    <w:rsid w:val="0095385F"/>
    <w:rsid w:val="00953FB6"/>
    <w:rsid w:val="00954DED"/>
    <w:rsid w:val="009567B8"/>
    <w:rsid w:val="00956B8B"/>
    <w:rsid w:val="00956BD4"/>
    <w:rsid w:val="009570DD"/>
    <w:rsid w:val="00957DF6"/>
    <w:rsid w:val="00957F19"/>
    <w:rsid w:val="00960088"/>
    <w:rsid w:val="009601E2"/>
    <w:rsid w:val="00960256"/>
    <w:rsid w:val="00960507"/>
    <w:rsid w:val="009606A1"/>
    <w:rsid w:val="00960CEA"/>
    <w:rsid w:val="00960E12"/>
    <w:rsid w:val="00960ECA"/>
    <w:rsid w:val="009613DC"/>
    <w:rsid w:val="00961D53"/>
    <w:rsid w:val="0096211F"/>
    <w:rsid w:val="009626F6"/>
    <w:rsid w:val="00962E83"/>
    <w:rsid w:val="0096332E"/>
    <w:rsid w:val="00963446"/>
    <w:rsid w:val="009637A9"/>
    <w:rsid w:val="00963BC3"/>
    <w:rsid w:val="00963CE6"/>
    <w:rsid w:val="009640E6"/>
    <w:rsid w:val="00964E58"/>
    <w:rsid w:val="00964FBB"/>
    <w:rsid w:val="00965542"/>
    <w:rsid w:val="009658B4"/>
    <w:rsid w:val="00966483"/>
    <w:rsid w:val="00967357"/>
    <w:rsid w:val="00967B96"/>
    <w:rsid w:val="00970D16"/>
    <w:rsid w:val="00970DE1"/>
    <w:rsid w:val="00971AB4"/>
    <w:rsid w:val="00971F1E"/>
    <w:rsid w:val="00972353"/>
    <w:rsid w:val="00972E5C"/>
    <w:rsid w:val="00973C5F"/>
    <w:rsid w:val="00973D13"/>
    <w:rsid w:val="00974151"/>
    <w:rsid w:val="00974316"/>
    <w:rsid w:val="00974571"/>
    <w:rsid w:val="00974A28"/>
    <w:rsid w:val="009759D3"/>
    <w:rsid w:val="009762DA"/>
    <w:rsid w:val="009763D0"/>
    <w:rsid w:val="0097640B"/>
    <w:rsid w:val="0097647B"/>
    <w:rsid w:val="0097659E"/>
    <w:rsid w:val="0097662F"/>
    <w:rsid w:val="00976A48"/>
    <w:rsid w:val="00976A76"/>
    <w:rsid w:val="00976C5C"/>
    <w:rsid w:val="009775F6"/>
    <w:rsid w:val="00977953"/>
    <w:rsid w:val="00977C99"/>
    <w:rsid w:val="00981E52"/>
    <w:rsid w:val="0098284F"/>
    <w:rsid w:val="009829C8"/>
    <w:rsid w:val="00982B20"/>
    <w:rsid w:val="00982CE7"/>
    <w:rsid w:val="00982E4D"/>
    <w:rsid w:val="00982F3A"/>
    <w:rsid w:val="009831D3"/>
    <w:rsid w:val="00983A07"/>
    <w:rsid w:val="00983D23"/>
    <w:rsid w:val="00984579"/>
    <w:rsid w:val="0098468A"/>
    <w:rsid w:val="009847ED"/>
    <w:rsid w:val="00985357"/>
    <w:rsid w:val="009859C6"/>
    <w:rsid w:val="00985C1E"/>
    <w:rsid w:val="00985ED1"/>
    <w:rsid w:val="009860BE"/>
    <w:rsid w:val="0098657A"/>
    <w:rsid w:val="00986D1D"/>
    <w:rsid w:val="00987071"/>
    <w:rsid w:val="00987097"/>
    <w:rsid w:val="009872BF"/>
    <w:rsid w:val="00987BF7"/>
    <w:rsid w:val="009902B1"/>
    <w:rsid w:val="00990761"/>
    <w:rsid w:val="00991263"/>
    <w:rsid w:val="00991AEE"/>
    <w:rsid w:val="00991E4B"/>
    <w:rsid w:val="00993271"/>
    <w:rsid w:val="00994103"/>
    <w:rsid w:val="00994190"/>
    <w:rsid w:val="00994674"/>
    <w:rsid w:val="0099480B"/>
    <w:rsid w:val="0099485F"/>
    <w:rsid w:val="009949B7"/>
    <w:rsid w:val="009950B9"/>
    <w:rsid w:val="00995626"/>
    <w:rsid w:val="0099592D"/>
    <w:rsid w:val="009959B6"/>
    <w:rsid w:val="009962A7"/>
    <w:rsid w:val="0099688F"/>
    <w:rsid w:val="00996C8E"/>
    <w:rsid w:val="00997053"/>
    <w:rsid w:val="00997238"/>
    <w:rsid w:val="009976AF"/>
    <w:rsid w:val="009A0E7F"/>
    <w:rsid w:val="009A12D6"/>
    <w:rsid w:val="009A12DB"/>
    <w:rsid w:val="009A1E26"/>
    <w:rsid w:val="009A1FE9"/>
    <w:rsid w:val="009A2312"/>
    <w:rsid w:val="009A23AC"/>
    <w:rsid w:val="009A295A"/>
    <w:rsid w:val="009A2966"/>
    <w:rsid w:val="009A2C8B"/>
    <w:rsid w:val="009A3917"/>
    <w:rsid w:val="009A3E9F"/>
    <w:rsid w:val="009A4F01"/>
    <w:rsid w:val="009A508E"/>
    <w:rsid w:val="009A522C"/>
    <w:rsid w:val="009A5600"/>
    <w:rsid w:val="009A5857"/>
    <w:rsid w:val="009A58D6"/>
    <w:rsid w:val="009A5CBC"/>
    <w:rsid w:val="009A5DD3"/>
    <w:rsid w:val="009A5EB4"/>
    <w:rsid w:val="009A63B8"/>
    <w:rsid w:val="009A650E"/>
    <w:rsid w:val="009A65A6"/>
    <w:rsid w:val="009A69AB"/>
    <w:rsid w:val="009A6A76"/>
    <w:rsid w:val="009A7C0C"/>
    <w:rsid w:val="009A7F1A"/>
    <w:rsid w:val="009B0F15"/>
    <w:rsid w:val="009B11C7"/>
    <w:rsid w:val="009B16A7"/>
    <w:rsid w:val="009B1B37"/>
    <w:rsid w:val="009B1BDA"/>
    <w:rsid w:val="009B1E26"/>
    <w:rsid w:val="009B20D6"/>
    <w:rsid w:val="009B21AA"/>
    <w:rsid w:val="009B28B1"/>
    <w:rsid w:val="009B2E41"/>
    <w:rsid w:val="009B31E2"/>
    <w:rsid w:val="009B3326"/>
    <w:rsid w:val="009B3FE0"/>
    <w:rsid w:val="009B4090"/>
    <w:rsid w:val="009B4502"/>
    <w:rsid w:val="009B4806"/>
    <w:rsid w:val="009B494C"/>
    <w:rsid w:val="009B4B33"/>
    <w:rsid w:val="009B4E14"/>
    <w:rsid w:val="009B5088"/>
    <w:rsid w:val="009B5144"/>
    <w:rsid w:val="009B5318"/>
    <w:rsid w:val="009B55A5"/>
    <w:rsid w:val="009B5745"/>
    <w:rsid w:val="009B5A10"/>
    <w:rsid w:val="009B5AED"/>
    <w:rsid w:val="009B6019"/>
    <w:rsid w:val="009B7039"/>
    <w:rsid w:val="009B71F3"/>
    <w:rsid w:val="009B7482"/>
    <w:rsid w:val="009B77A8"/>
    <w:rsid w:val="009B794F"/>
    <w:rsid w:val="009B7AC9"/>
    <w:rsid w:val="009B7E9B"/>
    <w:rsid w:val="009C021D"/>
    <w:rsid w:val="009C0A9A"/>
    <w:rsid w:val="009C0CC1"/>
    <w:rsid w:val="009C0F00"/>
    <w:rsid w:val="009C1ABC"/>
    <w:rsid w:val="009C1E78"/>
    <w:rsid w:val="009C2386"/>
    <w:rsid w:val="009C3AD3"/>
    <w:rsid w:val="009C481C"/>
    <w:rsid w:val="009C4936"/>
    <w:rsid w:val="009C4BAA"/>
    <w:rsid w:val="009C5360"/>
    <w:rsid w:val="009C622D"/>
    <w:rsid w:val="009C746C"/>
    <w:rsid w:val="009C7B08"/>
    <w:rsid w:val="009C7E19"/>
    <w:rsid w:val="009D01AF"/>
    <w:rsid w:val="009D0FE3"/>
    <w:rsid w:val="009D10C2"/>
    <w:rsid w:val="009D13AA"/>
    <w:rsid w:val="009D2310"/>
    <w:rsid w:val="009D281C"/>
    <w:rsid w:val="009D292C"/>
    <w:rsid w:val="009D365F"/>
    <w:rsid w:val="009D3A26"/>
    <w:rsid w:val="009D44CF"/>
    <w:rsid w:val="009D45C5"/>
    <w:rsid w:val="009D512B"/>
    <w:rsid w:val="009D544A"/>
    <w:rsid w:val="009D5D4B"/>
    <w:rsid w:val="009D5DF5"/>
    <w:rsid w:val="009D6113"/>
    <w:rsid w:val="009D73D0"/>
    <w:rsid w:val="009D7A3B"/>
    <w:rsid w:val="009E00A1"/>
    <w:rsid w:val="009E06BF"/>
    <w:rsid w:val="009E1091"/>
    <w:rsid w:val="009E113F"/>
    <w:rsid w:val="009E1E98"/>
    <w:rsid w:val="009E22DD"/>
    <w:rsid w:val="009E24FD"/>
    <w:rsid w:val="009E2D9B"/>
    <w:rsid w:val="009E3BAD"/>
    <w:rsid w:val="009E3E29"/>
    <w:rsid w:val="009E5851"/>
    <w:rsid w:val="009E5869"/>
    <w:rsid w:val="009E58BC"/>
    <w:rsid w:val="009E5B16"/>
    <w:rsid w:val="009E5E6C"/>
    <w:rsid w:val="009E6145"/>
    <w:rsid w:val="009E6224"/>
    <w:rsid w:val="009E6B1F"/>
    <w:rsid w:val="009E6CCA"/>
    <w:rsid w:val="009E6E00"/>
    <w:rsid w:val="009E768C"/>
    <w:rsid w:val="009E7FE0"/>
    <w:rsid w:val="009F037E"/>
    <w:rsid w:val="009F1A28"/>
    <w:rsid w:val="009F2250"/>
    <w:rsid w:val="009F2609"/>
    <w:rsid w:val="009F29D5"/>
    <w:rsid w:val="009F302D"/>
    <w:rsid w:val="009F49DD"/>
    <w:rsid w:val="009F4D0E"/>
    <w:rsid w:val="009F5FBF"/>
    <w:rsid w:val="009F636C"/>
    <w:rsid w:val="009F64E4"/>
    <w:rsid w:val="009F6609"/>
    <w:rsid w:val="009F6918"/>
    <w:rsid w:val="009F69B8"/>
    <w:rsid w:val="009F735D"/>
    <w:rsid w:val="009F7392"/>
    <w:rsid w:val="009F758B"/>
    <w:rsid w:val="009F7680"/>
    <w:rsid w:val="00A0141B"/>
    <w:rsid w:val="00A01A35"/>
    <w:rsid w:val="00A024DB"/>
    <w:rsid w:val="00A02736"/>
    <w:rsid w:val="00A02BE6"/>
    <w:rsid w:val="00A0315E"/>
    <w:rsid w:val="00A03AAD"/>
    <w:rsid w:val="00A04B31"/>
    <w:rsid w:val="00A04E07"/>
    <w:rsid w:val="00A04EC7"/>
    <w:rsid w:val="00A05899"/>
    <w:rsid w:val="00A05E0A"/>
    <w:rsid w:val="00A062FA"/>
    <w:rsid w:val="00A06A8F"/>
    <w:rsid w:val="00A070BC"/>
    <w:rsid w:val="00A075C8"/>
    <w:rsid w:val="00A076CE"/>
    <w:rsid w:val="00A07ABD"/>
    <w:rsid w:val="00A07BA9"/>
    <w:rsid w:val="00A10233"/>
    <w:rsid w:val="00A10532"/>
    <w:rsid w:val="00A10BEF"/>
    <w:rsid w:val="00A10FDD"/>
    <w:rsid w:val="00A1139C"/>
    <w:rsid w:val="00A11C87"/>
    <w:rsid w:val="00A1209F"/>
    <w:rsid w:val="00A12107"/>
    <w:rsid w:val="00A12598"/>
    <w:rsid w:val="00A1303E"/>
    <w:rsid w:val="00A1323A"/>
    <w:rsid w:val="00A132B2"/>
    <w:rsid w:val="00A137FC"/>
    <w:rsid w:val="00A1513A"/>
    <w:rsid w:val="00A15424"/>
    <w:rsid w:val="00A15F55"/>
    <w:rsid w:val="00A16724"/>
    <w:rsid w:val="00A16D85"/>
    <w:rsid w:val="00A16DA2"/>
    <w:rsid w:val="00A17428"/>
    <w:rsid w:val="00A177ED"/>
    <w:rsid w:val="00A17992"/>
    <w:rsid w:val="00A20155"/>
    <w:rsid w:val="00A20594"/>
    <w:rsid w:val="00A20A23"/>
    <w:rsid w:val="00A22436"/>
    <w:rsid w:val="00A232E7"/>
    <w:rsid w:val="00A23518"/>
    <w:rsid w:val="00A236AD"/>
    <w:rsid w:val="00A239E3"/>
    <w:rsid w:val="00A24EB0"/>
    <w:rsid w:val="00A251F3"/>
    <w:rsid w:val="00A25252"/>
    <w:rsid w:val="00A25498"/>
    <w:rsid w:val="00A26538"/>
    <w:rsid w:val="00A26BBF"/>
    <w:rsid w:val="00A27061"/>
    <w:rsid w:val="00A27A77"/>
    <w:rsid w:val="00A3015E"/>
    <w:rsid w:val="00A30812"/>
    <w:rsid w:val="00A314E3"/>
    <w:rsid w:val="00A31733"/>
    <w:rsid w:val="00A31746"/>
    <w:rsid w:val="00A31AD1"/>
    <w:rsid w:val="00A31B70"/>
    <w:rsid w:val="00A326D5"/>
    <w:rsid w:val="00A32AC2"/>
    <w:rsid w:val="00A32D87"/>
    <w:rsid w:val="00A32E8F"/>
    <w:rsid w:val="00A33DAF"/>
    <w:rsid w:val="00A33F49"/>
    <w:rsid w:val="00A34281"/>
    <w:rsid w:val="00A34E0F"/>
    <w:rsid w:val="00A3590A"/>
    <w:rsid w:val="00A35A4F"/>
    <w:rsid w:val="00A35C96"/>
    <w:rsid w:val="00A3669E"/>
    <w:rsid w:val="00A36C57"/>
    <w:rsid w:val="00A4019C"/>
    <w:rsid w:val="00A40453"/>
    <w:rsid w:val="00A406BD"/>
    <w:rsid w:val="00A41E5C"/>
    <w:rsid w:val="00A42D43"/>
    <w:rsid w:val="00A4338A"/>
    <w:rsid w:val="00A43CB2"/>
    <w:rsid w:val="00A43F19"/>
    <w:rsid w:val="00A4406E"/>
    <w:rsid w:val="00A44086"/>
    <w:rsid w:val="00A45424"/>
    <w:rsid w:val="00A4555B"/>
    <w:rsid w:val="00A45644"/>
    <w:rsid w:val="00A45CD2"/>
    <w:rsid w:val="00A45D58"/>
    <w:rsid w:val="00A45FAC"/>
    <w:rsid w:val="00A462E4"/>
    <w:rsid w:val="00A4683B"/>
    <w:rsid w:val="00A46FD4"/>
    <w:rsid w:val="00A472C4"/>
    <w:rsid w:val="00A47632"/>
    <w:rsid w:val="00A478B2"/>
    <w:rsid w:val="00A479C8"/>
    <w:rsid w:val="00A500CF"/>
    <w:rsid w:val="00A509D5"/>
    <w:rsid w:val="00A50A7F"/>
    <w:rsid w:val="00A50EF7"/>
    <w:rsid w:val="00A51705"/>
    <w:rsid w:val="00A51A84"/>
    <w:rsid w:val="00A52BC4"/>
    <w:rsid w:val="00A5441A"/>
    <w:rsid w:val="00A54502"/>
    <w:rsid w:val="00A54A71"/>
    <w:rsid w:val="00A552EA"/>
    <w:rsid w:val="00A5561A"/>
    <w:rsid w:val="00A559D5"/>
    <w:rsid w:val="00A55E61"/>
    <w:rsid w:val="00A56156"/>
    <w:rsid w:val="00A5669F"/>
    <w:rsid w:val="00A56BD2"/>
    <w:rsid w:val="00A576CE"/>
    <w:rsid w:val="00A57840"/>
    <w:rsid w:val="00A57863"/>
    <w:rsid w:val="00A57B81"/>
    <w:rsid w:val="00A60215"/>
    <w:rsid w:val="00A611D6"/>
    <w:rsid w:val="00A61E97"/>
    <w:rsid w:val="00A61F90"/>
    <w:rsid w:val="00A62A36"/>
    <w:rsid w:val="00A62C55"/>
    <w:rsid w:val="00A630D6"/>
    <w:rsid w:val="00A63728"/>
    <w:rsid w:val="00A6397A"/>
    <w:rsid w:val="00A645EC"/>
    <w:rsid w:val="00A64B68"/>
    <w:rsid w:val="00A64C26"/>
    <w:rsid w:val="00A64DDC"/>
    <w:rsid w:val="00A650B4"/>
    <w:rsid w:val="00A650FF"/>
    <w:rsid w:val="00A66C8F"/>
    <w:rsid w:val="00A67732"/>
    <w:rsid w:val="00A67A5A"/>
    <w:rsid w:val="00A67D45"/>
    <w:rsid w:val="00A67EBB"/>
    <w:rsid w:val="00A70FC6"/>
    <w:rsid w:val="00A71D05"/>
    <w:rsid w:val="00A71E2B"/>
    <w:rsid w:val="00A72047"/>
    <w:rsid w:val="00A723B6"/>
    <w:rsid w:val="00A72503"/>
    <w:rsid w:val="00A72A1B"/>
    <w:rsid w:val="00A72E1E"/>
    <w:rsid w:val="00A72F01"/>
    <w:rsid w:val="00A72FA1"/>
    <w:rsid w:val="00A7306A"/>
    <w:rsid w:val="00A732B1"/>
    <w:rsid w:val="00A7385A"/>
    <w:rsid w:val="00A73B90"/>
    <w:rsid w:val="00A73CF7"/>
    <w:rsid w:val="00A73DE1"/>
    <w:rsid w:val="00A73EF2"/>
    <w:rsid w:val="00A73FDA"/>
    <w:rsid w:val="00A74729"/>
    <w:rsid w:val="00A750B3"/>
    <w:rsid w:val="00A75AD4"/>
    <w:rsid w:val="00A769F3"/>
    <w:rsid w:val="00A76A7E"/>
    <w:rsid w:val="00A76BF9"/>
    <w:rsid w:val="00A7738F"/>
    <w:rsid w:val="00A77F6A"/>
    <w:rsid w:val="00A8013F"/>
    <w:rsid w:val="00A80216"/>
    <w:rsid w:val="00A807F0"/>
    <w:rsid w:val="00A81F69"/>
    <w:rsid w:val="00A82545"/>
    <w:rsid w:val="00A829A4"/>
    <w:rsid w:val="00A82B9F"/>
    <w:rsid w:val="00A82FD8"/>
    <w:rsid w:val="00A83570"/>
    <w:rsid w:val="00A835B9"/>
    <w:rsid w:val="00A8385D"/>
    <w:rsid w:val="00A83A1C"/>
    <w:rsid w:val="00A83DFA"/>
    <w:rsid w:val="00A84AE1"/>
    <w:rsid w:val="00A84F05"/>
    <w:rsid w:val="00A8549C"/>
    <w:rsid w:val="00A85ABD"/>
    <w:rsid w:val="00A85C3B"/>
    <w:rsid w:val="00A85E70"/>
    <w:rsid w:val="00A863C0"/>
    <w:rsid w:val="00A86AC3"/>
    <w:rsid w:val="00A87562"/>
    <w:rsid w:val="00A87DD7"/>
    <w:rsid w:val="00A90AB8"/>
    <w:rsid w:val="00A90B91"/>
    <w:rsid w:val="00A90CBA"/>
    <w:rsid w:val="00A91334"/>
    <w:rsid w:val="00A91839"/>
    <w:rsid w:val="00A91AE2"/>
    <w:rsid w:val="00A91C59"/>
    <w:rsid w:val="00A920D7"/>
    <w:rsid w:val="00A92108"/>
    <w:rsid w:val="00A92263"/>
    <w:rsid w:val="00A92524"/>
    <w:rsid w:val="00A9262A"/>
    <w:rsid w:val="00A927D5"/>
    <w:rsid w:val="00A92864"/>
    <w:rsid w:val="00A92AD7"/>
    <w:rsid w:val="00A930CF"/>
    <w:rsid w:val="00A931BE"/>
    <w:rsid w:val="00A9374E"/>
    <w:rsid w:val="00A9379E"/>
    <w:rsid w:val="00A93D86"/>
    <w:rsid w:val="00A940C4"/>
    <w:rsid w:val="00A94573"/>
    <w:rsid w:val="00A94971"/>
    <w:rsid w:val="00A94EE1"/>
    <w:rsid w:val="00A95675"/>
    <w:rsid w:val="00A95A0D"/>
    <w:rsid w:val="00A95B58"/>
    <w:rsid w:val="00A9708B"/>
    <w:rsid w:val="00AA1656"/>
    <w:rsid w:val="00AA1B85"/>
    <w:rsid w:val="00AA1CBE"/>
    <w:rsid w:val="00AA1F7A"/>
    <w:rsid w:val="00AA2302"/>
    <w:rsid w:val="00AA26DA"/>
    <w:rsid w:val="00AA286F"/>
    <w:rsid w:val="00AA30A8"/>
    <w:rsid w:val="00AA36C1"/>
    <w:rsid w:val="00AA38D9"/>
    <w:rsid w:val="00AA3D7F"/>
    <w:rsid w:val="00AA4D69"/>
    <w:rsid w:val="00AA4F1C"/>
    <w:rsid w:val="00AA59E4"/>
    <w:rsid w:val="00AA5FC4"/>
    <w:rsid w:val="00AA5FF1"/>
    <w:rsid w:val="00AA6308"/>
    <w:rsid w:val="00AA638B"/>
    <w:rsid w:val="00AA645E"/>
    <w:rsid w:val="00AA76A7"/>
    <w:rsid w:val="00AA7A6E"/>
    <w:rsid w:val="00AA7D52"/>
    <w:rsid w:val="00AB0E63"/>
    <w:rsid w:val="00AB1948"/>
    <w:rsid w:val="00AB2282"/>
    <w:rsid w:val="00AB30D9"/>
    <w:rsid w:val="00AB3408"/>
    <w:rsid w:val="00AB42F2"/>
    <w:rsid w:val="00AB45A9"/>
    <w:rsid w:val="00AB488F"/>
    <w:rsid w:val="00AB4896"/>
    <w:rsid w:val="00AB4AF5"/>
    <w:rsid w:val="00AB5381"/>
    <w:rsid w:val="00AB603A"/>
    <w:rsid w:val="00AB608B"/>
    <w:rsid w:val="00AB6B00"/>
    <w:rsid w:val="00AB6D1E"/>
    <w:rsid w:val="00AB6E73"/>
    <w:rsid w:val="00AB6F47"/>
    <w:rsid w:val="00AB771D"/>
    <w:rsid w:val="00AB79CA"/>
    <w:rsid w:val="00AB7D16"/>
    <w:rsid w:val="00AB7EF7"/>
    <w:rsid w:val="00AC0049"/>
    <w:rsid w:val="00AC0ACD"/>
    <w:rsid w:val="00AC0E66"/>
    <w:rsid w:val="00AC12AF"/>
    <w:rsid w:val="00AC1672"/>
    <w:rsid w:val="00AC1BB1"/>
    <w:rsid w:val="00AC2883"/>
    <w:rsid w:val="00AC2BD0"/>
    <w:rsid w:val="00AC2DAC"/>
    <w:rsid w:val="00AC33E3"/>
    <w:rsid w:val="00AC3453"/>
    <w:rsid w:val="00AC3484"/>
    <w:rsid w:val="00AC3641"/>
    <w:rsid w:val="00AC41B1"/>
    <w:rsid w:val="00AC4B11"/>
    <w:rsid w:val="00AC5355"/>
    <w:rsid w:val="00AC55BF"/>
    <w:rsid w:val="00AC58E3"/>
    <w:rsid w:val="00AC5962"/>
    <w:rsid w:val="00AC5F2E"/>
    <w:rsid w:val="00AC6254"/>
    <w:rsid w:val="00AC68A4"/>
    <w:rsid w:val="00AD0533"/>
    <w:rsid w:val="00AD15F6"/>
    <w:rsid w:val="00AD170D"/>
    <w:rsid w:val="00AD1AC4"/>
    <w:rsid w:val="00AD1B0B"/>
    <w:rsid w:val="00AD266D"/>
    <w:rsid w:val="00AD276D"/>
    <w:rsid w:val="00AD2945"/>
    <w:rsid w:val="00AD32EA"/>
    <w:rsid w:val="00AD34C2"/>
    <w:rsid w:val="00AD3B2E"/>
    <w:rsid w:val="00AD3B57"/>
    <w:rsid w:val="00AD3C9E"/>
    <w:rsid w:val="00AD3D49"/>
    <w:rsid w:val="00AD425C"/>
    <w:rsid w:val="00AD4647"/>
    <w:rsid w:val="00AD6145"/>
    <w:rsid w:val="00AD63EC"/>
    <w:rsid w:val="00AD642C"/>
    <w:rsid w:val="00AD66B4"/>
    <w:rsid w:val="00AD7A63"/>
    <w:rsid w:val="00AE00BE"/>
    <w:rsid w:val="00AE010A"/>
    <w:rsid w:val="00AE02F8"/>
    <w:rsid w:val="00AE05A4"/>
    <w:rsid w:val="00AE110B"/>
    <w:rsid w:val="00AE1225"/>
    <w:rsid w:val="00AE13E5"/>
    <w:rsid w:val="00AE19D1"/>
    <w:rsid w:val="00AE1A5E"/>
    <w:rsid w:val="00AE1DAE"/>
    <w:rsid w:val="00AE20F0"/>
    <w:rsid w:val="00AE22A1"/>
    <w:rsid w:val="00AE33D7"/>
    <w:rsid w:val="00AE36D7"/>
    <w:rsid w:val="00AE39CC"/>
    <w:rsid w:val="00AE415C"/>
    <w:rsid w:val="00AE4172"/>
    <w:rsid w:val="00AE44D7"/>
    <w:rsid w:val="00AE4A2C"/>
    <w:rsid w:val="00AE4A63"/>
    <w:rsid w:val="00AE4C5F"/>
    <w:rsid w:val="00AE546B"/>
    <w:rsid w:val="00AE5A07"/>
    <w:rsid w:val="00AE6690"/>
    <w:rsid w:val="00AE6BA7"/>
    <w:rsid w:val="00AE7378"/>
    <w:rsid w:val="00AE77A2"/>
    <w:rsid w:val="00AE7F85"/>
    <w:rsid w:val="00AF078B"/>
    <w:rsid w:val="00AF1139"/>
    <w:rsid w:val="00AF13D5"/>
    <w:rsid w:val="00AF1CB3"/>
    <w:rsid w:val="00AF2062"/>
    <w:rsid w:val="00AF240E"/>
    <w:rsid w:val="00AF26E0"/>
    <w:rsid w:val="00AF2A07"/>
    <w:rsid w:val="00AF2BD9"/>
    <w:rsid w:val="00AF3CEC"/>
    <w:rsid w:val="00AF3F96"/>
    <w:rsid w:val="00AF42BB"/>
    <w:rsid w:val="00AF4426"/>
    <w:rsid w:val="00AF491E"/>
    <w:rsid w:val="00AF4EA3"/>
    <w:rsid w:val="00AF4F9F"/>
    <w:rsid w:val="00AF571A"/>
    <w:rsid w:val="00AF5AE0"/>
    <w:rsid w:val="00AF5C82"/>
    <w:rsid w:val="00AF5D2C"/>
    <w:rsid w:val="00AF6349"/>
    <w:rsid w:val="00AF64AE"/>
    <w:rsid w:val="00AF6656"/>
    <w:rsid w:val="00AF6660"/>
    <w:rsid w:val="00AF6A59"/>
    <w:rsid w:val="00AF6BAA"/>
    <w:rsid w:val="00AF6C3D"/>
    <w:rsid w:val="00AF76AE"/>
    <w:rsid w:val="00AF76CF"/>
    <w:rsid w:val="00AF7969"/>
    <w:rsid w:val="00B00088"/>
    <w:rsid w:val="00B0058E"/>
    <w:rsid w:val="00B01430"/>
    <w:rsid w:val="00B0178F"/>
    <w:rsid w:val="00B01A6D"/>
    <w:rsid w:val="00B01BE6"/>
    <w:rsid w:val="00B01D33"/>
    <w:rsid w:val="00B01D4C"/>
    <w:rsid w:val="00B02295"/>
    <w:rsid w:val="00B02557"/>
    <w:rsid w:val="00B0258C"/>
    <w:rsid w:val="00B028EC"/>
    <w:rsid w:val="00B03678"/>
    <w:rsid w:val="00B03FD4"/>
    <w:rsid w:val="00B05431"/>
    <w:rsid w:val="00B055F8"/>
    <w:rsid w:val="00B056B9"/>
    <w:rsid w:val="00B069EB"/>
    <w:rsid w:val="00B06B7F"/>
    <w:rsid w:val="00B07FB7"/>
    <w:rsid w:val="00B105F4"/>
    <w:rsid w:val="00B107E4"/>
    <w:rsid w:val="00B110EB"/>
    <w:rsid w:val="00B11AB0"/>
    <w:rsid w:val="00B12A98"/>
    <w:rsid w:val="00B12CB6"/>
    <w:rsid w:val="00B12D5F"/>
    <w:rsid w:val="00B1310B"/>
    <w:rsid w:val="00B13216"/>
    <w:rsid w:val="00B1324E"/>
    <w:rsid w:val="00B1353D"/>
    <w:rsid w:val="00B1364D"/>
    <w:rsid w:val="00B13E66"/>
    <w:rsid w:val="00B13E72"/>
    <w:rsid w:val="00B1520C"/>
    <w:rsid w:val="00B1540E"/>
    <w:rsid w:val="00B160B9"/>
    <w:rsid w:val="00B16967"/>
    <w:rsid w:val="00B16A8D"/>
    <w:rsid w:val="00B17343"/>
    <w:rsid w:val="00B17821"/>
    <w:rsid w:val="00B17E5F"/>
    <w:rsid w:val="00B20183"/>
    <w:rsid w:val="00B20874"/>
    <w:rsid w:val="00B21A4E"/>
    <w:rsid w:val="00B21ED4"/>
    <w:rsid w:val="00B2289F"/>
    <w:rsid w:val="00B22D0B"/>
    <w:rsid w:val="00B23478"/>
    <w:rsid w:val="00B23D78"/>
    <w:rsid w:val="00B2451E"/>
    <w:rsid w:val="00B24C69"/>
    <w:rsid w:val="00B24EFD"/>
    <w:rsid w:val="00B252D5"/>
    <w:rsid w:val="00B25493"/>
    <w:rsid w:val="00B25B30"/>
    <w:rsid w:val="00B26B68"/>
    <w:rsid w:val="00B26D6F"/>
    <w:rsid w:val="00B27B0E"/>
    <w:rsid w:val="00B30112"/>
    <w:rsid w:val="00B303C5"/>
    <w:rsid w:val="00B304ED"/>
    <w:rsid w:val="00B30688"/>
    <w:rsid w:val="00B308EC"/>
    <w:rsid w:val="00B32232"/>
    <w:rsid w:val="00B32722"/>
    <w:rsid w:val="00B32824"/>
    <w:rsid w:val="00B32B43"/>
    <w:rsid w:val="00B32EFA"/>
    <w:rsid w:val="00B32F4D"/>
    <w:rsid w:val="00B339D0"/>
    <w:rsid w:val="00B33A25"/>
    <w:rsid w:val="00B34215"/>
    <w:rsid w:val="00B35431"/>
    <w:rsid w:val="00B35741"/>
    <w:rsid w:val="00B35B23"/>
    <w:rsid w:val="00B367B2"/>
    <w:rsid w:val="00B36CF7"/>
    <w:rsid w:val="00B36F82"/>
    <w:rsid w:val="00B37A02"/>
    <w:rsid w:val="00B37CAD"/>
    <w:rsid w:val="00B37D98"/>
    <w:rsid w:val="00B37DCE"/>
    <w:rsid w:val="00B40BFA"/>
    <w:rsid w:val="00B41A1C"/>
    <w:rsid w:val="00B4217F"/>
    <w:rsid w:val="00B42D5A"/>
    <w:rsid w:val="00B42F97"/>
    <w:rsid w:val="00B43E62"/>
    <w:rsid w:val="00B442C7"/>
    <w:rsid w:val="00B445B0"/>
    <w:rsid w:val="00B44CB1"/>
    <w:rsid w:val="00B45672"/>
    <w:rsid w:val="00B45AC7"/>
    <w:rsid w:val="00B45AEB"/>
    <w:rsid w:val="00B45D94"/>
    <w:rsid w:val="00B467A0"/>
    <w:rsid w:val="00B472F5"/>
    <w:rsid w:val="00B47476"/>
    <w:rsid w:val="00B50478"/>
    <w:rsid w:val="00B505EB"/>
    <w:rsid w:val="00B50806"/>
    <w:rsid w:val="00B51313"/>
    <w:rsid w:val="00B51391"/>
    <w:rsid w:val="00B51451"/>
    <w:rsid w:val="00B51560"/>
    <w:rsid w:val="00B515E1"/>
    <w:rsid w:val="00B51AD7"/>
    <w:rsid w:val="00B520E1"/>
    <w:rsid w:val="00B52219"/>
    <w:rsid w:val="00B52DD7"/>
    <w:rsid w:val="00B531FB"/>
    <w:rsid w:val="00B53CD9"/>
    <w:rsid w:val="00B54986"/>
    <w:rsid w:val="00B54C63"/>
    <w:rsid w:val="00B54DE5"/>
    <w:rsid w:val="00B550DA"/>
    <w:rsid w:val="00B55186"/>
    <w:rsid w:val="00B55571"/>
    <w:rsid w:val="00B55ACF"/>
    <w:rsid w:val="00B55C0B"/>
    <w:rsid w:val="00B55C41"/>
    <w:rsid w:val="00B55FA6"/>
    <w:rsid w:val="00B56043"/>
    <w:rsid w:val="00B56A96"/>
    <w:rsid w:val="00B56C3C"/>
    <w:rsid w:val="00B571BC"/>
    <w:rsid w:val="00B572D2"/>
    <w:rsid w:val="00B60291"/>
    <w:rsid w:val="00B60308"/>
    <w:rsid w:val="00B60534"/>
    <w:rsid w:val="00B60FF3"/>
    <w:rsid w:val="00B61023"/>
    <w:rsid w:val="00B62075"/>
    <w:rsid w:val="00B63057"/>
    <w:rsid w:val="00B630E0"/>
    <w:rsid w:val="00B632E1"/>
    <w:rsid w:val="00B634E9"/>
    <w:rsid w:val="00B636A7"/>
    <w:rsid w:val="00B63DD6"/>
    <w:rsid w:val="00B64076"/>
    <w:rsid w:val="00B64455"/>
    <w:rsid w:val="00B64C62"/>
    <w:rsid w:val="00B64E03"/>
    <w:rsid w:val="00B657F6"/>
    <w:rsid w:val="00B65B62"/>
    <w:rsid w:val="00B669A2"/>
    <w:rsid w:val="00B67183"/>
    <w:rsid w:val="00B67F11"/>
    <w:rsid w:val="00B700C1"/>
    <w:rsid w:val="00B719CE"/>
    <w:rsid w:val="00B71F78"/>
    <w:rsid w:val="00B733CC"/>
    <w:rsid w:val="00B73400"/>
    <w:rsid w:val="00B7346F"/>
    <w:rsid w:val="00B735BC"/>
    <w:rsid w:val="00B73B32"/>
    <w:rsid w:val="00B73BA1"/>
    <w:rsid w:val="00B7421F"/>
    <w:rsid w:val="00B74637"/>
    <w:rsid w:val="00B74C0B"/>
    <w:rsid w:val="00B74E56"/>
    <w:rsid w:val="00B75274"/>
    <w:rsid w:val="00B753B9"/>
    <w:rsid w:val="00B7557B"/>
    <w:rsid w:val="00B75F25"/>
    <w:rsid w:val="00B764E9"/>
    <w:rsid w:val="00B76B53"/>
    <w:rsid w:val="00B76E3B"/>
    <w:rsid w:val="00B7764D"/>
    <w:rsid w:val="00B81255"/>
    <w:rsid w:val="00B8175E"/>
    <w:rsid w:val="00B81AF6"/>
    <w:rsid w:val="00B81C8B"/>
    <w:rsid w:val="00B81D2D"/>
    <w:rsid w:val="00B820A4"/>
    <w:rsid w:val="00B821D1"/>
    <w:rsid w:val="00B82980"/>
    <w:rsid w:val="00B83E02"/>
    <w:rsid w:val="00B844E7"/>
    <w:rsid w:val="00B851B5"/>
    <w:rsid w:val="00B85DA4"/>
    <w:rsid w:val="00B85E8D"/>
    <w:rsid w:val="00B86BB3"/>
    <w:rsid w:val="00B86DDC"/>
    <w:rsid w:val="00B871B0"/>
    <w:rsid w:val="00B87443"/>
    <w:rsid w:val="00B87CB0"/>
    <w:rsid w:val="00B9001D"/>
    <w:rsid w:val="00B90908"/>
    <w:rsid w:val="00B90A1A"/>
    <w:rsid w:val="00B90B14"/>
    <w:rsid w:val="00B91E92"/>
    <w:rsid w:val="00B92746"/>
    <w:rsid w:val="00B92F47"/>
    <w:rsid w:val="00B9373E"/>
    <w:rsid w:val="00B9461B"/>
    <w:rsid w:val="00B94A1B"/>
    <w:rsid w:val="00B957FC"/>
    <w:rsid w:val="00B95EF8"/>
    <w:rsid w:val="00B96138"/>
    <w:rsid w:val="00B964AE"/>
    <w:rsid w:val="00B96A8A"/>
    <w:rsid w:val="00B972A0"/>
    <w:rsid w:val="00B97342"/>
    <w:rsid w:val="00B974B4"/>
    <w:rsid w:val="00B978DF"/>
    <w:rsid w:val="00B97D27"/>
    <w:rsid w:val="00BA078B"/>
    <w:rsid w:val="00BA0B25"/>
    <w:rsid w:val="00BA0E41"/>
    <w:rsid w:val="00BA0FF6"/>
    <w:rsid w:val="00BA1082"/>
    <w:rsid w:val="00BA13F3"/>
    <w:rsid w:val="00BA1BFB"/>
    <w:rsid w:val="00BA2177"/>
    <w:rsid w:val="00BA2261"/>
    <w:rsid w:val="00BA25F6"/>
    <w:rsid w:val="00BA2607"/>
    <w:rsid w:val="00BA28D1"/>
    <w:rsid w:val="00BA29DC"/>
    <w:rsid w:val="00BA4118"/>
    <w:rsid w:val="00BA43FB"/>
    <w:rsid w:val="00BA48A0"/>
    <w:rsid w:val="00BA4C5A"/>
    <w:rsid w:val="00BA5C63"/>
    <w:rsid w:val="00BA66AC"/>
    <w:rsid w:val="00BA746D"/>
    <w:rsid w:val="00BA7E6F"/>
    <w:rsid w:val="00BB0002"/>
    <w:rsid w:val="00BB0148"/>
    <w:rsid w:val="00BB0C22"/>
    <w:rsid w:val="00BB132C"/>
    <w:rsid w:val="00BB1798"/>
    <w:rsid w:val="00BB19D0"/>
    <w:rsid w:val="00BB1D19"/>
    <w:rsid w:val="00BB1F24"/>
    <w:rsid w:val="00BB216E"/>
    <w:rsid w:val="00BB2648"/>
    <w:rsid w:val="00BB2BC2"/>
    <w:rsid w:val="00BB33CF"/>
    <w:rsid w:val="00BB3DDB"/>
    <w:rsid w:val="00BB3FDB"/>
    <w:rsid w:val="00BB4048"/>
    <w:rsid w:val="00BB45E0"/>
    <w:rsid w:val="00BB46CD"/>
    <w:rsid w:val="00BB5562"/>
    <w:rsid w:val="00BB6080"/>
    <w:rsid w:val="00BB6367"/>
    <w:rsid w:val="00BB6403"/>
    <w:rsid w:val="00BB6C2B"/>
    <w:rsid w:val="00BB6CB5"/>
    <w:rsid w:val="00BB6DD3"/>
    <w:rsid w:val="00BB6E86"/>
    <w:rsid w:val="00BB7839"/>
    <w:rsid w:val="00BB7A64"/>
    <w:rsid w:val="00BB7CAB"/>
    <w:rsid w:val="00BC0275"/>
    <w:rsid w:val="00BC05A6"/>
    <w:rsid w:val="00BC06E9"/>
    <w:rsid w:val="00BC0BCB"/>
    <w:rsid w:val="00BC0DD2"/>
    <w:rsid w:val="00BC2472"/>
    <w:rsid w:val="00BC2D87"/>
    <w:rsid w:val="00BC2EF1"/>
    <w:rsid w:val="00BC31B7"/>
    <w:rsid w:val="00BC3956"/>
    <w:rsid w:val="00BC3E33"/>
    <w:rsid w:val="00BC421D"/>
    <w:rsid w:val="00BC44AC"/>
    <w:rsid w:val="00BC4978"/>
    <w:rsid w:val="00BC49C3"/>
    <w:rsid w:val="00BC4A2A"/>
    <w:rsid w:val="00BC4B2C"/>
    <w:rsid w:val="00BC503D"/>
    <w:rsid w:val="00BC5159"/>
    <w:rsid w:val="00BC601D"/>
    <w:rsid w:val="00BC6590"/>
    <w:rsid w:val="00BC659F"/>
    <w:rsid w:val="00BC67C1"/>
    <w:rsid w:val="00BC6B20"/>
    <w:rsid w:val="00BC7343"/>
    <w:rsid w:val="00BC74B2"/>
    <w:rsid w:val="00BC769E"/>
    <w:rsid w:val="00BC76F5"/>
    <w:rsid w:val="00BC77BB"/>
    <w:rsid w:val="00BD04C0"/>
    <w:rsid w:val="00BD0602"/>
    <w:rsid w:val="00BD09E1"/>
    <w:rsid w:val="00BD0BAB"/>
    <w:rsid w:val="00BD1334"/>
    <w:rsid w:val="00BD1D23"/>
    <w:rsid w:val="00BD2054"/>
    <w:rsid w:val="00BD31FE"/>
    <w:rsid w:val="00BD34A7"/>
    <w:rsid w:val="00BD3594"/>
    <w:rsid w:val="00BD3E8B"/>
    <w:rsid w:val="00BD4895"/>
    <w:rsid w:val="00BD4C1B"/>
    <w:rsid w:val="00BD4FC4"/>
    <w:rsid w:val="00BD5122"/>
    <w:rsid w:val="00BD5B90"/>
    <w:rsid w:val="00BD7931"/>
    <w:rsid w:val="00BE0001"/>
    <w:rsid w:val="00BE0145"/>
    <w:rsid w:val="00BE03D5"/>
    <w:rsid w:val="00BE05F6"/>
    <w:rsid w:val="00BE0970"/>
    <w:rsid w:val="00BE0D50"/>
    <w:rsid w:val="00BE0D88"/>
    <w:rsid w:val="00BE12C8"/>
    <w:rsid w:val="00BE1790"/>
    <w:rsid w:val="00BE1A0A"/>
    <w:rsid w:val="00BE1B3C"/>
    <w:rsid w:val="00BE1DA8"/>
    <w:rsid w:val="00BE1DF5"/>
    <w:rsid w:val="00BE2D2E"/>
    <w:rsid w:val="00BE38F9"/>
    <w:rsid w:val="00BE3EA8"/>
    <w:rsid w:val="00BE43EA"/>
    <w:rsid w:val="00BE50B2"/>
    <w:rsid w:val="00BE5295"/>
    <w:rsid w:val="00BE532C"/>
    <w:rsid w:val="00BE6008"/>
    <w:rsid w:val="00BE646B"/>
    <w:rsid w:val="00BE6EA3"/>
    <w:rsid w:val="00BE70AE"/>
    <w:rsid w:val="00BE73F6"/>
    <w:rsid w:val="00BE7437"/>
    <w:rsid w:val="00BE7AC9"/>
    <w:rsid w:val="00BF0479"/>
    <w:rsid w:val="00BF072C"/>
    <w:rsid w:val="00BF0B27"/>
    <w:rsid w:val="00BF1540"/>
    <w:rsid w:val="00BF180F"/>
    <w:rsid w:val="00BF1AC8"/>
    <w:rsid w:val="00BF1E11"/>
    <w:rsid w:val="00BF1EE7"/>
    <w:rsid w:val="00BF277F"/>
    <w:rsid w:val="00BF2BC7"/>
    <w:rsid w:val="00BF2F89"/>
    <w:rsid w:val="00BF36F5"/>
    <w:rsid w:val="00BF44FD"/>
    <w:rsid w:val="00BF458F"/>
    <w:rsid w:val="00BF48DA"/>
    <w:rsid w:val="00BF4FB0"/>
    <w:rsid w:val="00BF5840"/>
    <w:rsid w:val="00BF5AA2"/>
    <w:rsid w:val="00BF5CB6"/>
    <w:rsid w:val="00BF62CE"/>
    <w:rsid w:val="00BF68D1"/>
    <w:rsid w:val="00BF6966"/>
    <w:rsid w:val="00BF6AB3"/>
    <w:rsid w:val="00BF6C2B"/>
    <w:rsid w:val="00BF722B"/>
    <w:rsid w:val="00C000D6"/>
    <w:rsid w:val="00C003FD"/>
    <w:rsid w:val="00C007F8"/>
    <w:rsid w:val="00C00C2B"/>
    <w:rsid w:val="00C0135E"/>
    <w:rsid w:val="00C01F8B"/>
    <w:rsid w:val="00C0208E"/>
    <w:rsid w:val="00C0320D"/>
    <w:rsid w:val="00C03243"/>
    <w:rsid w:val="00C04007"/>
    <w:rsid w:val="00C046E3"/>
    <w:rsid w:val="00C056C8"/>
    <w:rsid w:val="00C05B10"/>
    <w:rsid w:val="00C05F1A"/>
    <w:rsid w:val="00C06635"/>
    <w:rsid w:val="00C06FE3"/>
    <w:rsid w:val="00C07177"/>
    <w:rsid w:val="00C07462"/>
    <w:rsid w:val="00C07AAE"/>
    <w:rsid w:val="00C07B34"/>
    <w:rsid w:val="00C1048B"/>
    <w:rsid w:val="00C109D4"/>
    <w:rsid w:val="00C10CF2"/>
    <w:rsid w:val="00C11342"/>
    <w:rsid w:val="00C113D5"/>
    <w:rsid w:val="00C113FA"/>
    <w:rsid w:val="00C116B8"/>
    <w:rsid w:val="00C11A8C"/>
    <w:rsid w:val="00C11ACC"/>
    <w:rsid w:val="00C11C9F"/>
    <w:rsid w:val="00C11FC3"/>
    <w:rsid w:val="00C1218B"/>
    <w:rsid w:val="00C12912"/>
    <w:rsid w:val="00C12C18"/>
    <w:rsid w:val="00C12DE5"/>
    <w:rsid w:val="00C13853"/>
    <w:rsid w:val="00C138FC"/>
    <w:rsid w:val="00C13A20"/>
    <w:rsid w:val="00C145BA"/>
    <w:rsid w:val="00C14C3C"/>
    <w:rsid w:val="00C15065"/>
    <w:rsid w:val="00C15179"/>
    <w:rsid w:val="00C15234"/>
    <w:rsid w:val="00C1537B"/>
    <w:rsid w:val="00C158BD"/>
    <w:rsid w:val="00C15920"/>
    <w:rsid w:val="00C15975"/>
    <w:rsid w:val="00C15B8C"/>
    <w:rsid w:val="00C160E5"/>
    <w:rsid w:val="00C16712"/>
    <w:rsid w:val="00C16DA6"/>
    <w:rsid w:val="00C1735E"/>
    <w:rsid w:val="00C176BF"/>
    <w:rsid w:val="00C178D2"/>
    <w:rsid w:val="00C22125"/>
    <w:rsid w:val="00C2303E"/>
    <w:rsid w:val="00C235A2"/>
    <w:rsid w:val="00C2471F"/>
    <w:rsid w:val="00C24751"/>
    <w:rsid w:val="00C2481F"/>
    <w:rsid w:val="00C25AF3"/>
    <w:rsid w:val="00C265D9"/>
    <w:rsid w:val="00C268D6"/>
    <w:rsid w:val="00C26D6C"/>
    <w:rsid w:val="00C26D9E"/>
    <w:rsid w:val="00C26E6C"/>
    <w:rsid w:val="00C26F03"/>
    <w:rsid w:val="00C276DB"/>
    <w:rsid w:val="00C30DBC"/>
    <w:rsid w:val="00C30DCA"/>
    <w:rsid w:val="00C30F28"/>
    <w:rsid w:val="00C314A0"/>
    <w:rsid w:val="00C32BB7"/>
    <w:rsid w:val="00C339E3"/>
    <w:rsid w:val="00C33ECE"/>
    <w:rsid w:val="00C34298"/>
    <w:rsid w:val="00C34D90"/>
    <w:rsid w:val="00C351FB"/>
    <w:rsid w:val="00C35250"/>
    <w:rsid w:val="00C3680B"/>
    <w:rsid w:val="00C37B05"/>
    <w:rsid w:val="00C40142"/>
    <w:rsid w:val="00C405DA"/>
    <w:rsid w:val="00C40759"/>
    <w:rsid w:val="00C40B5E"/>
    <w:rsid w:val="00C412AC"/>
    <w:rsid w:val="00C41A61"/>
    <w:rsid w:val="00C42635"/>
    <w:rsid w:val="00C4391F"/>
    <w:rsid w:val="00C441B5"/>
    <w:rsid w:val="00C44627"/>
    <w:rsid w:val="00C45044"/>
    <w:rsid w:val="00C454DA"/>
    <w:rsid w:val="00C45B30"/>
    <w:rsid w:val="00C45B3C"/>
    <w:rsid w:val="00C462EC"/>
    <w:rsid w:val="00C46ADC"/>
    <w:rsid w:val="00C47035"/>
    <w:rsid w:val="00C47810"/>
    <w:rsid w:val="00C4781E"/>
    <w:rsid w:val="00C478BF"/>
    <w:rsid w:val="00C47D7E"/>
    <w:rsid w:val="00C47DD2"/>
    <w:rsid w:val="00C47F8E"/>
    <w:rsid w:val="00C50675"/>
    <w:rsid w:val="00C50906"/>
    <w:rsid w:val="00C50CFD"/>
    <w:rsid w:val="00C50DD3"/>
    <w:rsid w:val="00C518E0"/>
    <w:rsid w:val="00C5210E"/>
    <w:rsid w:val="00C52504"/>
    <w:rsid w:val="00C52612"/>
    <w:rsid w:val="00C52AEE"/>
    <w:rsid w:val="00C52E0D"/>
    <w:rsid w:val="00C53999"/>
    <w:rsid w:val="00C557A5"/>
    <w:rsid w:val="00C55C89"/>
    <w:rsid w:val="00C56016"/>
    <w:rsid w:val="00C5619E"/>
    <w:rsid w:val="00C56BC2"/>
    <w:rsid w:val="00C57250"/>
    <w:rsid w:val="00C575DE"/>
    <w:rsid w:val="00C57684"/>
    <w:rsid w:val="00C57ADC"/>
    <w:rsid w:val="00C57C2B"/>
    <w:rsid w:val="00C60489"/>
    <w:rsid w:val="00C60D71"/>
    <w:rsid w:val="00C61289"/>
    <w:rsid w:val="00C614A5"/>
    <w:rsid w:val="00C61C06"/>
    <w:rsid w:val="00C62345"/>
    <w:rsid w:val="00C624C6"/>
    <w:rsid w:val="00C625A3"/>
    <w:rsid w:val="00C62CE3"/>
    <w:rsid w:val="00C63A1E"/>
    <w:rsid w:val="00C63A25"/>
    <w:rsid w:val="00C63FFB"/>
    <w:rsid w:val="00C6416A"/>
    <w:rsid w:val="00C64919"/>
    <w:rsid w:val="00C65A35"/>
    <w:rsid w:val="00C65FD4"/>
    <w:rsid w:val="00C6698A"/>
    <w:rsid w:val="00C66A1D"/>
    <w:rsid w:val="00C67116"/>
    <w:rsid w:val="00C67898"/>
    <w:rsid w:val="00C67A93"/>
    <w:rsid w:val="00C67BE8"/>
    <w:rsid w:val="00C7078B"/>
    <w:rsid w:val="00C71294"/>
    <w:rsid w:val="00C716B4"/>
    <w:rsid w:val="00C71959"/>
    <w:rsid w:val="00C71DD6"/>
    <w:rsid w:val="00C737E2"/>
    <w:rsid w:val="00C73EB3"/>
    <w:rsid w:val="00C73EDC"/>
    <w:rsid w:val="00C73EE0"/>
    <w:rsid w:val="00C73FD8"/>
    <w:rsid w:val="00C7512F"/>
    <w:rsid w:val="00C75478"/>
    <w:rsid w:val="00C756E5"/>
    <w:rsid w:val="00C7571B"/>
    <w:rsid w:val="00C75F32"/>
    <w:rsid w:val="00C76457"/>
    <w:rsid w:val="00C7657E"/>
    <w:rsid w:val="00C76680"/>
    <w:rsid w:val="00C76902"/>
    <w:rsid w:val="00C77304"/>
    <w:rsid w:val="00C777BE"/>
    <w:rsid w:val="00C77A2F"/>
    <w:rsid w:val="00C80190"/>
    <w:rsid w:val="00C81055"/>
    <w:rsid w:val="00C81733"/>
    <w:rsid w:val="00C81E47"/>
    <w:rsid w:val="00C82633"/>
    <w:rsid w:val="00C82B83"/>
    <w:rsid w:val="00C833E0"/>
    <w:rsid w:val="00C848EF"/>
    <w:rsid w:val="00C85BD9"/>
    <w:rsid w:val="00C85F18"/>
    <w:rsid w:val="00C85FE2"/>
    <w:rsid w:val="00C86960"/>
    <w:rsid w:val="00C87616"/>
    <w:rsid w:val="00C8764F"/>
    <w:rsid w:val="00C876F3"/>
    <w:rsid w:val="00C87719"/>
    <w:rsid w:val="00C87DBC"/>
    <w:rsid w:val="00C90246"/>
    <w:rsid w:val="00C902B7"/>
    <w:rsid w:val="00C9055C"/>
    <w:rsid w:val="00C90AEE"/>
    <w:rsid w:val="00C91377"/>
    <w:rsid w:val="00C919A7"/>
    <w:rsid w:val="00C91B31"/>
    <w:rsid w:val="00C92291"/>
    <w:rsid w:val="00C92444"/>
    <w:rsid w:val="00C92711"/>
    <w:rsid w:val="00C929F4"/>
    <w:rsid w:val="00C92D1C"/>
    <w:rsid w:val="00C93151"/>
    <w:rsid w:val="00C931ED"/>
    <w:rsid w:val="00C93F84"/>
    <w:rsid w:val="00C940AB"/>
    <w:rsid w:val="00C94321"/>
    <w:rsid w:val="00C946B9"/>
    <w:rsid w:val="00C94A0D"/>
    <w:rsid w:val="00C94BB1"/>
    <w:rsid w:val="00C9529A"/>
    <w:rsid w:val="00C95C48"/>
    <w:rsid w:val="00C96094"/>
    <w:rsid w:val="00C968A1"/>
    <w:rsid w:val="00C9739F"/>
    <w:rsid w:val="00C974EF"/>
    <w:rsid w:val="00C97565"/>
    <w:rsid w:val="00C97AC4"/>
    <w:rsid w:val="00C97C04"/>
    <w:rsid w:val="00C97E68"/>
    <w:rsid w:val="00CA0481"/>
    <w:rsid w:val="00CA07BC"/>
    <w:rsid w:val="00CA0979"/>
    <w:rsid w:val="00CA0982"/>
    <w:rsid w:val="00CA0BAB"/>
    <w:rsid w:val="00CA0D20"/>
    <w:rsid w:val="00CA0EC0"/>
    <w:rsid w:val="00CA1380"/>
    <w:rsid w:val="00CA13DC"/>
    <w:rsid w:val="00CA1C6C"/>
    <w:rsid w:val="00CA1F8D"/>
    <w:rsid w:val="00CA229D"/>
    <w:rsid w:val="00CA23F3"/>
    <w:rsid w:val="00CA2719"/>
    <w:rsid w:val="00CA2C17"/>
    <w:rsid w:val="00CA2F5E"/>
    <w:rsid w:val="00CA40EB"/>
    <w:rsid w:val="00CA41B4"/>
    <w:rsid w:val="00CA4D0F"/>
    <w:rsid w:val="00CA5815"/>
    <w:rsid w:val="00CA5B6C"/>
    <w:rsid w:val="00CA6116"/>
    <w:rsid w:val="00CA6170"/>
    <w:rsid w:val="00CA68D8"/>
    <w:rsid w:val="00CA6E91"/>
    <w:rsid w:val="00CA77A5"/>
    <w:rsid w:val="00CA7A6E"/>
    <w:rsid w:val="00CA7BBB"/>
    <w:rsid w:val="00CB09B4"/>
    <w:rsid w:val="00CB0AA6"/>
    <w:rsid w:val="00CB0B52"/>
    <w:rsid w:val="00CB0BA4"/>
    <w:rsid w:val="00CB0E96"/>
    <w:rsid w:val="00CB181A"/>
    <w:rsid w:val="00CB25AB"/>
    <w:rsid w:val="00CB2BC5"/>
    <w:rsid w:val="00CB3270"/>
    <w:rsid w:val="00CB3307"/>
    <w:rsid w:val="00CB36D0"/>
    <w:rsid w:val="00CB4058"/>
    <w:rsid w:val="00CB4125"/>
    <w:rsid w:val="00CB45B3"/>
    <w:rsid w:val="00CB4D48"/>
    <w:rsid w:val="00CB4E1A"/>
    <w:rsid w:val="00CB51C6"/>
    <w:rsid w:val="00CB5499"/>
    <w:rsid w:val="00CB54B1"/>
    <w:rsid w:val="00CB5786"/>
    <w:rsid w:val="00CB57A7"/>
    <w:rsid w:val="00CB5B8A"/>
    <w:rsid w:val="00CB5FBE"/>
    <w:rsid w:val="00CB620A"/>
    <w:rsid w:val="00CB68DC"/>
    <w:rsid w:val="00CB6CC0"/>
    <w:rsid w:val="00CB72C7"/>
    <w:rsid w:val="00CB7ADA"/>
    <w:rsid w:val="00CB7E98"/>
    <w:rsid w:val="00CC026D"/>
    <w:rsid w:val="00CC03EF"/>
    <w:rsid w:val="00CC0726"/>
    <w:rsid w:val="00CC0954"/>
    <w:rsid w:val="00CC09BC"/>
    <w:rsid w:val="00CC0C61"/>
    <w:rsid w:val="00CC0CFA"/>
    <w:rsid w:val="00CC0D8F"/>
    <w:rsid w:val="00CC1C28"/>
    <w:rsid w:val="00CC1CF4"/>
    <w:rsid w:val="00CC2595"/>
    <w:rsid w:val="00CC261A"/>
    <w:rsid w:val="00CC2A42"/>
    <w:rsid w:val="00CC2CBD"/>
    <w:rsid w:val="00CC3416"/>
    <w:rsid w:val="00CC3DCD"/>
    <w:rsid w:val="00CC3F92"/>
    <w:rsid w:val="00CC4703"/>
    <w:rsid w:val="00CC4886"/>
    <w:rsid w:val="00CC4B28"/>
    <w:rsid w:val="00CC4D24"/>
    <w:rsid w:val="00CC4F6A"/>
    <w:rsid w:val="00CC52B1"/>
    <w:rsid w:val="00CC5C4F"/>
    <w:rsid w:val="00CC5E88"/>
    <w:rsid w:val="00CC5EA0"/>
    <w:rsid w:val="00CC6042"/>
    <w:rsid w:val="00CC62F5"/>
    <w:rsid w:val="00CC686A"/>
    <w:rsid w:val="00CC6D1B"/>
    <w:rsid w:val="00CC70BE"/>
    <w:rsid w:val="00CC7AAB"/>
    <w:rsid w:val="00CC7EDD"/>
    <w:rsid w:val="00CC7EF9"/>
    <w:rsid w:val="00CD0ABC"/>
    <w:rsid w:val="00CD0C34"/>
    <w:rsid w:val="00CD1E74"/>
    <w:rsid w:val="00CD2089"/>
    <w:rsid w:val="00CD227A"/>
    <w:rsid w:val="00CD2599"/>
    <w:rsid w:val="00CD2A20"/>
    <w:rsid w:val="00CD2F56"/>
    <w:rsid w:val="00CD2F5F"/>
    <w:rsid w:val="00CD4006"/>
    <w:rsid w:val="00CD4558"/>
    <w:rsid w:val="00CD4811"/>
    <w:rsid w:val="00CD49F6"/>
    <w:rsid w:val="00CD6C2C"/>
    <w:rsid w:val="00CD6DF2"/>
    <w:rsid w:val="00CD702B"/>
    <w:rsid w:val="00CD7227"/>
    <w:rsid w:val="00CD7AF0"/>
    <w:rsid w:val="00CE00F4"/>
    <w:rsid w:val="00CE02DC"/>
    <w:rsid w:val="00CE0346"/>
    <w:rsid w:val="00CE083E"/>
    <w:rsid w:val="00CE0AF9"/>
    <w:rsid w:val="00CE0B3C"/>
    <w:rsid w:val="00CE0E3A"/>
    <w:rsid w:val="00CE21FC"/>
    <w:rsid w:val="00CE2DF5"/>
    <w:rsid w:val="00CE31BF"/>
    <w:rsid w:val="00CE322F"/>
    <w:rsid w:val="00CE32B6"/>
    <w:rsid w:val="00CE39E0"/>
    <w:rsid w:val="00CE3A88"/>
    <w:rsid w:val="00CE3B02"/>
    <w:rsid w:val="00CE3FEA"/>
    <w:rsid w:val="00CE4908"/>
    <w:rsid w:val="00CE4C36"/>
    <w:rsid w:val="00CE5201"/>
    <w:rsid w:val="00CE538F"/>
    <w:rsid w:val="00CE5AF4"/>
    <w:rsid w:val="00CE5F85"/>
    <w:rsid w:val="00CE6368"/>
    <w:rsid w:val="00CE65DD"/>
    <w:rsid w:val="00CE6621"/>
    <w:rsid w:val="00CE68F0"/>
    <w:rsid w:val="00CE78D3"/>
    <w:rsid w:val="00CE7AE6"/>
    <w:rsid w:val="00CF08FC"/>
    <w:rsid w:val="00CF0CF7"/>
    <w:rsid w:val="00CF1209"/>
    <w:rsid w:val="00CF19F6"/>
    <w:rsid w:val="00CF1E47"/>
    <w:rsid w:val="00CF210F"/>
    <w:rsid w:val="00CF22D6"/>
    <w:rsid w:val="00CF23B8"/>
    <w:rsid w:val="00CF2E1B"/>
    <w:rsid w:val="00CF31B3"/>
    <w:rsid w:val="00CF3A29"/>
    <w:rsid w:val="00CF4723"/>
    <w:rsid w:val="00CF4A4B"/>
    <w:rsid w:val="00CF5054"/>
    <w:rsid w:val="00CF547F"/>
    <w:rsid w:val="00CF55DB"/>
    <w:rsid w:val="00CF56A2"/>
    <w:rsid w:val="00CF64B5"/>
    <w:rsid w:val="00CF6D18"/>
    <w:rsid w:val="00CF7181"/>
    <w:rsid w:val="00CF7B77"/>
    <w:rsid w:val="00CF7FF3"/>
    <w:rsid w:val="00D003DA"/>
    <w:rsid w:val="00D004A0"/>
    <w:rsid w:val="00D00540"/>
    <w:rsid w:val="00D005F4"/>
    <w:rsid w:val="00D008FB"/>
    <w:rsid w:val="00D00CEA"/>
    <w:rsid w:val="00D01097"/>
    <w:rsid w:val="00D014E1"/>
    <w:rsid w:val="00D01DAA"/>
    <w:rsid w:val="00D024C2"/>
    <w:rsid w:val="00D03638"/>
    <w:rsid w:val="00D038F5"/>
    <w:rsid w:val="00D045E9"/>
    <w:rsid w:val="00D04862"/>
    <w:rsid w:val="00D04A18"/>
    <w:rsid w:val="00D04B4A"/>
    <w:rsid w:val="00D04C73"/>
    <w:rsid w:val="00D04DDF"/>
    <w:rsid w:val="00D05367"/>
    <w:rsid w:val="00D05B23"/>
    <w:rsid w:val="00D05D1C"/>
    <w:rsid w:val="00D05F8C"/>
    <w:rsid w:val="00D103A6"/>
    <w:rsid w:val="00D106B8"/>
    <w:rsid w:val="00D1074E"/>
    <w:rsid w:val="00D10C98"/>
    <w:rsid w:val="00D115E2"/>
    <w:rsid w:val="00D11829"/>
    <w:rsid w:val="00D11DD8"/>
    <w:rsid w:val="00D11F8E"/>
    <w:rsid w:val="00D1202F"/>
    <w:rsid w:val="00D122FA"/>
    <w:rsid w:val="00D125FF"/>
    <w:rsid w:val="00D12D12"/>
    <w:rsid w:val="00D1329A"/>
    <w:rsid w:val="00D1368A"/>
    <w:rsid w:val="00D13724"/>
    <w:rsid w:val="00D13919"/>
    <w:rsid w:val="00D13B38"/>
    <w:rsid w:val="00D1422E"/>
    <w:rsid w:val="00D15336"/>
    <w:rsid w:val="00D153AB"/>
    <w:rsid w:val="00D16605"/>
    <w:rsid w:val="00D166B5"/>
    <w:rsid w:val="00D16B9E"/>
    <w:rsid w:val="00D16CFB"/>
    <w:rsid w:val="00D16D31"/>
    <w:rsid w:val="00D17A4D"/>
    <w:rsid w:val="00D20528"/>
    <w:rsid w:val="00D205DA"/>
    <w:rsid w:val="00D20747"/>
    <w:rsid w:val="00D2134E"/>
    <w:rsid w:val="00D215BA"/>
    <w:rsid w:val="00D21680"/>
    <w:rsid w:val="00D21FDA"/>
    <w:rsid w:val="00D22372"/>
    <w:rsid w:val="00D22492"/>
    <w:rsid w:val="00D224B9"/>
    <w:rsid w:val="00D22873"/>
    <w:rsid w:val="00D22B35"/>
    <w:rsid w:val="00D22F04"/>
    <w:rsid w:val="00D2340B"/>
    <w:rsid w:val="00D23589"/>
    <w:rsid w:val="00D2488C"/>
    <w:rsid w:val="00D249DD"/>
    <w:rsid w:val="00D24AE0"/>
    <w:rsid w:val="00D24DA6"/>
    <w:rsid w:val="00D24E1B"/>
    <w:rsid w:val="00D2562E"/>
    <w:rsid w:val="00D25BB8"/>
    <w:rsid w:val="00D26F1A"/>
    <w:rsid w:val="00D273F9"/>
    <w:rsid w:val="00D3002E"/>
    <w:rsid w:val="00D30848"/>
    <w:rsid w:val="00D30AD8"/>
    <w:rsid w:val="00D30AE6"/>
    <w:rsid w:val="00D30EA0"/>
    <w:rsid w:val="00D30EC1"/>
    <w:rsid w:val="00D31EE2"/>
    <w:rsid w:val="00D322B2"/>
    <w:rsid w:val="00D322F9"/>
    <w:rsid w:val="00D32893"/>
    <w:rsid w:val="00D32D13"/>
    <w:rsid w:val="00D33540"/>
    <w:rsid w:val="00D33C05"/>
    <w:rsid w:val="00D33DAA"/>
    <w:rsid w:val="00D34372"/>
    <w:rsid w:val="00D343BE"/>
    <w:rsid w:val="00D34A93"/>
    <w:rsid w:val="00D34D39"/>
    <w:rsid w:val="00D34E80"/>
    <w:rsid w:val="00D357CB"/>
    <w:rsid w:val="00D36058"/>
    <w:rsid w:val="00D36247"/>
    <w:rsid w:val="00D37C3B"/>
    <w:rsid w:val="00D40489"/>
    <w:rsid w:val="00D40859"/>
    <w:rsid w:val="00D40BBE"/>
    <w:rsid w:val="00D40BFA"/>
    <w:rsid w:val="00D40D46"/>
    <w:rsid w:val="00D4114A"/>
    <w:rsid w:val="00D418CB"/>
    <w:rsid w:val="00D41AF3"/>
    <w:rsid w:val="00D41E2E"/>
    <w:rsid w:val="00D41E81"/>
    <w:rsid w:val="00D42329"/>
    <w:rsid w:val="00D42566"/>
    <w:rsid w:val="00D42CB1"/>
    <w:rsid w:val="00D42F27"/>
    <w:rsid w:val="00D4465B"/>
    <w:rsid w:val="00D446ED"/>
    <w:rsid w:val="00D44DFF"/>
    <w:rsid w:val="00D4505C"/>
    <w:rsid w:val="00D456C1"/>
    <w:rsid w:val="00D45E2D"/>
    <w:rsid w:val="00D4697A"/>
    <w:rsid w:val="00D47716"/>
    <w:rsid w:val="00D47F22"/>
    <w:rsid w:val="00D5055E"/>
    <w:rsid w:val="00D506CB"/>
    <w:rsid w:val="00D50814"/>
    <w:rsid w:val="00D50D37"/>
    <w:rsid w:val="00D518B1"/>
    <w:rsid w:val="00D519FD"/>
    <w:rsid w:val="00D51E9E"/>
    <w:rsid w:val="00D52566"/>
    <w:rsid w:val="00D52670"/>
    <w:rsid w:val="00D52A00"/>
    <w:rsid w:val="00D53714"/>
    <w:rsid w:val="00D53E86"/>
    <w:rsid w:val="00D541F3"/>
    <w:rsid w:val="00D542CE"/>
    <w:rsid w:val="00D546B0"/>
    <w:rsid w:val="00D54984"/>
    <w:rsid w:val="00D5580D"/>
    <w:rsid w:val="00D55D10"/>
    <w:rsid w:val="00D55DE2"/>
    <w:rsid w:val="00D55EAF"/>
    <w:rsid w:val="00D560DB"/>
    <w:rsid w:val="00D56113"/>
    <w:rsid w:val="00D568C7"/>
    <w:rsid w:val="00D56991"/>
    <w:rsid w:val="00D57352"/>
    <w:rsid w:val="00D57887"/>
    <w:rsid w:val="00D57A14"/>
    <w:rsid w:val="00D6047A"/>
    <w:rsid w:val="00D6061B"/>
    <w:rsid w:val="00D6069A"/>
    <w:rsid w:val="00D60705"/>
    <w:rsid w:val="00D6169E"/>
    <w:rsid w:val="00D61832"/>
    <w:rsid w:val="00D61A04"/>
    <w:rsid w:val="00D623A9"/>
    <w:rsid w:val="00D6261A"/>
    <w:rsid w:val="00D62BC0"/>
    <w:rsid w:val="00D63024"/>
    <w:rsid w:val="00D6342F"/>
    <w:rsid w:val="00D63844"/>
    <w:rsid w:val="00D640B6"/>
    <w:rsid w:val="00D649D4"/>
    <w:rsid w:val="00D64DF4"/>
    <w:rsid w:val="00D64E72"/>
    <w:rsid w:val="00D64F3C"/>
    <w:rsid w:val="00D6541E"/>
    <w:rsid w:val="00D65860"/>
    <w:rsid w:val="00D65A2B"/>
    <w:rsid w:val="00D67206"/>
    <w:rsid w:val="00D6738F"/>
    <w:rsid w:val="00D67C35"/>
    <w:rsid w:val="00D71B32"/>
    <w:rsid w:val="00D72298"/>
    <w:rsid w:val="00D725C9"/>
    <w:rsid w:val="00D72843"/>
    <w:rsid w:val="00D72B52"/>
    <w:rsid w:val="00D7370B"/>
    <w:rsid w:val="00D73B45"/>
    <w:rsid w:val="00D741F4"/>
    <w:rsid w:val="00D7427B"/>
    <w:rsid w:val="00D74F1B"/>
    <w:rsid w:val="00D759AA"/>
    <w:rsid w:val="00D75BAD"/>
    <w:rsid w:val="00D76B9D"/>
    <w:rsid w:val="00D76C13"/>
    <w:rsid w:val="00D779F6"/>
    <w:rsid w:val="00D77BFA"/>
    <w:rsid w:val="00D77CEA"/>
    <w:rsid w:val="00D77F56"/>
    <w:rsid w:val="00D8005B"/>
    <w:rsid w:val="00D8025E"/>
    <w:rsid w:val="00D805B4"/>
    <w:rsid w:val="00D812B4"/>
    <w:rsid w:val="00D81458"/>
    <w:rsid w:val="00D817E2"/>
    <w:rsid w:val="00D81BA5"/>
    <w:rsid w:val="00D81D2E"/>
    <w:rsid w:val="00D81D73"/>
    <w:rsid w:val="00D82EEE"/>
    <w:rsid w:val="00D8340B"/>
    <w:rsid w:val="00D8391E"/>
    <w:rsid w:val="00D83CC1"/>
    <w:rsid w:val="00D83EBD"/>
    <w:rsid w:val="00D84717"/>
    <w:rsid w:val="00D85114"/>
    <w:rsid w:val="00D85526"/>
    <w:rsid w:val="00D859D2"/>
    <w:rsid w:val="00D85B1E"/>
    <w:rsid w:val="00D86433"/>
    <w:rsid w:val="00D86D72"/>
    <w:rsid w:val="00D86E4F"/>
    <w:rsid w:val="00D87152"/>
    <w:rsid w:val="00D87760"/>
    <w:rsid w:val="00D8778F"/>
    <w:rsid w:val="00D878C4"/>
    <w:rsid w:val="00D87C96"/>
    <w:rsid w:val="00D90654"/>
    <w:rsid w:val="00D9075E"/>
    <w:rsid w:val="00D912E5"/>
    <w:rsid w:val="00D91859"/>
    <w:rsid w:val="00D927E7"/>
    <w:rsid w:val="00D92B65"/>
    <w:rsid w:val="00D92FD1"/>
    <w:rsid w:val="00D935C4"/>
    <w:rsid w:val="00D94E38"/>
    <w:rsid w:val="00D953D3"/>
    <w:rsid w:val="00D95588"/>
    <w:rsid w:val="00D95774"/>
    <w:rsid w:val="00D95BDD"/>
    <w:rsid w:val="00D9654B"/>
    <w:rsid w:val="00D96E28"/>
    <w:rsid w:val="00D97A31"/>
    <w:rsid w:val="00D97B9A"/>
    <w:rsid w:val="00D97EA1"/>
    <w:rsid w:val="00DA06D2"/>
    <w:rsid w:val="00DA0767"/>
    <w:rsid w:val="00DA1095"/>
    <w:rsid w:val="00DA180E"/>
    <w:rsid w:val="00DA25A1"/>
    <w:rsid w:val="00DA2D6C"/>
    <w:rsid w:val="00DA2ED1"/>
    <w:rsid w:val="00DA365D"/>
    <w:rsid w:val="00DA36B9"/>
    <w:rsid w:val="00DA3E8E"/>
    <w:rsid w:val="00DA4096"/>
    <w:rsid w:val="00DA43F7"/>
    <w:rsid w:val="00DA4637"/>
    <w:rsid w:val="00DA50C0"/>
    <w:rsid w:val="00DA576B"/>
    <w:rsid w:val="00DA5A06"/>
    <w:rsid w:val="00DA5A4B"/>
    <w:rsid w:val="00DA782B"/>
    <w:rsid w:val="00DA7E92"/>
    <w:rsid w:val="00DA7FE4"/>
    <w:rsid w:val="00DB0616"/>
    <w:rsid w:val="00DB0CCC"/>
    <w:rsid w:val="00DB135C"/>
    <w:rsid w:val="00DB1796"/>
    <w:rsid w:val="00DB1910"/>
    <w:rsid w:val="00DB21BC"/>
    <w:rsid w:val="00DB243C"/>
    <w:rsid w:val="00DB2FA6"/>
    <w:rsid w:val="00DB3715"/>
    <w:rsid w:val="00DB3BA5"/>
    <w:rsid w:val="00DB474B"/>
    <w:rsid w:val="00DB4EA0"/>
    <w:rsid w:val="00DB5399"/>
    <w:rsid w:val="00DB5AF5"/>
    <w:rsid w:val="00DB627E"/>
    <w:rsid w:val="00DB6373"/>
    <w:rsid w:val="00DB657D"/>
    <w:rsid w:val="00DB6956"/>
    <w:rsid w:val="00DB7768"/>
    <w:rsid w:val="00DB7E23"/>
    <w:rsid w:val="00DC0C63"/>
    <w:rsid w:val="00DC1FDA"/>
    <w:rsid w:val="00DC23A4"/>
    <w:rsid w:val="00DC2598"/>
    <w:rsid w:val="00DC270C"/>
    <w:rsid w:val="00DC2C36"/>
    <w:rsid w:val="00DC2EF6"/>
    <w:rsid w:val="00DC348A"/>
    <w:rsid w:val="00DC36C7"/>
    <w:rsid w:val="00DC4085"/>
    <w:rsid w:val="00DC44EF"/>
    <w:rsid w:val="00DC4D15"/>
    <w:rsid w:val="00DC60C0"/>
    <w:rsid w:val="00DC66B7"/>
    <w:rsid w:val="00DC79F7"/>
    <w:rsid w:val="00DC7D6F"/>
    <w:rsid w:val="00DD0BCD"/>
    <w:rsid w:val="00DD1230"/>
    <w:rsid w:val="00DD1670"/>
    <w:rsid w:val="00DD1BED"/>
    <w:rsid w:val="00DD1DA7"/>
    <w:rsid w:val="00DD1E50"/>
    <w:rsid w:val="00DD215C"/>
    <w:rsid w:val="00DD2230"/>
    <w:rsid w:val="00DD3C34"/>
    <w:rsid w:val="00DD4F33"/>
    <w:rsid w:val="00DD522F"/>
    <w:rsid w:val="00DD5325"/>
    <w:rsid w:val="00DD595E"/>
    <w:rsid w:val="00DD5C1B"/>
    <w:rsid w:val="00DD69FC"/>
    <w:rsid w:val="00DD6EC9"/>
    <w:rsid w:val="00DD6F6A"/>
    <w:rsid w:val="00DD7375"/>
    <w:rsid w:val="00DE09F3"/>
    <w:rsid w:val="00DE20A7"/>
    <w:rsid w:val="00DE26A7"/>
    <w:rsid w:val="00DE26B7"/>
    <w:rsid w:val="00DE2BE8"/>
    <w:rsid w:val="00DE2D61"/>
    <w:rsid w:val="00DE32BD"/>
    <w:rsid w:val="00DE3691"/>
    <w:rsid w:val="00DE5609"/>
    <w:rsid w:val="00DE5689"/>
    <w:rsid w:val="00DE607B"/>
    <w:rsid w:val="00DE6243"/>
    <w:rsid w:val="00DE64EE"/>
    <w:rsid w:val="00DE67BC"/>
    <w:rsid w:val="00DE69B5"/>
    <w:rsid w:val="00DE75FE"/>
    <w:rsid w:val="00DF0748"/>
    <w:rsid w:val="00DF167C"/>
    <w:rsid w:val="00DF17DB"/>
    <w:rsid w:val="00DF1DD1"/>
    <w:rsid w:val="00DF203C"/>
    <w:rsid w:val="00DF20E7"/>
    <w:rsid w:val="00DF28A8"/>
    <w:rsid w:val="00DF2C6C"/>
    <w:rsid w:val="00DF3031"/>
    <w:rsid w:val="00DF3067"/>
    <w:rsid w:val="00DF34FA"/>
    <w:rsid w:val="00DF3EB1"/>
    <w:rsid w:val="00DF5733"/>
    <w:rsid w:val="00DF5D3C"/>
    <w:rsid w:val="00DF73F5"/>
    <w:rsid w:val="00DF7849"/>
    <w:rsid w:val="00E00345"/>
    <w:rsid w:val="00E006FB"/>
    <w:rsid w:val="00E00CBE"/>
    <w:rsid w:val="00E014C7"/>
    <w:rsid w:val="00E01F08"/>
    <w:rsid w:val="00E01F59"/>
    <w:rsid w:val="00E0201C"/>
    <w:rsid w:val="00E02480"/>
    <w:rsid w:val="00E025AE"/>
    <w:rsid w:val="00E026B6"/>
    <w:rsid w:val="00E026F9"/>
    <w:rsid w:val="00E027CA"/>
    <w:rsid w:val="00E0335F"/>
    <w:rsid w:val="00E03911"/>
    <w:rsid w:val="00E047C2"/>
    <w:rsid w:val="00E05B80"/>
    <w:rsid w:val="00E06593"/>
    <w:rsid w:val="00E06876"/>
    <w:rsid w:val="00E06962"/>
    <w:rsid w:val="00E06B17"/>
    <w:rsid w:val="00E06E90"/>
    <w:rsid w:val="00E07170"/>
    <w:rsid w:val="00E1074A"/>
    <w:rsid w:val="00E10F6E"/>
    <w:rsid w:val="00E11171"/>
    <w:rsid w:val="00E1143A"/>
    <w:rsid w:val="00E120D4"/>
    <w:rsid w:val="00E12240"/>
    <w:rsid w:val="00E124E1"/>
    <w:rsid w:val="00E12832"/>
    <w:rsid w:val="00E13468"/>
    <w:rsid w:val="00E134F5"/>
    <w:rsid w:val="00E13744"/>
    <w:rsid w:val="00E14294"/>
    <w:rsid w:val="00E1433F"/>
    <w:rsid w:val="00E147DB"/>
    <w:rsid w:val="00E14E43"/>
    <w:rsid w:val="00E154B4"/>
    <w:rsid w:val="00E17A81"/>
    <w:rsid w:val="00E17CF1"/>
    <w:rsid w:val="00E21373"/>
    <w:rsid w:val="00E21B29"/>
    <w:rsid w:val="00E22634"/>
    <w:rsid w:val="00E2279F"/>
    <w:rsid w:val="00E22C6A"/>
    <w:rsid w:val="00E2304A"/>
    <w:rsid w:val="00E23875"/>
    <w:rsid w:val="00E239AC"/>
    <w:rsid w:val="00E24175"/>
    <w:rsid w:val="00E25196"/>
    <w:rsid w:val="00E2563E"/>
    <w:rsid w:val="00E25A3A"/>
    <w:rsid w:val="00E261D8"/>
    <w:rsid w:val="00E261E4"/>
    <w:rsid w:val="00E2682D"/>
    <w:rsid w:val="00E269BC"/>
    <w:rsid w:val="00E26A41"/>
    <w:rsid w:val="00E26CB9"/>
    <w:rsid w:val="00E27095"/>
    <w:rsid w:val="00E27EEB"/>
    <w:rsid w:val="00E30488"/>
    <w:rsid w:val="00E30860"/>
    <w:rsid w:val="00E308DB"/>
    <w:rsid w:val="00E309E6"/>
    <w:rsid w:val="00E30C40"/>
    <w:rsid w:val="00E3195B"/>
    <w:rsid w:val="00E3199B"/>
    <w:rsid w:val="00E31DAF"/>
    <w:rsid w:val="00E31E9A"/>
    <w:rsid w:val="00E3222B"/>
    <w:rsid w:val="00E3276A"/>
    <w:rsid w:val="00E329A1"/>
    <w:rsid w:val="00E33BE8"/>
    <w:rsid w:val="00E3439A"/>
    <w:rsid w:val="00E34ADF"/>
    <w:rsid w:val="00E35251"/>
    <w:rsid w:val="00E35C34"/>
    <w:rsid w:val="00E35DCE"/>
    <w:rsid w:val="00E360EF"/>
    <w:rsid w:val="00E362E5"/>
    <w:rsid w:val="00E363AB"/>
    <w:rsid w:val="00E3679D"/>
    <w:rsid w:val="00E3731E"/>
    <w:rsid w:val="00E378DE"/>
    <w:rsid w:val="00E37C4C"/>
    <w:rsid w:val="00E404BE"/>
    <w:rsid w:val="00E41366"/>
    <w:rsid w:val="00E41BF4"/>
    <w:rsid w:val="00E41D8F"/>
    <w:rsid w:val="00E4223C"/>
    <w:rsid w:val="00E42468"/>
    <w:rsid w:val="00E424C2"/>
    <w:rsid w:val="00E42540"/>
    <w:rsid w:val="00E42977"/>
    <w:rsid w:val="00E42C35"/>
    <w:rsid w:val="00E42CA9"/>
    <w:rsid w:val="00E4300D"/>
    <w:rsid w:val="00E4325D"/>
    <w:rsid w:val="00E438CD"/>
    <w:rsid w:val="00E444DE"/>
    <w:rsid w:val="00E4475B"/>
    <w:rsid w:val="00E4496F"/>
    <w:rsid w:val="00E45285"/>
    <w:rsid w:val="00E4558E"/>
    <w:rsid w:val="00E465E8"/>
    <w:rsid w:val="00E46AB1"/>
    <w:rsid w:val="00E4731D"/>
    <w:rsid w:val="00E47BBF"/>
    <w:rsid w:val="00E507AB"/>
    <w:rsid w:val="00E50D40"/>
    <w:rsid w:val="00E51638"/>
    <w:rsid w:val="00E51C8D"/>
    <w:rsid w:val="00E51E32"/>
    <w:rsid w:val="00E51E33"/>
    <w:rsid w:val="00E52020"/>
    <w:rsid w:val="00E52108"/>
    <w:rsid w:val="00E524FA"/>
    <w:rsid w:val="00E52875"/>
    <w:rsid w:val="00E52BCC"/>
    <w:rsid w:val="00E52EE6"/>
    <w:rsid w:val="00E5311C"/>
    <w:rsid w:val="00E538BA"/>
    <w:rsid w:val="00E54756"/>
    <w:rsid w:val="00E55529"/>
    <w:rsid w:val="00E5585C"/>
    <w:rsid w:val="00E56316"/>
    <w:rsid w:val="00E56611"/>
    <w:rsid w:val="00E56750"/>
    <w:rsid w:val="00E56F04"/>
    <w:rsid w:val="00E573BB"/>
    <w:rsid w:val="00E607E4"/>
    <w:rsid w:val="00E61F0D"/>
    <w:rsid w:val="00E62B22"/>
    <w:rsid w:val="00E62BC9"/>
    <w:rsid w:val="00E62F69"/>
    <w:rsid w:val="00E63A36"/>
    <w:rsid w:val="00E63D5A"/>
    <w:rsid w:val="00E641C7"/>
    <w:rsid w:val="00E64A04"/>
    <w:rsid w:val="00E6524A"/>
    <w:rsid w:val="00E66E7A"/>
    <w:rsid w:val="00E66ED6"/>
    <w:rsid w:val="00E66F05"/>
    <w:rsid w:val="00E67236"/>
    <w:rsid w:val="00E674F0"/>
    <w:rsid w:val="00E67B34"/>
    <w:rsid w:val="00E67E2E"/>
    <w:rsid w:val="00E70278"/>
    <w:rsid w:val="00E70336"/>
    <w:rsid w:val="00E70665"/>
    <w:rsid w:val="00E7122B"/>
    <w:rsid w:val="00E71372"/>
    <w:rsid w:val="00E71A89"/>
    <w:rsid w:val="00E71F3E"/>
    <w:rsid w:val="00E71F89"/>
    <w:rsid w:val="00E72867"/>
    <w:rsid w:val="00E72B80"/>
    <w:rsid w:val="00E72CC1"/>
    <w:rsid w:val="00E72D79"/>
    <w:rsid w:val="00E73369"/>
    <w:rsid w:val="00E7385D"/>
    <w:rsid w:val="00E73919"/>
    <w:rsid w:val="00E74731"/>
    <w:rsid w:val="00E749F3"/>
    <w:rsid w:val="00E74CD7"/>
    <w:rsid w:val="00E74E92"/>
    <w:rsid w:val="00E74FB1"/>
    <w:rsid w:val="00E7528F"/>
    <w:rsid w:val="00E75707"/>
    <w:rsid w:val="00E75791"/>
    <w:rsid w:val="00E75AEC"/>
    <w:rsid w:val="00E7655A"/>
    <w:rsid w:val="00E765CE"/>
    <w:rsid w:val="00E76CEF"/>
    <w:rsid w:val="00E77583"/>
    <w:rsid w:val="00E7763F"/>
    <w:rsid w:val="00E8003F"/>
    <w:rsid w:val="00E8050C"/>
    <w:rsid w:val="00E80546"/>
    <w:rsid w:val="00E80614"/>
    <w:rsid w:val="00E80743"/>
    <w:rsid w:val="00E8163C"/>
    <w:rsid w:val="00E823A5"/>
    <w:rsid w:val="00E82D67"/>
    <w:rsid w:val="00E83341"/>
    <w:rsid w:val="00E834F6"/>
    <w:rsid w:val="00E84149"/>
    <w:rsid w:val="00E841D5"/>
    <w:rsid w:val="00E84742"/>
    <w:rsid w:val="00E84796"/>
    <w:rsid w:val="00E84829"/>
    <w:rsid w:val="00E84B25"/>
    <w:rsid w:val="00E855DC"/>
    <w:rsid w:val="00E85C01"/>
    <w:rsid w:val="00E85C0B"/>
    <w:rsid w:val="00E85D62"/>
    <w:rsid w:val="00E8681A"/>
    <w:rsid w:val="00E86D46"/>
    <w:rsid w:val="00E86E33"/>
    <w:rsid w:val="00E878BC"/>
    <w:rsid w:val="00E87A0C"/>
    <w:rsid w:val="00E87D30"/>
    <w:rsid w:val="00E87DB8"/>
    <w:rsid w:val="00E901E1"/>
    <w:rsid w:val="00E90B01"/>
    <w:rsid w:val="00E90E33"/>
    <w:rsid w:val="00E9152E"/>
    <w:rsid w:val="00E92FE6"/>
    <w:rsid w:val="00E93786"/>
    <w:rsid w:val="00E93847"/>
    <w:rsid w:val="00E93FCA"/>
    <w:rsid w:val="00E949F1"/>
    <w:rsid w:val="00E94DA8"/>
    <w:rsid w:val="00E94DFB"/>
    <w:rsid w:val="00E94FE2"/>
    <w:rsid w:val="00E95623"/>
    <w:rsid w:val="00E95FDB"/>
    <w:rsid w:val="00E960E6"/>
    <w:rsid w:val="00E96EDE"/>
    <w:rsid w:val="00E976D3"/>
    <w:rsid w:val="00E979D1"/>
    <w:rsid w:val="00E97BA8"/>
    <w:rsid w:val="00E97FEF"/>
    <w:rsid w:val="00EA023F"/>
    <w:rsid w:val="00EA0496"/>
    <w:rsid w:val="00EA08CC"/>
    <w:rsid w:val="00EA1041"/>
    <w:rsid w:val="00EA1715"/>
    <w:rsid w:val="00EA19D6"/>
    <w:rsid w:val="00EA19EE"/>
    <w:rsid w:val="00EA1DD0"/>
    <w:rsid w:val="00EA21A3"/>
    <w:rsid w:val="00EA21D3"/>
    <w:rsid w:val="00EA2C4D"/>
    <w:rsid w:val="00EA3271"/>
    <w:rsid w:val="00EA3277"/>
    <w:rsid w:val="00EA36A4"/>
    <w:rsid w:val="00EA3C51"/>
    <w:rsid w:val="00EA40CE"/>
    <w:rsid w:val="00EA4C2A"/>
    <w:rsid w:val="00EA5ECC"/>
    <w:rsid w:val="00EA64E3"/>
    <w:rsid w:val="00EA70BB"/>
    <w:rsid w:val="00EA7B7F"/>
    <w:rsid w:val="00EB02B9"/>
    <w:rsid w:val="00EB11B7"/>
    <w:rsid w:val="00EB1379"/>
    <w:rsid w:val="00EB13AA"/>
    <w:rsid w:val="00EB26F3"/>
    <w:rsid w:val="00EB2C0A"/>
    <w:rsid w:val="00EB2EB4"/>
    <w:rsid w:val="00EB3363"/>
    <w:rsid w:val="00EB372D"/>
    <w:rsid w:val="00EB3FA6"/>
    <w:rsid w:val="00EB4B7F"/>
    <w:rsid w:val="00EB5564"/>
    <w:rsid w:val="00EB5827"/>
    <w:rsid w:val="00EB590A"/>
    <w:rsid w:val="00EB6239"/>
    <w:rsid w:val="00EB7590"/>
    <w:rsid w:val="00EB77C5"/>
    <w:rsid w:val="00EC0399"/>
    <w:rsid w:val="00EC0AD0"/>
    <w:rsid w:val="00EC0E4A"/>
    <w:rsid w:val="00EC0F7B"/>
    <w:rsid w:val="00EC15B5"/>
    <w:rsid w:val="00EC1FF7"/>
    <w:rsid w:val="00EC25F4"/>
    <w:rsid w:val="00EC2603"/>
    <w:rsid w:val="00EC271B"/>
    <w:rsid w:val="00EC350E"/>
    <w:rsid w:val="00EC3904"/>
    <w:rsid w:val="00EC494C"/>
    <w:rsid w:val="00EC4A36"/>
    <w:rsid w:val="00EC4B34"/>
    <w:rsid w:val="00EC57C9"/>
    <w:rsid w:val="00EC5B7B"/>
    <w:rsid w:val="00EC5E0C"/>
    <w:rsid w:val="00EC5FCA"/>
    <w:rsid w:val="00EC61D3"/>
    <w:rsid w:val="00EC6240"/>
    <w:rsid w:val="00EC6708"/>
    <w:rsid w:val="00EC68F1"/>
    <w:rsid w:val="00EC69CE"/>
    <w:rsid w:val="00EC7B36"/>
    <w:rsid w:val="00EC7D3D"/>
    <w:rsid w:val="00EC7E8D"/>
    <w:rsid w:val="00ED007D"/>
    <w:rsid w:val="00ED0593"/>
    <w:rsid w:val="00ED08EE"/>
    <w:rsid w:val="00ED0A09"/>
    <w:rsid w:val="00ED125C"/>
    <w:rsid w:val="00ED1443"/>
    <w:rsid w:val="00ED25C2"/>
    <w:rsid w:val="00ED29B3"/>
    <w:rsid w:val="00ED2C55"/>
    <w:rsid w:val="00ED393B"/>
    <w:rsid w:val="00ED52BB"/>
    <w:rsid w:val="00ED5B1E"/>
    <w:rsid w:val="00ED5D11"/>
    <w:rsid w:val="00ED5E56"/>
    <w:rsid w:val="00ED64B2"/>
    <w:rsid w:val="00ED68D3"/>
    <w:rsid w:val="00ED6F5C"/>
    <w:rsid w:val="00ED6FCF"/>
    <w:rsid w:val="00ED7BB2"/>
    <w:rsid w:val="00ED7C9E"/>
    <w:rsid w:val="00EE000F"/>
    <w:rsid w:val="00EE0116"/>
    <w:rsid w:val="00EE01B4"/>
    <w:rsid w:val="00EE031B"/>
    <w:rsid w:val="00EE0428"/>
    <w:rsid w:val="00EE0858"/>
    <w:rsid w:val="00EE0E1F"/>
    <w:rsid w:val="00EE187E"/>
    <w:rsid w:val="00EE208B"/>
    <w:rsid w:val="00EE2E54"/>
    <w:rsid w:val="00EE307D"/>
    <w:rsid w:val="00EE389C"/>
    <w:rsid w:val="00EE3F86"/>
    <w:rsid w:val="00EE4359"/>
    <w:rsid w:val="00EE437E"/>
    <w:rsid w:val="00EE481D"/>
    <w:rsid w:val="00EE528B"/>
    <w:rsid w:val="00EE5FEA"/>
    <w:rsid w:val="00EE64F2"/>
    <w:rsid w:val="00EE6662"/>
    <w:rsid w:val="00EE69C4"/>
    <w:rsid w:val="00EE6C17"/>
    <w:rsid w:val="00EE737B"/>
    <w:rsid w:val="00EE7CF4"/>
    <w:rsid w:val="00EE7ED3"/>
    <w:rsid w:val="00EF0C33"/>
    <w:rsid w:val="00EF1D99"/>
    <w:rsid w:val="00EF2B10"/>
    <w:rsid w:val="00EF2F33"/>
    <w:rsid w:val="00EF39C6"/>
    <w:rsid w:val="00EF47E2"/>
    <w:rsid w:val="00EF5355"/>
    <w:rsid w:val="00EF5879"/>
    <w:rsid w:val="00EF66FD"/>
    <w:rsid w:val="00F0015D"/>
    <w:rsid w:val="00F00374"/>
    <w:rsid w:val="00F008A5"/>
    <w:rsid w:val="00F009AE"/>
    <w:rsid w:val="00F00D6F"/>
    <w:rsid w:val="00F00E90"/>
    <w:rsid w:val="00F011B4"/>
    <w:rsid w:val="00F014D1"/>
    <w:rsid w:val="00F0151E"/>
    <w:rsid w:val="00F0170A"/>
    <w:rsid w:val="00F01846"/>
    <w:rsid w:val="00F01B48"/>
    <w:rsid w:val="00F02364"/>
    <w:rsid w:val="00F0252B"/>
    <w:rsid w:val="00F02E44"/>
    <w:rsid w:val="00F03269"/>
    <w:rsid w:val="00F036D1"/>
    <w:rsid w:val="00F0388D"/>
    <w:rsid w:val="00F03D98"/>
    <w:rsid w:val="00F04C43"/>
    <w:rsid w:val="00F0518F"/>
    <w:rsid w:val="00F05C52"/>
    <w:rsid w:val="00F06537"/>
    <w:rsid w:val="00F073ED"/>
    <w:rsid w:val="00F07E97"/>
    <w:rsid w:val="00F100D5"/>
    <w:rsid w:val="00F106A0"/>
    <w:rsid w:val="00F10DF2"/>
    <w:rsid w:val="00F10EBE"/>
    <w:rsid w:val="00F116EC"/>
    <w:rsid w:val="00F12EFA"/>
    <w:rsid w:val="00F12F15"/>
    <w:rsid w:val="00F13408"/>
    <w:rsid w:val="00F1351F"/>
    <w:rsid w:val="00F136E1"/>
    <w:rsid w:val="00F1463B"/>
    <w:rsid w:val="00F149A0"/>
    <w:rsid w:val="00F14B14"/>
    <w:rsid w:val="00F15383"/>
    <w:rsid w:val="00F153E4"/>
    <w:rsid w:val="00F15C37"/>
    <w:rsid w:val="00F15E42"/>
    <w:rsid w:val="00F15E5E"/>
    <w:rsid w:val="00F16A3C"/>
    <w:rsid w:val="00F177AC"/>
    <w:rsid w:val="00F17AAD"/>
    <w:rsid w:val="00F17E5F"/>
    <w:rsid w:val="00F20E7C"/>
    <w:rsid w:val="00F21D6A"/>
    <w:rsid w:val="00F22392"/>
    <w:rsid w:val="00F2255B"/>
    <w:rsid w:val="00F22CC0"/>
    <w:rsid w:val="00F2313F"/>
    <w:rsid w:val="00F23C65"/>
    <w:rsid w:val="00F23D29"/>
    <w:rsid w:val="00F242C7"/>
    <w:rsid w:val="00F24C53"/>
    <w:rsid w:val="00F24E31"/>
    <w:rsid w:val="00F24E3D"/>
    <w:rsid w:val="00F256DC"/>
    <w:rsid w:val="00F25740"/>
    <w:rsid w:val="00F265D0"/>
    <w:rsid w:val="00F2671F"/>
    <w:rsid w:val="00F267D3"/>
    <w:rsid w:val="00F269A6"/>
    <w:rsid w:val="00F26CB4"/>
    <w:rsid w:val="00F2718E"/>
    <w:rsid w:val="00F2747D"/>
    <w:rsid w:val="00F278AB"/>
    <w:rsid w:val="00F27DA4"/>
    <w:rsid w:val="00F300A6"/>
    <w:rsid w:val="00F30A42"/>
    <w:rsid w:val="00F31CA7"/>
    <w:rsid w:val="00F3253C"/>
    <w:rsid w:val="00F3266F"/>
    <w:rsid w:val="00F32C31"/>
    <w:rsid w:val="00F330F9"/>
    <w:rsid w:val="00F332E6"/>
    <w:rsid w:val="00F3425C"/>
    <w:rsid w:val="00F3612A"/>
    <w:rsid w:val="00F36A7B"/>
    <w:rsid w:val="00F36C62"/>
    <w:rsid w:val="00F37890"/>
    <w:rsid w:val="00F37EAE"/>
    <w:rsid w:val="00F40778"/>
    <w:rsid w:val="00F4091A"/>
    <w:rsid w:val="00F409B0"/>
    <w:rsid w:val="00F409B1"/>
    <w:rsid w:val="00F40A7C"/>
    <w:rsid w:val="00F4133F"/>
    <w:rsid w:val="00F41703"/>
    <w:rsid w:val="00F418F2"/>
    <w:rsid w:val="00F425BA"/>
    <w:rsid w:val="00F4267B"/>
    <w:rsid w:val="00F4318A"/>
    <w:rsid w:val="00F43417"/>
    <w:rsid w:val="00F434DF"/>
    <w:rsid w:val="00F442C0"/>
    <w:rsid w:val="00F44755"/>
    <w:rsid w:val="00F44855"/>
    <w:rsid w:val="00F45665"/>
    <w:rsid w:val="00F45AE2"/>
    <w:rsid w:val="00F465C6"/>
    <w:rsid w:val="00F469F0"/>
    <w:rsid w:val="00F47587"/>
    <w:rsid w:val="00F47C4C"/>
    <w:rsid w:val="00F503D9"/>
    <w:rsid w:val="00F50610"/>
    <w:rsid w:val="00F50AB7"/>
    <w:rsid w:val="00F50BC4"/>
    <w:rsid w:val="00F511E4"/>
    <w:rsid w:val="00F514E5"/>
    <w:rsid w:val="00F52623"/>
    <w:rsid w:val="00F52869"/>
    <w:rsid w:val="00F5316A"/>
    <w:rsid w:val="00F53400"/>
    <w:rsid w:val="00F53DDD"/>
    <w:rsid w:val="00F5669A"/>
    <w:rsid w:val="00F568AB"/>
    <w:rsid w:val="00F56971"/>
    <w:rsid w:val="00F57262"/>
    <w:rsid w:val="00F5758D"/>
    <w:rsid w:val="00F57FC7"/>
    <w:rsid w:val="00F60170"/>
    <w:rsid w:val="00F606A3"/>
    <w:rsid w:val="00F607F7"/>
    <w:rsid w:val="00F60BBC"/>
    <w:rsid w:val="00F60D79"/>
    <w:rsid w:val="00F6103D"/>
    <w:rsid w:val="00F61AF6"/>
    <w:rsid w:val="00F62E58"/>
    <w:rsid w:val="00F63B18"/>
    <w:rsid w:val="00F64B0D"/>
    <w:rsid w:val="00F64F91"/>
    <w:rsid w:val="00F6583D"/>
    <w:rsid w:val="00F66170"/>
    <w:rsid w:val="00F66CAE"/>
    <w:rsid w:val="00F672A5"/>
    <w:rsid w:val="00F67368"/>
    <w:rsid w:val="00F6737A"/>
    <w:rsid w:val="00F67844"/>
    <w:rsid w:val="00F701D4"/>
    <w:rsid w:val="00F70272"/>
    <w:rsid w:val="00F703F2"/>
    <w:rsid w:val="00F705AE"/>
    <w:rsid w:val="00F705D0"/>
    <w:rsid w:val="00F70EE4"/>
    <w:rsid w:val="00F716C3"/>
    <w:rsid w:val="00F7296D"/>
    <w:rsid w:val="00F734B3"/>
    <w:rsid w:val="00F74A24"/>
    <w:rsid w:val="00F74CA4"/>
    <w:rsid w:val="00F750B7"/>
    <w:rsid w:val="00F750E7"/>
    <w:rsid w:val="00F758F6"/>
    <w:rsid w:val="00F75984"/>
    <w:rsid w:val="00F75FDB"/>
    <w:rsid w:val="00F76B15"/>
    <w:rsid w:val="00F77341"/>
    <w:rsid w:val="00F7758B"/>
    <w:rsid w:val="00F7782D"/>
    <w:rsid w:val="00F778CA"/>
    <w:rsid w:val="00F77D57"/>
    <w:rsid w:val="00F80440"/>
    <w:rsid w:val="00F80774"/>
    <w:rsid w:val="00F80D76"/>
    <w:rsid w:val="00F80F24"/>
    <w:rsid w:val="00F812B8"/>
    <w:rsid w:val="00F81385"/>
    <w:rsid w:val="00F8146A"/>
    <w:rsid w:val="00F815BD"/>
    <w:rsid w:val="00F8187B"/>
    <w:rsid w:val="00F828D5"/>
    <w:rsid w:val="00F8330F"/>
    <w:rsid w:val="00F841F5"/>
    <w:rsid w:val="00F847D9"/>
    <w:rsid w:val="00F849EC"/>
    <w:rsid w:val="00F84D01"/>
    <w:rsid w:val="00F86445"/>
    <w:rsid w:val="00F86ABD"/>
    <w:rsid w:val="00F87656"/>
    <w:rsid w:val="00F87A75"/>
    <w:rsid w:val="00F87DF6"/>
    <w:rsid w:val="00F87F9D"/>
    <w:rsid w:val="00F9033E"/>
    <w:rsid w:val="00F90659"/>
    <w:rsid w:val="00F90EE6"/>
    <w:rsid w:val="00F914EE"/>
    <w:rsid w:val="00F91D39"/>
    <w:rsid w:val="00F923DB"/>
    <w:rsid w:val="00F9283E"/>
    <w:rsid w:val="00F93838"/>
    <w:rsid w:val="00F93A9E"/>
    <w:rsid w:val="00F94DAE"/>
    <w:rsid w:val="00F94E6F"/>
    <w:rsid w:val="00F950CD"/>
    <w:rsid w:val="00F95119"/>
    <w:rsid w:val="00F9558C"/>
    <w:rsid w:val="00F95BF6"/>
    <w:rsid w:val="00F95F82"/>
    <w:rsid w:val="00F96503"/>
    <w:rsid w:val="00F9663E"/>
    <w:rsid w:val="00F96A8A"/>
    <w:rsid w:val="00F96B08"/>
    <w:rsid w:val="00F96B93"/>
    <w:rsid w:val="00F96BF7"/>
    <w:rsid w:val="00F96C07"/>
    <w:rsid w:val="00F9705C"/>
    <w:rsid w:val="00F974C5"/>
    <w:rsid w:val="00F97C1C"/>
    <w:rsid w:val="00F97C60"/>
    <w:rsid w:val="00FA0C60"/>
    <w:rsid w:val="00FA0FEC"/>
    <w:rsid w:val="00FA129D"/>
    <w:rsid w:val="00FA18B6"/>
    <w:rsid w:val="00FA1ED1"/>
    <w:rsid w:val="00FA2211"/>
    <w:rsid w:val="00FA22DC"/>
    <w:rsid w:val="00FA3809"/>
    <w:rsid w:val="00FA517A"/>
    <w:rsid w:val="00FA5709"/>
    <w:rsid w:val="00FA65E8"/>
    <w:rsid w:val="00FB082B"/>
    <w:rsid w:val="00FB0C84"/>
    <w:rsid w:val="00FB0E98"/>
    <w:rsid w:val="00FB1CE1"/>
    <w:rsid w:val="00FB24CC"/>
    <w:rsid w:val="00FB296B"/>
    <w:rsid w:val="00FB2B53"/>
    <w:rsid w:val="00FB3010"/>
    <w:rsid w:val="00FB35C4"/>
    <w:rsid w:val="00FB4ADE"/>
    <w:rsid w:val="00FB61FB"/>
    <w:rsid w:val="00FB6907"/>
    <w:rsid w:val="00FB6DE4"/>
    <w:rsid w:val="00FC193B"/>
    <w:rsid w:val="00FC1B48"/>
    <w:rsid w:val="00FC2B0B"/>
    <w:rsid w:val="00FC3126"/>
    <w:rsid w:val="00FC337B"/>
    <w:rsid w:val="00FC3647"/>
    <w:rsid w:val="00FC36D1"/>
    <w:rsid w:val="00FC3BB2"/>
    <w:rsid w:val="00FC3D38"/>
    <w:rsid w:val="00FC412C"/>
    <w:rsid w:val="00FC4471"/>
    <w:rsid w:val="00FC4716"/>
    <w:rsid w:val="00FC490D"/>
    <w:rsid w:val="00FC4B63"/>
    <w:rsid w:val="00FC4B8A"/>
    <w:rsid w:val="00FC4C22"/>
    <w:rsid w:val="00FC5415"/>
    <w:rsid w:val="00FC5B31"/>
    <w:rsid w:val="00FC6269"/>
    <w:rsid w:val="00FC6527"/>
    <w:rsid w:val="00FC7024"/>
    <w:rsid w:val="00FC73A9"/>
    <w:rsid w:val="00FC746A"/>
    <w:rsid w:val="00FC7705"/>
    <w:rsid w:val="00FC7780"/>
    <w:rsid w:val="00FC780A"/>
    <w:rsid w:val="00FC7A2F"/>
    <w:rsid w:val="00FC7DDB"/>
    <w:rsid w:val="00FD07F6"/>
    <w:rsid w:val="00FD0EA2"/>
    <w:rsid w:val="00FD1232"/>
    <w:rsid w:val="00FD1D23"/>
    <w:rsid w:val="00FD2034"/>
    <w:rsid w:val="00FD2EDB"/>
    <w:rsid w:val="00FD32E4"/>
    <w:rsid w:val="00FD3361"/>
    <w:rsid w:val="00FD3FDF"/>
    <w:rsid w:val="00FD4244"/>
    <w:rsid w:val="00FD5455"/>
    <w:rsid w:val="00FD59C8"/>
    <w:rsid w:val="00FD59FB"/>
    <w:rsid w:val="00FD608D"/>
    <w:rsid w:val="00FD60A2"/>
    <w:rsid w:val="00FD67A1"/>
    <w:rsid w:val="00FD6B0A"/>
    <w:rsid w:val="00FD6E9A"/>
    <w:rsid w:val="00FD6F11"/>
    <w:rsid w:val="00FD75B6"/>
    <w:rsid w:val="00FD765D"/>
    <w:rsid w:val="00FE0155"/>
    <w:rsid w:val="00FE0261"/>
    <w:rsid w:val="00FE04A4"/>
    <w:rsid w:val="00FE0BFA"/>
    <w:rsid w:val="00FE112D"/>
    <w:rsid w:val="00FE13A4"/>
    <w:rsid w:val="00FE148D"/>
    <w:rsid w:val="00FE17C6"/>
    <w:rsid w:val="00FE22DF"/>
    <w:rsid w:val="00FE25DC"/>
    <w:rsid w:val="00FE28DF"/>
    <w:rsid w:val="00FE364A"/>
    <w:rsid w:val="00FE38C0"/>
    <w:rsid w:val="00FE4277"/>
    <w:rsid w:val="00FE483C"/>
    <w:rsid w:val="00FE4CA3"/>
    <w:rsid w:val="00FE558E"/>
    <w:rsid w:val="00FE56FE"/>
    <w:rsid w:val="00FE64DE"/>
    <w:rsid w:val="00FE6627"/>
    <w:rsid w:val="00FE6B37"/>
    <w:rsid w:val="00FE6C3B"/>
    <w:rsid w:val="00FE74B9"/>
    <w:rsid w:val="00FE7D5B"/>
    <w:rsid w:val="00FF1488"/>
    <w:rsid w:val="00FF19BA"/>
    <w:rsid w:val="00FF1FD3"/>
    <w:rsid w:val="00FF22B3"/>
    <w:rsid w:val="00FF24E5"/>
    <w:rsid w:val="00FF2516"/>
    <w:rsid w:val="00FF298C"/>
    <w:rsid w:val="00FF31DC"/>
    <w:rsid w:val="00FF337E"/>
    <w:rsid w:val="00FF3AE2"/>
    <w:rsid w:val="00FF458D"/>
    <w:rsid w:val="00FF4D44"/>
    <w:rsid w:val="00FF4E23"/>
    <w:rsid w:val="00FF4F1C"/>
    <w:rsid w:val="00FF4FC6"/>
    <w:rsid w:val="00FF53EC"/>
    <w:rsid w:val="00FF580A"/>
    <w:rsid w:val="00FF59BA"/>
    <w:rsid w:val="00FF6004"/>
    <w:rsid w:val="00FF6765"/>
    <w:rsid w:val="00FF6882"/>
    <w:rsid w:val="00FF714F"/>
    <w:rsid w:val="00FF722F"/>
    <w:rsid w:val="00FF779C"/>
    <w:rsid w:val="00FF7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2E2330"/>
  <w15:chartTrackingRefBased/>
  <w15:docId w15:val="{05A74234-BBA2-4C12-806B-BC0FD2713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E9B"/>
    <w:rPr>
      <w:rFonts w:ascii="Arial" w:eastAsia="Times New Roman" w:hAnsi="Arial"/>
      <w:lang w:eastAsia="es-ES"/>
    </w:rPr>
  </w:style>
  <w:style w:type="paragraph" w:styleId="Heading1">
    <w:name w:val="heading 1"/>
    <w:aliases w:val="HD1"/>
    <w:basedOn w:val="Normal"/>
    <w:next w:val="BodyText"/>
    <w:link w:val="Heading1Char"/>
    <w:qFormat/>
    <w:rsid w:val="009B7E9B"/>
    <w:pPr>
      <w:keepNext/>
      <w:keepLines/>
      <w:pageBreakBefore/>
      <w:numPr>
        <w:numId w:val="11"/>
      </w:numPr>
      <w:pBdr>
        <w:top w:val="single" w:sz="48" w:space="1" w:color="auto"/>
      </w:pBdr>
      <w:tabs>
        <w:tab w:val="left" w:pos="2520"/>
      </w:tabs>
      <w:spacing w:before="120" w:after="240"/>
      <w:ind w:right="720"/>
      <w:outlineLvl w:val="0"/>
    </w:pPr>
    <w:rPr>
      <w:b/>
      <w:caps/>
      <w:sz w:val="28"/>
      <w:lang w:val="x-none"/>
    </w:rPr>
  </w:style>
  <w:style w:type="paragraph" w:styleId="Heading2">
    <w:name w:val="heading 2"/>
    <w:aliases w:val="HD2"/>
    <w:basedOn w:val="BodyText"/>
    <w:next w:val="BodyText"/>
    <w:link w:val="Heading2Char"/>
    <w:qFormat/>
    <w:rsid w:val="009B7E9B"/>
    <w:pPr>
      <w:keepNext/>
      <w:keepLines/>
      <w:numPr>
        <w:ilvl w:val="1"/>
        <w:numId w:val="11"/>
      </w:numPr>
      <w:pBdr>
        <w:top w:val="single" w:sz="48" w:space="1" w:color="auto"/>
      </w:pBdr>
      <w:spacing w:before="240" w:line="300" w:lineRule="auto"/>
      <w:ind w:right="5760"/>
      <w:outlineLvl w:val="1"/>
    </w:pPr>
    <w:rPr>
      <w:b/>
      <w:sz w:val="28"/>
      <w:lang w:val="x-none"/>
    </w:rPr>
  </w:style>
  <w:style w:type="paragraph" w:styleId="Heading3">
    <w:name w:val="heading 3"/>
    <w:basedOn w:val="BodyText"/>
    <w:next w:val="BodyText"/>
    <w:link w:val="Heading3Char"/>
    <w:qFormat/>
    <w:rsid w:val="009B7E9B"/>
    <w:pPr>
      <w:keepNext/>
      <w:keepLines/>
      <w:numPr>
        <w:ilvl w:val="2"/>
        <w:numId w:val="11"/>
      </w:numPr>
      <w:outlineLvl w:val="2"/>
    </w:pPr>
    <w:rPr>
      <w:b/>
      <w:caps/>
      <w:sz w:val="24"/>
      <w:lang w:val="x-none"/>
    </w:rPr>
  </w:style>
  <w:style w:type="paragraph" w:styleId="Heading4">
    <w:name w:val="heading 4"/>
    <w:basedOn w:val="BodyText"/>
    <w:next w:val="BodyText"/>
    <w:link w:val="Heading4Char"/>
    <w:qFormat/>
    <w:rsid w:val="009B7E9B"/>
    <w:pPr>
      <w:keepNext/>
      <w:keepLines/>
      <w:numPr>
        <w:ilvl w:val="3"/>
        <w:numId w:val="11"/>
      </w:numPr>
      <w:tabs>
        <w:tab w:val="center" w:pos="6480"/>
        <w:tab w:val="right" w:pos="10440"/>
      </w:tabs>
      <w:outlineLvl w:val="3"/>
    </w:pPr>
    <w:rPr>
      <w:b/>
      <w:sz w:val="24"/>
      <w:lang w:val="x-none"/>
    </w:rPr>
  </w:style>
  <w:style w:type="paragraph" w:styleId="Heading5">
    <w:name w:val="heading 5"/>
    <w:basedOn w:val="BodyText"/>
    <w:next w:val="BodyText"/>
    <w:link w:val="Heading5Char"/>
    <w:qFormat/>
    <w:rsid w:val="009B7E9B"/>
    <w:pPr>
      <w:keepNext/>
      <w:keepLines/>
      <w:numPr>
        <w:ilvl w:val="4"/>
        <w:numId w:val="11"/>
      </w:numPr>
      <w:outlineLvl w:val="4"/>
    </w:pPr>
    <w:rPr>
      <w:b/>
      <w:caps/>
      <w:lang w:val="x-none"/>
    </w:rPr>
  </w:style>
  <w:style w:type="paragraph" w:styleId="Heading6">
    <w:name w:val="heading 6"/>
    <w:basedOn w:val="BodyText"/>
    <w:next w:val="BodyText"/>
    <w:link w:val="Heading6Char"/>
    <w:qFormat/>
    <w:rsid w:val="009B7E9B"/>
    <w:pPr>
      <w:keepNext/>
      <w:numPr>
        <w:ilvl w:val="5"/>
        <w:numId w:val="11"/>
      </w:numPr>
      <w:spacing w:line="300" w:lineRule="auto"/>
      <w:outlineLvl w:val="5"/>
    </w:pPr>
    <w:rPr>
      <w:b/>
      <w:lang w:val="x-none"/>
    </w:rPr>
  </w:style>
  <w:style w:type="paragraph" w:styleId="Heading7">
    <w:name w:val="heading 7"/>
    <w:basedOn w:val="Normal"/>
    <w:next w:val="NormalIndent"/>
    <w:link w:val="Heading7Char"/>
    <w:qFormat/>
    <w:rsid w:val="009B7E9B"/>
    <w:pPr>
      <w:keepNext/>
      <w:numPr>
        <w:ilvl w:val="6"/>
        <w:numId w:val="11"/>
      </w:numPr>
      <w:spacing w:before="120" w:after="120" w:line="300" w:lineRule="auto"/>
      <w:outlineLvl w:val="6"/>
    </w:pPr>
    <w:rPr>
      <w:rFonts w:ascii="Times" w:hAnsi="Times"/>
      <w:i/>
      <w:lang w:val="x-none"/>
    </w:rPr>
  </w:style>
  <w:style w:type="paragraph" w:styleId="Heading8">
    <w:name w:val="heading 8"/>
    <w:basedOn w:val="BodyText"/>
    <w:next w:val="BodyText"/>
    <w:link w:val="Heading8Char"/>
    <w:qFormat/>
    <w:rsid w:val="009B7E9B"/>
    <w:pPr>
      <w:keepNext/>
      <w:pBdr>
        <w:bottom w:val="single" w:sz="8" w:space="1" w:color="auto"/>
      </w:pBdr>
      <w:outlineLvl w:val="7"/>
    </w:pPr>
    <w:rPr>
      <w:b/>
    </w:rPr>
  </w:style>
  <w:style w:type="paragraph" w:styleId="Heading9">
    <w:name w:val="heading 9"/>
    <w:basedOn w:val="BodyText"/>
    <w:next w:val="BodyText"/>
    <w:link w:val="Heading9Char"/>
    <w:qFormat/>
    <w:rsid w:val="009B7E9B"/>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link w:val="Heading1"/>
    <w:rsid w:val="009B7E9B"/>
    <w:rPr>
      <w:rFonts w:ascii="Arial" w:eastAsia="Times New Roman" w:hAnsi="Arial"/>
      <w:b/>
      <w:caps/>
      <w:sz w:val="28"/>
      <w:lang w:val="x-none" w:eastAsia="es-ES"/>
    </w:rPr>
  </w:style>
  <w:style w:type="character" w:customStyle="1" w:styleId="Heading2Char">
    <w:name w:val="Heading 2 Char"/>
    <w:aliases w:val="HD2 Char"/>
    <w:link w:val="Heading2"/>
    <w:rsid w:val="009B7E9B"/>
    <w:rPr>
      <w:rFonts w:ascii="Arial" w:eastAsia="Times New Roman" w:hAnsi="Arial"/>
      <w:b/>
      <w:sz w:val="28"/>
      <w:lang w:val="x-none" w:eastAsia="es-ES"/>
    </w:rPr>
  </w:style>
  <w:style w:type="character" w:customStyle="1" w:styleId="Heading3Char">
    <w:name w:val="Heading 3 Char"/>
    <w:link w:val="Heading3"/>
    <w:rsid w:val="009B7E9B"/>
    <w:rPr>
      <w:rFonts w:ascii="Arial" w:eastAsia="Times New Roman" w:hAnsi="Arial"/>
      <w:b/>
      <w:caps/>
      <w:sz w:val="24"/>
      <w:lang w:val="x-none" w:eastAsia="es-ES"/>
    </w:rPr>
  </w:style>
  <w:style w:type="character" w:customStyle="1" w:styleId="Heading4Char">
    <w:name w:val="Heading 4 Char"/>
    <w:link w:val="Heading4"/>
    <w:rsid w:val="009B7E9B"/>
    <w:rPr>
      <w:rFonts w:ascii="Arial" w:eastAsia="Times New Roman" w:hAnsi="Arial"/>
      <w:b/>
      <w:sz w:val="24"/>
      <w:lang w:val="x-none" w:eastAsia="es-ES"/>
    </w:rPr>
  </w:style>
  <w:style w:type="character" w:customStyle="1" w:styleId="Heading5Char">
    <w:name w:val="Heading 5 Char"/>
    <w:link w:val="Heading5"/>
    <w:rsid w:val="009B7E9B"/>
    <w:rPr>
      <w:rFonts w:ascii="Arial" w:eastAsia="Times New Roman" w:hAnsi="Arial"/>
      <w:b/>
      <w:caps/>
      <w:lang w:val="x-none" w:eastAsia="es-ES"/>
    </w:rPr>
  </w:style>
  <w:style w:type="character" w:customStyle="1" w:styleId="Heading6Char">
    <w:name w:val="Heading 6 Char"/>
    <w:link w:val="Heading6"/>
    <w:rsid w:val="009B7E9B"/>
    <w:rPr>
      <w:rFonts w:ascii="Arial" w:eastAsia="Times New Roman" w:hAnsi="Arial"/>
      <w:b/>
      <w:lang w:val="x-none" w:eastAsia="es-ES"/>
    </w:rPr>
  </w:style>
  <w:style w:type="character" w:customStyle="1" w:styleId="Heading7Char">
    <w:name w:val="Heading 7 Char"/>
    <w:link w:val="Heading7"/>
    <w:rsid w:val="009B7E9B"/>
    <w:rPr>
      <w:rFonts w:ascii="Times" w:eastAsia="Times New Roman" w:hAnsi="Times"/>
      <w:i/>
      <w:lang w:val="x-none" w:eastAsia="es-ES"/>
    </w:rPr>
  </w:style>
  <w:style w:type="character" w:customStyle="1" w:styleId="Heading8Char">
    <w:name w:val="Heading 8 Char"/>
    <w:link w:val="Heading8"/>
    <w:rsid w:val="009B7E9B"/>
    <w:rPr>
      <w:rFonts w:ascii="Arial" w:eastAsia="Times New Roman" w:hAnsi="Arial" w:cs="Times New Roman"/>
      <w:b/>
      <w:sz w:val="20"/>
      <w:szCs w:val="20"/>
      <w:lang w:val="en-US" w:eastAsia="es-ES"/>
    </w:rPr>
  </w:style>
  <w:style w:type="character" w:customStyle="1" w:styleId="Heading9Char">
    <w:name w:val="Heading 9 Char"/>
    <w:link w:val="Heading9"/>
    <w:rsid w:val="009B7E9B"/>
    <w:rPr>
      <w:rFonts w:ascii="Arial" w:eastAsia="Times New Roman" w:hAnsi="Arial" w:cs="Times New Roman"/>
      <w:b/>
      <w:i/>
      <w:sz w:val="20"/>
      <w:szCs w:val="20"/>
      <w:lang w:val="en-US" w:eastAsia="es-ES"/>
    </w:rPr>
  </w:style>
  <w:style w:type="paragraph" w:styleId="BodyText">
    <w:name w:val="Body Text"/>
    <w:aliases w:val="body text,contents,bt,body tesx,Body Text II,body text1,body text2,bt1,body text3,bt2,body text4,bt3,body text5,bt4,body text6,bt5,body text7,bt6,body text8,bt7,body text11,body text21,bt11,body text31,bt21,body text41,bt31,body text51,bt41"/>
    <w:basedOn w:val="Normal"/>
    <w:link w:val="BodyTextChar"/>
    <w:qFormat/>
    <w:rsid w:val="009B7E9B"/>
    <w:pPr>
      <w:spacing w:before="120" w:after="120"/>
      <w:ind w:left="1440"/>
    </w:pPr>
  </w:style>
  <w:style w:type="character" w:customStyle="1" w:styleId="BodyTextChar">
    <w:name w:val="Body Text Char"/>
    <w:aliases w:val="body text Char,contents Char,bt Char,body tesx Char,Body Text II Char,body text1 Char,body text2 Char,bt1 Char,body text3 Char,bt2 Char,body text4 Char,bt3 Char,body text5 Char,bt4 Char,body text6 Char,bt5 Char,body text7 Char,bt6 Char"/>
    <w:link w:val="BodyText"/>
    <w:rsid w:val="009B7E9B"/>
    <w:rPr>
      <w:rFonts w:ascii="Arial" w:eastAsia="Times New Roman" w:hAnsi="Arial" w:cs="Times New Roman"/>
      <w:sz w:val="20"/>
      <w:szCs w:val="20"/>
      <w:lang w:val="en-US" w:eastAsia="es-ES"/>
    </w:rPr>
  </w:style>
  <w:style w:type="paragraph" w:styleId="NormalIndent">
    <w:name w:val="Normal Indent"/>
    <w:basedOn w:val="Normal"/>
    <w:rsid w:val="009B7E9B"/>
    <w:pPr>
      <w:ind w:left="720"/>
    </w:pPr>
  </w:style>
  <w:style w:type="paragraph" w:styleId="TOC5">
    <w:name w:val="toc 5"/>
    <w:basedOn w:val="Normal"/>
    <w:next w:val="Normal"/>
    <w:semiHidden/>
    <w:rsid w:val="009B7E9B"/>
    <w:pPr>
      <w:tabs>
        <w:tab w:val="right" w:leader="dot" w:pos="10080"/>
      </w:tabs>
      <w:ind w:left="3600"/>
    </w:pPr>
    <w:rPr>
      <w:sz w:val="18"/>
    </w:rPr>
  </w:style>
  <w:style w:type="paragraph" w:styleId="TOC3">
    <w:name w:val="toc 3"/>
    <w:basedOn w:val="Normal"/>
    <w:next w:val="Normal"/>
    <w:uiPriority w:val="39"/>
    <w:rsid w:val="00826735"/>
    <w:pPr>
      <w:tabs>
        <w:tab w:val="right" w:leader="dot" w:pos="10080"/>
      </w:tabs>
      <w:ind w:left="1440"/>
    </w:pPr>
  </w:style>
  <w:style w:type="paragraph" w:styleId="TOC2">
    <w:name w:val="toc 2"/>
    <w:basedOn w:val="Normal"/>
    <w:next w:val="Normal"/>
    <w:uiPriority w:val="39"/>
    <w:rsid w:val="009B7E9B"/>
    <w:pPr>
      <w:tabs>
        <w:tab w:val="right" w:leader="dot" w:pos="10080"/>
      </w:tabs>
      <w:ind w:left="1440"/>
    </w:pPr>
  </w:style>
  <w:style w:type="paragraph" w:styleId="TOC1">
    <w:name w:val="toc 1"/>
    <w:basedOn w:val="Normal"/>
    <w:next w:val="Normal"/>
    <w:uiPriority w:val="39"/>
    <w:rsid w:val="009B7E9B"/>
    <w:pPr>
      <w:keepNext/>
      <w:tabs>
        <w:tab w:val="right" w:leader="dot" w:pos="10080"/>
      </w:tabs>
      <w:spacing w:before="240" w:after="120"/>
      <w:ind w:left="1440"/>
    </w:pPr>
    <w:rPr>
      <w:b/>
    </w:rPr>
  </w:style>
  <w:style w:type="paragraph" w:styleId="Footer">
    <w:name w:val="footer"/>
    <w:basedOn w:val="Normal"/>
    <w:link w:val="FooterChar"/>
    <w:uiPriority w:val="99"/>
    <w:rsid w:val="009B7E9B"/>
    <w:pPr>
      <w:tabs>
        <w:tab w:val="right" w:pos="7920"/>
      </w:tabs>
    </w:pPr>
    <w:rPr>
      <w:sz w:val="16"/>
    </w:rPr>
  </w:style>
  <w:style w:type="character" w:customStyle="1" w:styleId="FooterChar">
    <w:name w:val="Footer Char"/>
    <w:link w:val="Footer"/>
    <w:uiPriority w:val="99"/>
    <w:rsid w:val="009B7E9B"/>
    <w:rPr>
      <w:rFonts w:ascii="Arial" w:eastAsia="Times New Roman" w:hAnsi="Arial" w:cs="Times New Roman"/>
      <w:sz w:val="16"/>
      <w:szCs w:val="20"/>
      <w:lang w:val="en-US" w:eastAsia="es-ES"/>
    </w:rPr>
  </w:style>
  <w:style w:type="paragraph" w:styleId="Header">
    <w:name w:val="header"/>
    <w:basedOn w:val="Normal"/>
    <w:link w:val="HeaderChar"/>
    <w:rsid w:val="009B7E9B"/>
    <w:pPr>
      <w:tabs>
        <w:tab w:val="right" w:pos="10440"/>
      </w:tabs>
    </w:pPr>
    <w:rPr>
      <w:sz w:val="16"/>
    </w:rPr>
  </w:style>
  <w:style w:type="character" w:customStyle="1" w:styleId="HeaderChar">
    <w:name w:val="Header Char"/>
    <w:link w:val="Header"/>
    <w:rsid w:val="009B7E9B"/>
    <w:rPr>
      <w:rFonts w:ascii="Arial" w:eastAsia="Times New Roman" w:hAnsi="Arial" w:cs="Times New Roman"/>
      <w:sz w:val="16"/>
      <w:szCs w:val="20"/>
      <w:lang w:val="en-US" w:eastAsia="es-ES"/>
    </w:rPr>
  </w:style>
  <w:style w:type="character" w:styleId="FootnoteReference">
    <w:name w:val="footnote reference"/>
    <w:semiHidden/>
    <w:rsid w:val="009B7E9B"/>
    <w:rPr>
      <w:position w:val="6"/>
      <w:sz w:val="16"/>
    </w:rPr>
  </w:style>
  <w:style w:type="paragraph" w:styleId="FootnoteText">
    <w:name w:val="footnote text"/>
    <w:basedOn w:val="Normal"/>
    <w:link w:val="FootnoteTextChar"/>
    <w:semiHidden/>
    <w:rsid w:val="009B7E9B"/>
    <w:pPr>
      <w:spacing w:after="240"/>
      <w:ind w:hanging="720"/>
    </w:pPr>
  </w:style>
  <w:style w:type="character" w:customStyle="1" w:styleId="FootnoteTextChar">
    <w:name w:val="Footnote Text Char"/>
    <w:link w:val="FootnoteText"/>
    <w:semiHidden/>
    <w:rsid w:val="009B7E9B"/>
    <w:rPr>
      <w:rFonts w:ascii="Arial" w:eastAsia="Times New Roman" w:hAnsi="Arial" w:cs="Times New Roman"/>
      <w:sz w:val="20"/>
      <w:szCs w:val="20"/>
      <w:lang w:val="en-US" w:eastAsia="es-ES"/>
    </w:rPr>
  </w:style>
  <w:style w:type="paragraph" w:styleId="Title">
    <w:name w:val="Title"/>
    <w:basedOn w:val="Normal"/>
    <w:link w:val="TitleChar"/>
    <w:qFormat/>
    <w:rsid w:val="009B7E9B"/>
    <w:pPr>
      <w:keepLines/>
      <w:spacing w:after="120"/>
      <w:ind w:left="2520" w:right="720"/>
    </w:pPr>
    <w:rPr>
      <w:sz w:val="48"/>
    </w:rPr>
  </w:style>
  <w:style w:type="character" w:customStyle="1" w:styleId="TitleChar">
    <w:name w:val="Title Char"/>
    <w:link w:val="Title"/>
    <w:rsid w:val="009B7E9B"/>
    <w:rPr>
      <w:rFonts w:ascii="Arial" w:eastAsia="Times New Roman" w:hAnsi="Arial" w:cs="Times New Roman"/>
      <w:sz w:val="48"/>
      <w:szCs w:val="20"/>
      <w:lang w:val="en-US" w:eastAsia="es-ES"/>
    </w:rPr>
  </w:style>
  <w:style w:type="paragraph" w:customStyle="1" w:styleId="Bullet">
    <w:name w:val="Bullet"/>
    <w:basedOn w:val="BodyText"/>
    <w:rsid w:val="009B7E9B"/>
    <w:pPr>
      <w:keepLines/>
      <w:numPr>
        <w:numId w:val="1"/>
      </w:numPr>
      <w:spacing w:before="60" w:after="60"/>
    </w:pPr>
  </w:style>
  <w:style w:type="paragraph" w:customStyle="1" w:styleId="tty132">
    <w:name w:val="tty132"/>
    <w:basedOn w:val="Normal"/>
    <w:rsid w:val="009B7E9B"/>
    <w:rPr>
      <w:rFonts w:ascii="Courier New" w:hAnsi="Courier New"/>
      <w:sz w:val="12"/>
    </w:rPr>
  </w:style>
  <w:style w:type="paragraph" w:customStyle="1" w:styleId="tty80">
    <w:name w:val="tty80"/>
    <w:basedOn w:val="Normal"/>
    <w:rsid w:val="009B7E9B"/>
    <w:rPr>
      <w:rFonts w:ascii="Courier New" w:hAnsi="Courier New"/>
    </w:rPr>
  </w:style>
  <w:style w:type="paragraph" w:customStyle="1" w:styleId="TableText">
    <w:name w:val="Table Text"/>
    <w:basedOn w:val="Normal"/>
    <w:rsid w:val="009B7E9B"/>
    <w:pPr>
      <w:keepLines/>
    </w:pPr>
    <w:rPr>
      <w:sz w:val="16"/>
    </w:rPr>
  </w:style>
  <w:style w:type="paragraph" w:customStyle="1" w:styleId="NumberList">
    <w:name w:val="Number List"/>
    <w:basedOn w:val="BodyText"/>
    <w:rsid w:val="009B7E9B"/>
    <w:pPr>
      <w:numPr>
        <w:numId w:val="3"/>
      </w:numPr>
      <w:tabs>
        <w:tab w:val="left" w:pos="2880"/>
      </w:tabs>
      <w:spacing w:before="60" w:after="60"/>
    </w:pPr>
  </w:style>
  <w:style w:type="paragraph" w:customStyle="1" w:styleId="HeadingBar">
    <w:name w:val="Heading Bar"/>
    <w:basedOn w:val="Normal"/>
    <w:next w:val="Heading3"/>
    <w:rsid w:val="009B7E9B"/>
    <w:pPr>
      <w:keepNext/>
      <w:keepLines/>
      <w:shd w:val="solid" w:color="auto" w:fill="auto"/>
      <w:spacing w:before="240"/>
      <w:ind w:right="7920"/>
    </w:pPr>
    <w:rPr>
      <w:color w:val="FFFFFF"/>
      <w:sz w:val="8"/>
    </w:rPr>
  </w:style>
  <w:style w:type="paragraph" w:customStyle="1" w:styleId="InfoBox">
    <w:name w:val="Info Box"/>
    <w:basedOn w:val="BodyText"/>
    <w:rsid w:val="009B7E9B"/>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tty180">
    <w:name w:val="tty180"/>
    <w:basedOn w:val="Normal"/>
    <w:rsid w:val="009B7E9B"/>
    <w:pPr>
      <w:ind w:right="-720"/>
    </w:pPr>
    <w:rPr>
      <w:rFonts w:ascii="Courier New" w:hAnsi="Courier New"/>
      <w:sz w:val="8"/>
    </w:rPr>
  </w:style>
  <w:style w:type="paragraph" w:customStyle="1" w:styleId="TitleBar">
    <w:name w:val="Title Bar"/>
    <w:basedOn w:val="Normal"/>
    <w:rsid w:val="009B7E9B"/>
    <w:pPr>
      <w:keepNext/>
      <w:pageBreakBefore/>
      <w:shd w:val="solid" w:color="auto" w:fill="auto"/>
      <w:spacing w:before="1680"/>
      <w:ind w:left="1440" w:right="720"/>
    </w:pPr>
    <w:rPr>
      <w:sz w:val="36"/>
    </w:rPr>
  </w:style>
  <w:style w:type="paragraph" w:customStyle="1" w:styleId="tty80indent">
    <w:name w:val="tty80 indent"/>
    <w:basedOn w:val="tty80"/>
    <w:rsid w:val="009B7E9B"/>
    <w:pPr>
      <w:ind w:left="2895"/>
    </w:pPr>
  </w:style>
  <w:style w:type="paragraph" w:customStyle="1" w:styleId="TOCHeading1">
    <w:name w:val="TOC Heading1"/>
    <w:basedOn w:val="Normal"/>
    <w:rsid w:val="009B7E9B"/>
    <w:pPr>
      <w:keepNext/>
      <w:pageBreakBefore/>
      <w:pBdr>
        <w:top w:val="single" w:sz="48" w:space="26" w:color="auto"/>
      </w:pBdr>
      <w:spacing w:before="960" w:after="960"/>
      <w:ind w:left="1440"/>
    </w:pPr>
    <w:rPr>
      <w:sz w:val="36"/>
    </w:rPr>
  </w:style>
  <w:style w:type="paragraph" w:customStyle="1" w:styleId="Legal">
    <w:name w:val="Legal"/>
    <w:basedOn w:val="Normal"/>
    <w:rsid w:val="009B7E9B"/>
    <w:pPr>
      <w:spacing w:after="240"/>
      <w:ind w:left="2160"/>
    </w:pPr>
    <w:rPr>
      <w:rFonts w:ascii="Times" w:hAnsi="Times"/>
    </w:rPr>
  </w:style>
  <w:style w:type="character" w:customStyle="1" w:styleId="HighlightedVariable">
    <w:name w:val="Highlighted Variable"/>
    <w:rsid w:val="009B7E9B"/>
    <w:rPr>
      <w:rFonts w:ascii="Arial" w:hAnsi="Arial"/>
      <w:color w:val="0000FF"/>
    </w:rPr>
  </w:style>
  <w:style w:type="paragraph" w:customStyle="1" w:styleId="Note">
    <w:name w:val="Note"/>
    <w:basedOn w:val="BodyText"/>
    <w:rsid w:val="009B7E9B"/>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rsid w:val="009B7E9B"/>
    <w:pPr>
      <w:spacing w:before="120" w:after="120"/>
    </w:pPr>
    <w:rPr>
      <w:b/>
    </w:rPr>
  </w:style>
  <w:style w:type="paragraph" w:customStyle="1" w:styleId="Checklist">
    <w:name w:val="Checklist"/>
    <w:basedOn w:val="BodyText"/>
    <w:rsid w:val="009B7E9B"/>
    <w:pPr>
      <w:numPr>
        <w:numId w:val="2"/>
      </w:numPr>
    </w:pPr>
  </w:style>
  <w:style w:type="paragraph" w:styleId="TOC4">
    <w:name w:val="toc 4"/>
    <w:basedOn w:val="Normal"/>
    <w:next w:val="Normal"/>
    <w:semiHidden/>
    <w:rsid w:val="009B7E9B"/>
    <w:pPr>
      <w:tabs>
        <w:tab w:val="right" w:leader="dot" w:pos="10080"/>
      </w:tabs>
      <w:ind w:left="3240"/>
    </w:pPr>
    <w:rPr>
      <w:sz w:val="18"/>
    </w:rPr>
  </w:style>
  <w:style w:type="character" w:styleId="PageNumber">
    <w:name w:val="page number"/>
    <w:rsid w:val="009B7E9B"/>
    <w:rPr>
      <w:rFonts w:ascii="Arial" w:hAnsi="Arial"/>
    </w:rPr>
  </w:style>
  <w:style w:type="paragraph" w:customStyle="1" w:styleId="Title-Major">
    <w:name w:val="Title-Major"/>
    <w:basedOn w:val="Title"/>
    <w:rsid w:val="009B7E9B"/>
    <w:pPr>
      <w:ind w:left="1440"/>
    </w:pPr>
    <w:rPr>
      <w:smallCaps/>
    </w:rPr>
  </w:style>
  <w:style w:type="paragraph" w:customStyle="1" w:styleId="RouteTitle">
    <w:name w:val="Route Title"/>
    <w:basedOn w:val="Normal"/>
    <w:rsid w:val="009B7E9B"/>
    <w:pPr>
      <w:keepLines/>
      <w:spacing w:after="120"/>
      <w:ind w:left="1440" w:right="720"/>
    </w:pPr>
    <w:rPr>
      <w:sz w:val="36"/>
    </w:rPr>
  </w:style>
  <w:style w:type="paragraph" w:customStyle="1" w:styleId="NoteWide">
    <w:name w:val="Note Wide"/>
    <w:basedOn w:val="Note"/>
    <w:rsid w:val="009B7E9B"/>
    <w:pPr>
      <w:ind w:right="2160"/>
    </w:pPr>
  </w:style>
  <w:style w:type="paragraph" w:customStyle="1" w:styleId="Subject">
    <w:name w:val="Subject"/>
    <w:basedOn w:val="BodyText"/>
    <w:rsid w:val="009B7E9B"/>
    <w:rPr>
      <w:sz w:val="48"/>
    </w:rPr>
  </w:style>
  <w:style w:type="character" w:customStyle="1" w:styleId="bold1">
    <w:name w:val="bold1"/>
    <w:rsid w:val="009B7E9B"/>
    <w:rPr>
      <w:b/>
      <w:bCs/>
    </w:rPr>
  </w:style>
  <w:style w:type="paragraph" w:styleId="BalloonText">
    <w:name w:val="Balloon Text"/>
    <w:basedOn w:val="Normal"/>
    <w:link w:val="BalloonTextChar"/>
    <w:rsid w:val="009B7E9B"/>
    <w:rPr>
      <w:rFonts w:ascii="Tahoma" w:hAnsi="Tahoma"/>
      <w:sz w:val="16"/>
      <w:szCs w:val="16"/>
    </w:rPr>
  </w:style>
  <w:style w:type="character" w:customStyle="1" w:styleId="BalloonTextChar">
    <w:name w:val="Balloon Text Char"/>
    <w:link w:val="BalloonText"/>
    <w:rsid w:val="009B7E9B"/>
    <w:rPr>
      <w:rFonts w:ascii="Tahoma" w:eastAsia="Times New Roman" w:hAnsi="Tahoma" w:cs="Tahoma"/>
      <w:sz w:val="16"/>
      <w:szCs w:val="16"/>
      <w:lang w:val="en-US" w:eastAsia="es-ES"/>
    </w:rPr>
  </w:style>
  <w:style w:type="character" w:styleId="Strong">
    <w:name w:val="Strong"/>
    <w:qFormat/>
    <w:rsid w:val="004F7FD0"/>
    <w:rPr>
      <w:b/>
      <w:bCs/>
    </w:rPr>
  </w:style>
  <w:style w:type="paragraph" w:styleId="DocumentMap">
    <w:name w:val="Document Map"/>
    <w:basedOn w:val="Normal"/>
    <w:link w:val="DocumentMapChar"/>
    <w:rsid w:val="009A4F01"/>
    <w:rPr>
      <w:rFonts w:ascii="Tahoma" w:hAnsi="Tahoma"/>
      <w:sz w:val="16"/>
      <w:szCs w:val="16"/>
      <w:lang w:val="x-none"/>
    </w:rPr>
  </w:style>
  <w:style w:type="character" w:customStyle="1" w:styleId="DocumentMapChar">
    <w:name w:val="Document Map Char"/>
    <w:link w:val="DocumentMap"/>
    <w:rsid w:val="009A4F01"/>
    <w:rPr>
      <w:rFonts w:ascii="Tahoma" w:eastAsia="Times New Roman" w:hAnsi="Tahoma" w:cs="Times New Roman"/>
      <w:sz w:val="16"/>
      <w:szCs w:val="16"/>
      <w:lang w:val="x-none" w:eastAsia="es-ES"/>
    </w:rPr>
  </w:style>
  <w:style w:type="character" w:styleId="Emphasis">
    <w:name w:val="Emphasis"/>
    <w:uiPriority w:val="20"/>
    <w:qFormat/>
    <w:rsid w:val="009A4F01"/>
    <w:rPr>
      <w:i/>
      <w:iCs/>
    </w:rPr>
  </w:style>
  <w:style w:type="character" w:styleId="Hyperlink">
    <w:name w:val="Hyperlink"/>
    <w:uiPriority w:val="99"/>
    <w:rsid w:val="009A4F01"/>
    <w:rPr>
      <w:color w:val="0000FF"/>
      <w:u w:val="single"/>
    </w:rPr>
  </w:style>
  <w:style w:type="character" w:styleId="CommentReference">
    <w:name w:val="annotation reference"/>
    <w:unhideWhenUsed/>
    <w:rsid w:val="009A4F01"/>
    <w:rPr>
      <w:sz w:val="16"/>
      <w:szCs w:val="16"/>
    </w:rPr>
  </w:style>
  <w:style w:type="paragraph" w:styleId="CommentText">
    <w:name w:val="annotation text"/>
    <w:basedOn w:val="Normal"/>
    <w:link w:val="CommentTextChar"/>
    <w:unhideWhenUsed/>
    <w:rsid w:val="009A4F01"/>
    <w:rPr>
      <w:rFonts w:ascii="Times New Roman" w:hAnsi="Times New Roman"/>
      <w:sz w:val="24"/>
      <w:szCs w:val="24"/>
      <w:lang w:eastAsia="x-none"/>
    </w:rPr>
  </w:style>
  <w:style w:type="character" w:customStyle="1" w:styleId="CommentTextChar">
    <w:name w:val="Comment Text Char"/>
    <w:link w:val="CommentText"/>
    <w:rsid w:val="009A4F01"/>
    <w:rPr>
      <w:rFonts w:ascii="Times New Roman" w:eastAsia="Times New Roman" w:hAnsi="Times New Roman" w:cs="Times New Roman"/>
      <w:sz w:val="24"/>
      <w:szCs w:val="24"/>
      <w:lang w:val="en-US"/>
    </w:rPr>
  </w:style>
  <w:style w:type="paragraph" w:styleId="CommentSubject">
    <w:name w:val="annotation subject"/>
    <w:basedOn w:val="CommentText"/>
    <w:next w:val="CommentText"/>
    <w:link w:val="CommentSubjectChar"/>
    <w:rsid w:val="009A4F01"/>
    <w:rPr>
      <w:rFonts w:ascii="Arial" w:hAnsi="Arial"/>
      <w:b/>
      <w:bCs/>
      <w:lang w:val="en-ZA" w:eastAsia="es-ES"/>
    </w:rPr>
  </w:style>
  <w:style w:type="character" w:customStyle="1" w:styleId="CommentSubjectChar">
    <w:name w:val="Comment Subject Char"/>
    <w:link w:val="CommentSubject"/>
    <w:rsid w:val="009A4F01"/>
    <w:rPr>
      <w:rFonts w:ascii="Arial" w:eastAsia="Times New Roman" w:hAnsi="Arial" w:cs="Times New Roman"/>
      <w:b/>
      <w:bCs/>
      <w:sz w:val="24"/>
      <w:szCs w:val="24"/>
      <w:lang w:val="en-ZA" w:eastAsia="es-ES"/>
    </w:rPr>
  </w:style>
  <w:style w:type="paragraph" w:styleId="NormalWeb">
    <w:name w:val="Normal (Web)"/>
    <w:basedOn w:val="Normal"/>
    <w:uiPriority w:val="99"/>
    <w:rsid w:val="009A4F01"/>
    <w:pPr>
      <w:spacing w:before="100" w:beforeAutospacing="1" w:after="100" w:afterAutospacing="1"/>
    </w:pPr>
    <w:rPr>
      <w:rFonts w:ascii="Arial Unicode MS" w:eastAsia="Arial Unicode MS" w:hAnsi="Arial Unicode MS" w:cs="Arial Unicode MS"/>
      <w:sz w:val="24"/>
      <w:szCs w:val="24"/>
      <w:lang w:eastAsia="en-US"/>
    </w:rPr>
  </w:style>
  <w:style w:type="paragraph" w:styleId="Caption">
    <w:name w:val="caption"/>
    <w:basedOn w:val="Normal"/>
    <w:next w:val="Normal"/>
    <w:qFormat/>
    <w:rsid w:val="00EC2603"/>
    <w:pPr>
      <w:spacing w:before="120" w:after="200"/>
    </w:pPr>
    <w:rPr>
      <w:i/>
      <w:iCs/>
      <w:color w:val="1F497D"/>
      <w:sz w:val="18"/>
      <w:szCs w:val="18"/>
    </w:rPr>
  </w:style>
  <w:style w:type="paragraph" w:customStyle="1" w:styleId="NoSpacing1">
    <w:name w:val="No Spacing1"/>
    <w:uiPriority w:val="1"/>
    <w:qFormat/>
    <w:rsid w:val="009A4F01"/>
    <w:rPr>
      <w:rFonts w:ascii="Arial" w:eastAsia="Times New Roman" w:hAnsi="Arial"/>
      <w:lang w:eastAsia="es-ES"/>
    </w:rPr>
  </w:style>
  <w:style w:type="table" w:styleId="TableGrid">
    <w:name w:val="Table Grid"/>
    <w:basedOn w:val="TableNormal"/>
    <w:rsid w:val="009A4F01"/>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FB61FB"/>
    <w:pPr>
      <w:ind w:left="720"/>
      <w:contextualSpacing/>
    </w:pPr>
    <w:rPr>
      <w:lang w:val="en-GB"/>
    </w:rPr>
  </w:style>
  <w:style w:type="paragraph" w:customStyle="1" w:styleId="Default">
    <w:name w:val="Default"/>
    <w:rsid w:val="00582FD0"/>
    <w:pPr>
      <w:autoSpaceDE w:val="0"/>
      <w:autoSpaceDN w:val="0"/>
      <w:adjustRightInd w:val="0"/>
    </w:pPr>
    <w:rPr>
      <w:rFonts w:ascii="Palatino" w:hAnsi="Palatino" w:cs="Palatino"/>
      <w:color w:val="000000"/>
      <w:sz w:val="24"/>
      <w:szCs w:val="24"/>
    </w:rPr>
  </w:style>
  <w:style w:type="paragraph" w:customStyle="1" w:styleId="MediumGrid1-Accent21">
    <w:name w:val="Medium Grid 1 - Accent 21"/>
    <w:basedOn w:val="Normal"/>
    <w:uiPriority w:val="34"/>
    <w:qFormat/>
    <w:rsid w:val="007D2BFB"/>
    <w:pPr>
      <w:spacing w:after="160" w:line="259" w:lineRule="auto"/>
      <w:ind w:left="720"/>
      <w:contextualSpacing/>
    </w:pPr>
    <w:rPr>
      <w:rFonts w:ascii="Calibri" w:eastAsia="Calibri" w:hAnsi="Calibri"/>
      <w:sz w:val="22"/>
      <w:szCs w:val="22"/>
      <w:lang w:val="en-GB" w:eastAsia="en-US"/>
    </w:rPr>
  </w:style>
  <w:style w:type="paragraph" w:customStyle="1" w:styleId="Text">
    <w:name w:val="Text"/>
    <w:basedOn w:val="BodyText"/>
    <w:link w:val="TextChar"/>
    <w:qFormat/>
    <w:rsid w:val="00C737E2"/>
    <w:pPr>
      <w:ind w:left="2520"/>
    </w:pPr>
    <w:rPr>
      <w:rFonts w:ascii="Book Antiqua" w:hAnsi="Book Antiqua"/>
    </w:rPr>
  </w:style>
  <w:style w:type="character" w:customStyle="1" w:styleId="TextChar">
    <w:name w:val="Text Char"/>
    <w:link w:val="Text"/>
    <w:rsid w:val="00C737E2"/>
    <w:rPr>
      <w:rFonts w:ascii="Book Antiqua" w:eastAsia="Times New Roman" w:hAnsi="Book Antiqua"/>
      <w:lang w:val="en-US" w:eastAsia="es-ES"/>
    </w:rPr>
  </w:style>
  <w:style w:type="paragraph" w:styleId="Revision">
    <w:name w:val="Revision"/>
    <w:hidden/>
    <w:uiPriority w:val="99"/>
    <w:semiHidden/>
    <w:rsid w:val="00F3266F"/>
    <w:rPr>
      <w:rFonts w:ascii="Arial" w:eastAsia="Times New Roman" w:hAnsi="Arial"/>
      <w:lang w:eastAsia="es-ES"/>
    </w:rPr>
  </w:style>
  <w:style w:type="character" w:customStyle="1" w:styleId="apple-converted-space">
    <w:name w:val="apple-converted-space"/>
    <w:rsid w:val="008B2179"/>
  </w:style>
  <w:style w:type="paragraph" w:styleId="TableofFigures">
    <w:name w:val="table of figures"/>
    <w:basedOn w:val="Normal"/>
    <w:next w:val="Normal"/>
    <w:uiPriority w:val="99"/>
    <w:unhideWhenUsed/>
    <w:rsid w:val="00795DC6"/>
  </w:style>
  <w:style w:type="character" w:styleId="FollowedHyperlink">
    <w:name w:val="FollowedHyperlink"/>
    <w:uiPriority w:val="99"/>
    <w:semiHidden/>
    <w:unhideWhenUsed/>
    <w:rsid w:val="00BB1D19"/>
    <w:rPr>
      <w:color w:val="954F72"/>
      <w:u w:val="single"/>
    </w:rPr>
  </w:style>
  <w:style w:type="paragraph" w:customStyle="1" w:styleId="SP15307214">
    <w:name w:val="SP.15.307214"/>
    <w:basedOn w:val="Default"/>
    <w:next w:val="Default"/>
    <w:uiPriority w:val="99"/>
    <w:rsid w:val="00DB4EA0"/>
    <w:rPr>
      <w:rFonts w:ascii="OPBCG F+ Palatino" w:hAnsi="OPBCG F+ Palatino" w:cs="Times New Roman"/>
      <w:color w:val="auto"/>
    </w:rPr>
  </w:style>
  <w:style w:type="paragraph" w:customStyle="1" w:styleId="SP15307229">
    <w:name w:val="SP.15.307229"/>
    <w:basedOn w:val="Default"/>
    <w:next w:val="Default"/>
    <w:uiPriority w:val="99"/>
    <w:rsid w:val="00DB4EA0"/>
    <w:rPr>
      <w:rFonts w:ascii="OPBCG F+ Palatino" w:hAnsi="OPBCG F+ Palatino" w:cs="Times New Roman"/>
      <w:color w:val="auto"/>
    </w:rPr>
  </w:style>
  <w:style w:type="paragraph" w:customStyle="1" w:styleId="SP15307227">
    <w:name w:val="SP.15.307227"/>
    <w:basedOn w:val="Default"/>
    <w:next w:val="Default"/>
    <w:uiPriority w:val="99"/>
    <w:rsid w:val="00DB4EA0"/>
    <w:rPr>
      <w:rFonts w:ascii="OPBCG F+ Palatino" w:hAnsi="OPBCG F+ Palatino" w:cs="Times New Roman"/>
      <w:color w:val="auto"/>
    </w:rPr>
  </w:style>
  <w:style w:type="character" w:customStyle="1" w:styleId="SC15303113">
    <w:name w:val="SC.15.303113"/>
    <w:uiPriority w:val="99"/>
    <w:rsid w:val="00DB4EA0"/>
    <w:rPr>
      <w:rFonts w:cs="OPBCG F+ Palatino"/>
      <w:b/>
      <w:bCs/>
      <w:color w:val="000000"/>
      <w:sz w:val="20"/>
      <w:szCs w:val="20"/>
    </w:rPr>
  </w:style>
  <w:style w:type="table" w:customStyle="1" w:styleId="TableGrid0">
    <w:name w:val="TableGrid"/>
    <w:rsid w:val="008B7692"/>
    <w:rPr>
      <w:rFonts w:eastAsia="Times New Roman"/>
      <w:sz w:val="22"/>
      <w:szCs w:val="22"/>
    </w:rPr>
    <w:tblPr>
      <w:tblCellMar>
        <w:top w:w="0" w:type="dxa"/>
        <w:left w:w="0" w:type="dxa"/>
        <w:bottom w:w="0" w:type="dxa"/>
        <w:right w:w="0" w:type="dxa"/>
      </w:tblCellMar>
    </w:tblPr>
  </w:style>
  <w:style w:type="paragraph" w:styleId="ListParagraph">
    <w:name w:val="List Paragraph"/>
    <w:basedOn w:val="Normal"/>
    <w:uiPriority w:val="34"/>
    <w:qFormat/>
    <w:rsid w:val="00ED29B3"/>
    <w:pPr>
      <w:ind w:left="720"/>
      <w:contextualSpacing/>
    </w:pPr>
  </w:style>
  <w:style w:type="character" w:styleId="UnresolvedMention">
    <w:name w:val="Unresolved Mention"/>
    <w:basedOn w:val="DefaultParagraphFont"/>
    <w:uiPriority w:val="99"/>
    <w:semiHidden/>
    <w:unhideWhenUsed/>
    <w:rsid w:val="0063076B"/>
    <w:rPr>
      <w:color w:val="605E5C"/>
      <w:shd w:val="clear" w:color="auto" w:fill="E1DFDD"/>
    </w:rPr>
  </w:style>
  <w:style w:type="paragraph" w:styleId="Index1">
    <w:name w:val="index 1"/>
    <w:basedOn w:val="Normal"/>
    <w:next w:val="Normal"/>
    <w:autoRedefine/>
    <w:uiPriority w:val="99"/>
    <w:semiHidden/>
    <w:unhideWhenUsed/>
    <w:rsid w:val="008F7C36"/>
    <w:pPr>
      <w:ind w:left="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071">
      <w:bodyDiv w:val="1"/>
      <w:marLeft w:val="0"/>
      <w:marRight w:val="0"/>
      <w:marTop w:val="0"/>
      <w:marBottom w:val="0"/>
      <w:divBdr>
        <w:top w:val="none" w:sz="0" w:space="0" w:color="auto"/>
        <w:left w:val="none" w:sz="0" w:space="0" w:color="auto"/>
        <w:bottom w:val="none" w:sz="0" w:space="0" w:color="auto"/>
        <w:right w:val="none" w:sz="0" w:space="0" w:color="auto"/>
      </w:divBdr>
    </w:div>
    <w:div w:id="39671232">
      <w:bodyDiv w:val="1"/>
      <w:marLeft w:val="0"/>
      <w:marRight w:val="0"/>
      <w:marTop w:val="0"/>
      <w:marBottom w:val="0"/>
      <w:divBdr>
        <w:top w:val="none" w:sz="0" w:space="0" w:color="auto"/>
        <w:left w:val="none" w:sz="0" w:space="0" w:color="auto"/>
        <w:bottom w:val="none" w:sz="0" w:space="0" w:color="auto"/>
        <w:right w:val="none" w:sz="0" w:space="0" w:color="auto"/>
      </w:divBdr>
    </w:div>
    <w:div w:id="40441370">
      <w:bodyDiv w:val="1"/>
      <w:marLeft w:val="0"/>
      <w:marRight w:val="0"/>
      <w:marTop w:val="0"/>
      <w:marBottom w:val="0"/>
      <w:divBdr>
        <w:top w:val="none" w:sz="0" w:space="0" w:color="auto"/>
        <w:left w:val="none" w:sz="0" w:space="0" w:color="auto"/>
        <w:bottom w:val="none" w:sz="0" w:space="0" w:color="auto"/>
        <w:right w:val="none" w:sz="0" w:space="0" w:color="auto"/>
      </w:divBdr>
    </w:div>
    <w:div w:id="44570792">
      <w:bodyDiv w:val="1"/>
      <w:marLeft w:val="0"/>
      <w:marRight w:val="0"/>
      <w:marTop w:val="0"/>
      <w:marBottom w:val="0"/>
      <w:divBdr>
        <w:top w:val="none" w:sz="0" w:space="0" w:color="auto"/>
        <w:left w:val="none" w:sz="0" w:space="0" w:color="auto"/>
        <w:bottom w:val="none" w:sz="0" w:space="0" w:color="auto"/>
        <w:right w:val="none" w:sz="0" w:space="0" w:color="auto"/>
      </w:divBdr>
    </w:div>
    <w:div w:id="47343504">
      <w:bodyDiv w:val="1"/>
      <w:marLeft w:val="0"/>
      <w:marRight w:val="0"/>
      <w:marTop w:val="0"/>
      <w:marBottom w:val="0"/>
      <w:divBdr>
        <w:top w:val="none" w:sz="0" w:space="0" w:color="auto"/>
        <w:left w:val="none" w:sz="0" w:space="0" w:color="auto"/>
        <w:bottom w:val="none" w:sz="0" w:space="0" w:color="auto"/>
        <w:right w:val="none" w:sz="0" w:space="0" w:color="auto"/>
      </w:divBdr>
      <w:divsChild>
        <w:div w:id="364332084">
          <w:marLeft w:val="1166"/>
          <w:marRight w:val="0"/>
          <w:marTop w:val="0"/>
          <w:marBottom w:val="0"/>
          <w:divBdr>
            <w:top w:val="none" w:sz="0" w:space="0" w:color="auto"/>
            <w:left w:val="none" w:sz="0" w:space="0" w:color="auto"/>
            <w:bottom w:val="none" w:sz="0" w:space="0" w:color="auto"/>
            <w:right w:val="none" w:sz="0" w:space="0" w:color="auto"/>
          </w:divBdr>
        </w:div>
        <w:div w:id="1025015530">
          <w:marLeft w:val="1166"/>
          <w:marRight w:val="0"/>
          <w:marTop w:val="0"/>
          <w:marBottom w:val="0"/>
          <w:divBdr>
            <w:top w:val="none" w:sz="0" w:space="0" w:color="auto"/>
            <w:left w:val="none" w:sz="0" w:space="0" w:color="auto"/>
            <w:bottom w:val="none" w:sz="0" w:space="0" w:color="auto"/>
            <w:right w:val="none" w:sz="0" w:space="0" w:color="auto"/>
          </w:divBdr>
        </w:div>
        <w:div w:id="1132820132">
          <w:marLeft w:val="1166"/>
          <w:marRight w:val="0"/>
          <w:marTop w:val="0"/>
          <w:marBottom w:val="0"/>
          <w:divBdr>
            <w:top w:val="none" w:sz="0" w:space="0" w:color="auto"/>
            <w:left w:val="none" w:sz="0" w:space="0" w:color="auto"/>
            <w:bottom w:val="none" w:sz="0" w:space="0" w:color="auto"/>
            <w:right w:val="none" w:sz="0" w:space="0" w:color="auto"/>
          </w:divBdr>
        </w:div>
        <w:div w:id="1162433603">
          <w:marLeft w:val="1166"/>
          <w:marRight w:val="0"/>
          <w:marTop w:val="0"/>
          <w:marBottom w:val="0"/>
          <w:divBdr>
            <w:top w:val="none" w:sz="0" w:space="0" w:color="auto"/>
            <w:left w:val="none" w:sz="0" w:space="0" w:color="auto"/>
            <w:bottom w:val="none" w:sz="0" w:space="0" w:color="auto"/>
            <w:right w:val="none" w:sz="0" w:space="0" w:color="auto"/>
          </w:divBdr>
        </w:div>
        <w:div w:id="1286041298">
          <w:marLeft w:val="446"/>
          <w:marRight w:val="0"/>
          <w:marTop w:val="0"/>
          <w:marBottom w:val="0"/>
          <w:divBdr>
            <w:top w:val="none" w:sz="0" w:space="0" w:color="auto"/>
            <w:left w:val="none" w:sz="0" w:space="0" w:color="auto"/>
            <w:bottom w:val="none" w:sz="0" w:space="0" w:color="auto"/>
            <w:right w:val="none" w:sz="0" w:space="0" w:color="auto"/>
          </w:divBdr>
        </w:div>
        <w:div w:id="1973826457">
          <w:marLeft w:val="1166"/>
          <w:marRight w:val="0"/>
          <w:marTop w:val="0"/>
          <w:marBottom w:val="0"/>
          <w:divBdr>
            <w:top w:val="none" w:sz="0" w:space="0" w:color="auto"/>
            <w:left w:val="none" w:sz="0" w:space="0" w:color="auto"/>
            <w:bottom w:val="none" w:sz="0" w:space="0" w:color="auto"/>
            <w:right w:val="none" w:sz="0" w:space="0" w:color="auto"/>
          </w:divBdr>
        </w:div>
        <w:div w:id="2129422396">
          <w:marLeft w:val="446"/>
          <w:marRight w:val="0"/>
          <w:marTop w:val="0"/>
          <w:marBottom w:val="0"/>
          <w:divBdr>
            <w:top w:val="none" w:sz="0" w:space="0" w:color="auto"/>
            <w:left w:val="none" w:sz="0" w:space="0" w:color="auto"/>
            <w:bottom w:val="none" w:sz="0" w:space="0" w:color="auto"/>
            <w:right w:val="none" w:sz="0" w:space="0" w:color="auto"/>
          </w:divBdr>
        </w:div>
      </w:divsChild>
    </w:div>
    <w:div w:id="70591135">
      <w:bodyDiv w:val="1"/>
      <w:marLeft w:val="0"/>
      <w:marRight w:val="0"/>
      <w:marTop w:val="0"/>
      <w:marBottom w:val="0"/>
      <w:divBdr>
        <w:top w:val="none" w:sz="0" w:space="0" w:color="auto"/>
        <w:left w:val="none" w:sz="0" w:space="0" w:color="auto"/>
        <w:bottom w:val="none" w:sz="0" w:space="0" w:color="auto"/>
        <w:right w:val="none" w:sz="0" w:space="0" w:color="auto"/>
      </w:divBdr>
    </w:div>
    <w:div w:id="89738668">
      <w:bodyDiv w:val="1"/>
      <w:marLeft w:val="0"/>
      <w:marRight w:val="0"/>
      <w:marTop w:val="0"/>
      <w:marBottom w:val="0"/>
      <w:divBdr>
        <w:top w:val="none" w:sz="0" w:space="0" w:color="auto"/>
        <w:left w:val="none" w:sz="0" w:space="0" w:color="auto"/>
        <w:bottom w:val="none" w:sz="0" w:space="0" w:color="auto"/>
        <w:right w:val="none" w:sz="0" w:space="0" w:color="auto"/>
      </w:divBdr>
      <w:divsChild>
        <w:div w:id="2015650366">
          <w:marLeft w:val="0"/>
          <w:marRight w:val="0"/>
          <w:marTop w:val="0"/>
          <w:marBottom w:val="0"/>
          <w:divBdr>
            <w:top w:val="none" w:sz="0" w:space="0" w:color="auto"/>
            <w:left w:val="none" w:sz="0" w:space="0" w:color="auto"/>
            <w:bottom w:val="none" w:sz="0" w:space="0" w:color="auto"/>
            <w:right w:val="none" w:sz="0" w:space="0" w:color="auto"/>
          </w:divBdr>
        </w:div>
      </w:divsChild>
    </w:div>
    <w:div w:id="107360701">
      <w:bodyDiv w:val="1"/>
      <w:marLeft w:val="0"/>
      <w:marRight w:val="0"/>
      <w:marTop w:val="0"/>
      <w:marBottom w:val="0"/>
      <w:divBdr>
        <w:top w:val="none" w:sz="0" w:space="0" w:color="auto"/>
        <w:left w:val="none" w:sz="0" w:space="0" w:color="auto"/>
        <w:bottom w:val="none" w:sz="0" w:space="0" w:color="auto"/>
        <w:right w:val="none" w:sz="0" w:space="0" w:color="auto"/>
      </w:divBdr>
    </w:div>
    <w:div w:id="120392291">
      <w:bodyDiv w:val="1"/>
      <w:marLeft w:val="0"/>
      <w:marRight w:val="0"/>
      <w:marTop w:val="0"/>
      <w:marBottom w:val="0"/>
      <w:divBdr>
        <w:top w:val="none" w:sz="0" w:space="0" w:color="auto"/>
        <w:left w:val="none" w:sz="0" w:space="0" w:color="auto"/>
        <w:bottom w:val="none" w:sz="0" w:space="0" w:color="auto"/>
        <w:right w:val="none" w:sz="0" w:space="0" w:color="auto"/>
      </w:divBdr>
    </w:div>
    <w:div w:id="144054195">
      <w:bodyDiv w:val="1"/>
      <w:marLeft w:val="0"/>
      <w:marRight w:val="0"/>
      <w:marTop w:val="0"/>
      <w:marBottom w:val="0"/>
      <w:divBdr>
        <w:top w:val="none" w:sz="0" w:space="0" w:color="auto"/>
        <w:left w:val="none" w:sz="0" w:space="0" w:color="auto"/>
        <w:bottom w:val="none" w:sz="0" w:space="0" w:color="auto"/>
        <w:right w:val="none" w:sz="0" w:space="0" w:color="auto"/>
      </w:divBdr>
      <w:divsChild>
        <w:div w:id="1593735644">
          <w:marLeft w:val="274"/>
          <w:marRight w:val="0"/>
          <w:marTop w:val="0"/>
          <w:marBottom w:val="0"/>
          <w:divBdr>
            <w:top w:val="none" w:sz="0" w:space="0" w:color="auto"/>
            <w:left w:val="none" w:sz="0" w:space="0" w:color="auto"/>
            <w:bottom w:val="none" w:sz="0" w:space="0" w:color="auto"/>
            <w:right w:val="none" w:sz="0" w:space="0" w:color="auto"/>
          </w:divBdr>
        </w:div>
      </w:divsChild>
    </w:div>
    <w:div w:id="172384275">
      <w:bodyDiv w:val="1"/>
      <w:marLeft w:val="0"/>
      <w:marRight w:val="0"/>
      <w:marTop w:val="0"/>
      <w:marBottom w:val="0"/>
      <w:divBdr>
        <w:top w:val="none" w:sz="0" w:space="0" w:color="auto"/>
        <w:left w:val="none" w:sz="0" w:space="0" w:color="auto"/>
        <w:bottom w:val="none" w:sz="0" w:space="0" w:color="auto"/>
        <w:right w:val="none" w:sz="0" w:space="0" w:color="auto"/>
      </w:divBdr>
      <w:divsChild>
        <w:div w:id="616719666">
          <w:marLeft w:val="1166"/>
          <w:marRight w:val="0"/>
          <w:marTop w:val="0"/>
          <w:marBottom w:val="0"/>
          <w:divBdr>
            <w:top w:val="none" w:sz="0" w:space="0" w:color="auto"/>
            <w:left w:val="none" w:sz="0" w:space="0" w:color="auto"/>
            <w:bottom w:val="none" w:sz="0" w:space="0" w:color="auto"/>
            <w:right w:val="none" w:sz="0" w:space="0" w:color="auto"/>
          </w:divBdr>
        </w:div>
        <w:div w:id="1563981967">
          <w:marLeft w:val="1166"/>
          <w:marRight w:val="0"/>
          <w:marTop w:val="0"/>
          <w:marBottom w:val="0"/>
          <w:divBdr>
            <w:top w:val="none" w:sz="0" w:space="0" w:color="auto"/>
            <w:left w:val="none" w:sz="0" w:space="0" w:color="auto"/>
            <w:bottom w:val="none" w:sz="0" w:space="0" w:color="auto"/>
            <w:right w:val="none" w:sz="0" w:space="0" w:color="auto"/>
          </w:divBdr>
        </w:div>
        <w:div w:id="1598176607">
          <w:marLeft w:val="1166"/>
          <w:marRight w:val="0"/>
          <w:marTop w:val="0"/>
          <w:marBottom w:val="0"/>
          <w:divBdr>
            <w:top w:val="none" w:sz="0" w:space="0" w:color="auto"/>
            <w:left w:val="none" w:sz="0" w:space="0" w:color="auto"/>
            <w:bottom w:val="none" w:sz="0" w:space="0" w:color="auto"/>
            <w:right w:val="none" w:sz="0" w:space="0" w:color="auto"/>
          </w:divBdr>
        </w:div>
      </w:divsChild>
    </w:div>
    <w:div w:id="173884001">
      <w:bodyDiv w:val="1"/>
      <w:marLeft w:val="0"/>
      <w:marRight w:val="0"/>
      <w:marTop w:val="0"/>
      <w:marBottom w:val="0"/>
      <w:divBdr>
        <w:top w:val="none" w:sz="0" w:space="0" w:color="auto"/>
        <w:left w:val="none" w:sz="0" w:space="0" w:color="auto"/>
        <w:bottom w:val="none" w:sz="0" w:space="0" w:color="auto"/>
        <w:right w:val="none" w:sz="0" w:space="0" w:color="auto"/>
      </w:divBdr>
    </w:div>
    <w:div w:id="187374775">
      <w:bodyDiv w:val="1"/>
      <w:marLeft w:val="0"/>
      <w:marRight w:val="0"/>
      <w:marTop w:val="0"/>
      <w:marBottom w:val="0"/>
      <w:divBdr>
        <w:top w:val="none" w:sz="0" w:space="0" w:color="auto"/>
        <w:left w:val="none" w:sz="0" w:space="0" w:color="auto"/>
        <w:bottom w:val="none" w:sz="0" w:space="0" w:color="auto"/>
        <w:right w:val="none" w:sz="0" w:space="0" w:color="auto"/>
      </w:divBdr>
    </w:div>
    <w:div w:id="203180772">
      <w:bodyDiv w:val="1"/>
      <w:marLeft w:val="0"/>
      <w:marRight w:val="0"/>
      <w:marTop w:val="0"/>
      <w:marBottom w:val="0"/>
      <w:divBdr>
        <w:top w:val="none" w:sz="0" w:space="0" w:color="auto"/>
        <w:left w:val="none" w:sz="0" w:space="0" w:color="auto"/>
        <w:bottom w:val="none" w:sz="0" w:space="0" w:color="auto"/>
        <w:right w:val="none" w:sz="0" w:space="0" w:color="auto"/>
      </w:divBdr>
    </w:div>
    <w:div w:id="217058490">
      <w:bodyDiv w:val="1"/>
      <w:marLeft w:val="0"/>
      <w:marRight w:val="0"/>
      <w:marTop w:val="0"/>
      <w:marBottom w:val="0"/>
      <w:divBdr>
        <w:top w:val="none" w:sz="0" w:space="0" w:color="auto"/>
        <w:left w:val="none" w:sz="0" w:space="0" w:color="auto"/>
        <w:bottom w:val="none" w:sz="0" w:space="0" w:color="auto"/>
        <w:right w:val="none" w:sz="0" w:space="0" w:color="auto"/>
      </w:divBdr>
      <w:divsChild>
        <w:div w:id="6059570">
          <w:marLeft w:val="1166"/>
          <w:marRight w:val="0"/>
          <w:marTop w:val="0"/>
          <w:marBottom w:val="0"/>
          <w:divBdr>
            <w:top w:val="none" w:sz="0" w:space="0" w:color="auto"/>
            <w:left w:val="none" w:sz="0" w:space="0" w:color="auto"/>
            <w:bottom w:val="none" w:sz="0" w:space="0" w:color="auto"/>
            <w:right w:val="none" w:sz="0" w:space="0" w:color="auto"/>
          </w:divBdr>
        </w:div>
        <w:div w:id="2113283408">
          <w:marLeft w:val="1886"/>
          <w:marRight w:val="0"/>
          <w:marTop w:val="0"/>
          <w:marBottom w:val="0"/>
          <w:divBdr>
            <w:top w:val="none" w:sz="0" w:space="0" w:color="auto"/>
            <w:left w:val="none" w:sz="0" w:space="0" w:color="auto"/>
            <w:bottom w:val="none" w:sz="0" w:space="0" w:color="auto"/>
            <w:right w:val="none" w:sz="0" w:space="0" w:color="auto"/>
          </w:divBdr>
        </w:div>
      </w:divsChild>
    </w:div>
    <w:div w:id="220680007">
      <w:bodyDiv w:val="1"/>
      <w:marLeft w:val="0"/>
      <w:marRight w:val="0"/>
      <w:marTop w:val="0"/>
      <w:marBottom w:val="0"/>
      <w:divBdr>
        <w:top w:val="none" w:sz="0" w:space="0" w:color="auto"/>
        <w:left w:val="none" w:sz="0" w:space="0" w:color="auto"/>
        <w:bottom w:val="none" w:sz="0" w:space="0" w:color="auto"/>
        <w:right w:val="none" w:sz="0" w:space="0" w:color="auto"/>
      </w:divBdr>
    </w:div>
    <w:div w:id="231089167">
      <w:bodyDiv w:val="1"/>
      <w:marLeft w:val="0"/>
      <w:marRight w:val="0"/>
      <w:marTop w:val="0"/>
      <w:marBottom w:val="0"/>
      <w:divBdr>
        <w:top w:val="none" w:sz="0" w:space="0" w:color="auto"/>
        <w:left w:val="none" w:sz="0" w:space="0" w:color="auto"/>
        <w:bottom w:val="none" w:sz="0" w:space="0" w:color="auto"/>
        <w:right w:val="none" w:sz="0" w:space="0" w:color="auto"/>
      </w:divBdr>
    </w:div>
    <w:div w:id="250046694">
      <w:bodyDiv w:val="1"/>
      <w:marLeft w:val="0"/>
      <w:marRight w:val="0"/>
      <w:marTop w:val="0"/>
      <w:marBottom w:val="0"/>
      <w:divBdr>
        <w:top w:val="none" w:sz="0" w:space="0" w:color="auto"/>
        <w:left w:val="none" w:sz="0" w:space="0" w:color="auto"/>
        <w:bottom w:val="none" w:sz="0" w:space="0" w:color="auto"/>
        <w:right w:val="none" w:sz="0" w:space="0" w:color="auto"/>
      </w:divBdr>
    </w:div>
    <w:div w:id="271402536">
      <w:bodyDiv w:val="1"/>
      <w:marLeft w:val="0"/>
      <w:marRight w:val="0"/>
      <w:marTop w:val="0"/>
      <w:marBottom w:val="0"/>
      <w:divBdr>
        <w:top w:val="none" w:sz="0" w:space="0" w:color="auto"/>
        <w:left w:val="none" w:sz="0" w:space="0" w:color="auto"/>
        <w:bottom w:val="none" w:sz="0" w:space="0" w:color="auto"/>
        <w:right w:val="none" w:sz="0" w:space="0" w:color="auto"/>
      </w:divBdr>
    </w:div>
    <w:div w:id="277029505">
      <w:bodyDiv w:val="1"/>
      <w:marLeft w:val="0"/>
      <w:marRight w:val="0"/>
      <w:marTop w:val="0"/>
      <w:marBottom w:val="0"/>
      <w:divBdr>
        <w:top w:val="none" w:sz="0" w:space="0" w:color="auto"/>
        <w:left w:val="none" w:sz="0" w:space="0" w:color="auto"/>
        <w:bottom w:val="none" w:sz="0" w:space="0" w:color="auto"/>
        <w:right w:val="none" w:sz="0" w:space="0" w:color="auto"/>
      </w:divBdr>
      <w:divsChild>
        <w:div w:id="61030048">
          <w:marLeft w:val="1166"/>
          <w:marRight w:val="0"/>
          <w:marTop w:val="0"/>
          <w:marBottom w:val="0"/>
          <w:divBdr>
            <w:top w:val="none" w:sz="0" w:space="0" w:color="auto"/>
            <w:left w:val="none" w:sz="0" w:space="0" w:color="auto"/>
            <w:bottom w:val="none" w:sz="0" w:space="0" w:color="auto"/>
            <w:right w:val="none" w:sz="0" w:space="0" w:color="auto"/>
          </w:divBdr>
        </w:div>
        <w:div w:id="149174813">
          <w:marLeft w:val="1166"/>
          <w:marRight w:val="0"/>
          <w:marTop w:val="0"/>
          <w:marBottom w:val="0"/>
          <w:divBdr>
            <w:top w:val="none" w:sz="0" w:space="0" w:color="auto"/>
            <w:left w:val="none" w:sz="0" w:space="0" w:color="auto"/>
            <w:bottom w:val="none" w:sz="0" w:space="0" w:color="auto"/>
            <w:right w:val="none" w:sz="0" w:space="0" w:color="auto"/>
          </w:divBdr>
        </w:div>
        <w:div w:id="315189251">
          <w:marLeft w:val="1166"/>
          <w:marRight w:val="0"/>
          <w:marTop w:val="0"/>
          <w:marBottom w:val="0"/>
          <w:divBdr>
            <w:top w:val="none" w:sz="0" w:space="0" w:color="auto"/>
            <w:left w:val="none" w:sz="0" w:space="0" w:color="auto"/>
            <w:bottom w:val="none" w:sz="0" w:space="0" w:color="auto"/>
            <w:right w:val="none" w:sz="0" w:space="0" w:color="auto"/>
          </w:divBdr>
        </w:div>
        <w:div w:id="470026453">
          <w:marLeft w:val="1886"/>
          <w:marRight w:val="0"/>
          <w:marTop w:val="0"/>
          <w:marBottom w:val="0"/>
          <w:divBdr>
            <w:top w:val="none" w:sz="0" w:space="0" w:color="auto"/>
            <w:left w:val="none" w:sz="0" w:space="0" w:color="auto"/>
            <w:bottom w:val="none" w:sz="0" w:space="0" w:color="auto"/>
            <w:right w:val="none" w:sz="0" w:space="0" w:color="auto"/>
          </w:divBdr>
        </w:div>
        <w:div w:id="650594219">
          <w:marLeft w:val="1886"/>
          <w:marRight w:val="0"/>
          <w:marTop w:val="0"/>
          <w:marBottom w:val="0"/>
          <w:divBdr>
            <w:top w:val="none" w:sz="0" w:space="0" w:color="auto"/>
            <w:left w:val="none" w:sz="0" w:space="0" w:color="auto"/>
            <w:bottom w:val="none" w:sz="0" w:space="0" w:color="auto"/>
            <w:right w:val="none" w:sz="0" w:space="0" w:color="auto"/>
          </w:divBdr>
        </w:div>
        <w:div w:id="660618953">
          <w:marLeft w:val="1166"/>
          <w:marRight w:val="0"/>
          <w:marTop w:val="0"/>
          <w:marBottom w:val="0"/>
          <w:divBdr>
            <w:top w:val="none" w:sz="0" w:space="0" w:color="auto"/>
            <w:left w:val="none" w:sz="0" w:space="0" w:color="auto"/>
            <w:bottom w:val="none" w:sz="0" w:space="0" w:color="auto"/>
            <w:right w:val="none" w:sz="0" w:space="0" w:color="auto"/>
          </w:divBdr>
        </w:div>
        <w:div w:id="1771702873">
          <w:marLeft w:val="446"/>
          <w:marRight w:val="0"/>
          <w:marTop w:val="0"/>
          <w:marBottom w:val="0"/>
          <w:divBdr>
            <w:top w:val="none" w:sz="0" w:space="0" w:color="auto"/>
            <w:left w:val="none" w:sz="0" w:space="0" w:color="auto"/>
            <w:bottom w:val="none" w:sz="0" w:space="0" w:color="auto"/>
            <w:right w:val="none" w:sz="0" w:space="0" w:color="auto"/>
          </w:divBdr>
        </w:div>
        <w:div w:id="1786922133">
          <w:marLeft w:val="1886"/>
          <w:marRight w:val="0"/>
          <w:marTop w:val="0"/>
          <w:marBottom w:val="0"/>
          <w:divBdr>
            <w:top w:val="none" w:sz="0" w:space="0" w:color="auto"/>
            <w:left w:val="none" w:sz="0" w:space="0" w:color="auto"/>
            <w:bottom w:val="none" w:sz="0" w:space="0" w:color="auto"/>
            <w:right w:val="none" w:sz="0" w:space="0" w:color="auto"/>
          </w:divBdr>
        </w:div>
        <w:div w:id="1870951395">
          <w:marLeft w:val="1886"/>
          <w:marRight w:val="0"/>
          <w:marTop w:val="0"/>
          <w:marBottom w:val="0"/>
          <w:divBdr>
            <w:top w:val="none" w:sz="0" w:space="0" w:color="auto"/>
            <w:left w:val="none" w:sz="0" w:space="0" w:color="auto"/>
            <w:bottom w:val="none" w:sz="0" w:space="0" w:color="auto"/>
            <w:right w:val="none" w:sz="0" w:space="0" w:color="auto"/>
          </w:divBdr>
        </w:div>
      </w:divsChild>
    </w:div>
    <w:div w:id="282348731">
      <w:bodyDiv w:val="1"/>
      <w:marLeft w:val="0"/>
      <w:marRight w:val="0"/>
      <w:marTop w:val="0"/>
      <w:marBottom w:val="0"/>
      <w:divBdr>
        <w:top w:val="none" w:sz="0" w:space="0" w:color="auto"/>
        <w:left w:val="none" w:sz="0" w:space="0" w:color="auto"/>
        <w:bottom w:val="none" w:sz="0" w:space="0" w:color="auto"/>
        <w:right w:val="none" w:sz="0" w:space="0" w:color="auto"/>
      </w:divBdr>
    </w:div>
    <w:div w:id="291792968">
      <w:bodyDiv w:val="1"/>
      <w:marLeft w:val="0"/>
      <w:marRight w:val="0"/>
      <w:marTop w:val="0"/>
      <w:marBottom w:val="0"/>
      <w:divBdr>
        <w:top w:val="none" w:sz="0" w:space="0" w:color="auto"/>
        <w:left w:val="none" w:sz="0" w:space="0" w:color="auto"/>
        <w:bottom w:val="none" w:sz="0" w:space="0" w:color="auto"/>
        <w:right w:val="none" w:sz="0" w:space="0" w:color="auto"/>
      </w:divBdr>
    </w:div>
    <w:div w:id="334571112">
      <w:bodyDiv w:val="1"/>
      <w:marLeft w:val="0"/>
      <w:marRight w:val="0"/>
      <w:marTop w:val="0"/>
      <w:marBottom w:val="0"/>
      <w:divBdr>
        <w:top w:val="none" w:sz="0" w:space="0" w:color="auto"/>
        <w:left w:val="none" w:sz="0" w:space="0" w:color="auto"/>
        <w:bottom w:val="none" w:sz="0" w:space="0" w:color="auto"/>
        <w:right w:val="none" w:sz="0" w:space="0" w:color="auto"/>
      </w:divBdr>
    </w:div>
    <w:div w:id="339815326">
      <w:bodyDiv w:val="1"/>
      <w:marLeft w:val="0"/>
      <w:marRight w:val="0"/>
      <w:marTop w:val="0"/>
      <w:marBottom w:val="0"/>
      <w:divBdr>
        <w:top w:val="none" w:sz="0" w:space="0" w:color="auto"/>
        <w:left w:val="none" w:sz="0" w:space="0" w:color="auto"/>
        <w:bottom w:val="none" w:sz="0" w:space="0" w:color="auto"/>
        <w:right w:val="none" w:sz="0" w:space="0" w:color="auto"/>
      </w:divBdr>
    </w:div>
    <w:div w:id="347296534">
      <w:bodyDiv w:val="1"/>
      <w:marLeft w:val="0"/>
      <w:marRight w:val="0"/>
      <w:marTop w:val="0"/>
      <w:marBottom w:val="0"/>
      <w:divBdr>
        <w:top w:val="none" w:sz="0" w:space="0" w:color="auto"/>
        <w:left w:val="none" w:sz="0" w:space="0" w:color="auto"/>
        <w:bottom w:val="none" w:sz="0" w:space="0" w:color="auto"/>
        <w:right w:val="none" w:sz="0" w:space="0" w:color="auto"/>
      </w:divBdr>
      <w:divsChild>
        <w:div w:id="1321273340">
          <w:marLeft w:val="0"/>
          <w:marRight w:val="0"/>
          <w:marTop w:val="0"/>
          <w:marBottom w:val="0"/>
          <w:divBdr>
            <w:top w:val="none" w:sz="0" w:space="0" w:color="auto"/>
            <w:left w:val="none" w:sz="0" w:space="0" w:color="auto"/>
            <w:bottom w:val="none" w:sz="0" w:space="0" w:color="auto"/>
            <w:right w:val="none" w:sz="0" w:space="0" w:color="auto"/>
          </w:divBdr>
        </w:div>
      </w:divsChild>
    </w:div>
    <w:div w:id="352540391">
      <w:bodyDiv w:val="1"/>
      <w:marLeft w:val="0"/>
      <w:marRight w:val="0"/>
      <w:marTop w:val="0"/>
      <w:marBottom w:val="0"/>
      <w:divBdr>
        <w:top w:val="none" w:sz="0" w:space="0" w:color="auto"/>
        <w:left w:val="none" w:sz="0" w:space="0" w:color="auto"/>
        <w:bottom w:val="none" w:sz="0" w:space="0" w:color="auto"/>
        <w:right w:val="none" w:sz="0" w:space="0" w:color="auto"/>
      </w:divBdr>
    </w:div>
    <w:div w:id="355229829">
      <w:bodyDiv w:val="1"/>
      <w:marLeft w:val="0"/>
      <w:marRight w:val="0"/>
      <w:marTop w:val="0"/>
      <w:marBottom w:val="0"/>
      <w:divBdr>
        <w:top w:val="none" w:sz="0" w:space="0" w:color="auto"/>
        <w:left w:val="none" w:sz="0" w:space="0" w:color="auto"/>
        <w:bottom w:val="none" w:sz="0" w:space="0" w:color="auto"/>
        <w:right w:val="none" w:sz="0" w:space="0" w:color="auto"/>
      </w:divBdr>
    </w:div>
    <w:div w:id="365063173">
      <w:bodyDiv w:val="1"/>
      <w:marLeft w:val="0"/>
      <w:marRight w:val="0"/>
      <w:marTop w:val="0"/>
      <w:marBottom w:val="0"/>
      <w:divBdr>
        <w:top w:val="none" w:sz="0" w:space="0" w:color="auto"/>
        <w:left w:val="none" w:sz="0" w:space="0" w:color="auto"/>
        <w:bottom w:val="none" w:sz="0" w:space="0" w:color="auto"/>
        <w:right w:val="none" w:sz="0" w:space="0" w:color="auto"/>
      </w:divBdr>
    </w:div>
    <w:div w:id="380448467">
      <w:bodyDiv w:val="1"/>
      <w:marLeft w:val="0"/>
      <w:marRight w:val="0"/>
      <w:marTop w:val="0"/>
      <w:marBottom w:val="0"/>
      <w:divBdr>
        <w:top w:val="none" w:sz="0" w:space="0" w:color="auto"/>
        <w:left w:val="none" w:sz="0" w:space="0" w:color="auto"/>
        <w:bottom w:val="none" w:sz="0" w:space="0" w:color="auto"/>
        <w:right w:val="none" w:sz="0" w:space="0" w:color="auto"/>
      </w:divBdr>
    </w:div>
    <w:div w:id="384067058">
      <w:bodyDiv w:val="1"/>
      <w:marLeft w:val="0"/>
      <w:marRight w:val="0"/>
      <w:marTop w:val="0"/>
      <w:marBottom w:val="0"/>
      <w:divBdr>
        <w:top w:val="none" w:sz="0" w:space="0" w:color="auto"/>
        <w:left w:val="none" w:sz="0" w:space="0" w:color="auto"/>
        <w:bottom w:val="none" w:sz="0" w:space="0" w:color="auto"/>
        <w:right w:val="none" w:sz="0" w:space="0" w:color="auto"/>
      </w:divBdr>
    </w:div>
    <w:div w:id="400367546">
      <w:bodyDiv w:val="1"/>
      <w:marLeft w:val="0"/>
      <w:marRight w:val="0"/>
      <w:marTop w:val="0"/>
      <w:marBottom w:val="0"/>
      <w:divBdr>
        <w:top w:val="none" w:sz="0" w:space="0" w:color="auto"/>
        <w:left w:val="none" w:sz="0" w:space="0" w:color="auto"/>
        <w:bottom w:val="none" w:sz="0" w:space="0" w:color="auto"/>
        <w:right w:val="none" w:sz="0" w:space="0" w:color="auto"/>
      </w:divBdr>
    </w:div>
    <w:div w:id="408583489">
      <w:bodyDiv w:val="1"/>
      <w:marLeft w:val="0"/>
      <w:marRight w:val="0"/>
      <w:marTop w:val="0"/>
      <w:marBottom w:val="0"/>
      <w:divBdr>
        <w:top w:val="none" w:sz="0" w:space="0" w:color="auto"/>
        <w:left w:val="none" w:sz="0" w:space="0" w:color="auto"/>
        <w:bottom w:val="none" w:sz="0" w:space="0" w:color="auto"/>
        <w:right w:val="none" w:sz="0" w:space="0" w:color="auto"/>
      </w:divBdr>
    </w:div>
    <w:div w:id="450444218">
      <w:bodyDiv w:val="1"/>
      <w:marLeft w:val="0"/>
      <w:marRight w:val="0"/>
      <w:marTop w:val="0"/>
      <w:marBottom w:val="0"/>
      <w:divBdr>
        <w:top w:val="none" w:sz="0" w:space="0" w:color="auto"/>
        <w:left w:val="none" w:sz="0" w:space="0" w:color="auto"/>
        <w:bottom w:val="none" w:sz="0" w:space="0" w:color="auto"/>
        <w:right w:val="none" w:sz="0" w:space="0" w:color="auto"/>
      </w:divBdr>
    </w:div>
    <w:div w:id="463279300">
      <w:bodyDiv w:val="1"/>
      <w:marLeft w:val="0"/>
      <w:marRight w:val="0"/>
      <w:marTop w:val="0"/>
      <w:marBottom w:val="0"/>
      <w:divBdr>
        <w:top w:val="none" w:sz="0" w:space="0" w:color="auto"/>
        <w:left w:val="none" w:sz="0" w:space="0" w:color="auto"/>
        <w:bottom w:val="none" w:sz="0" w:space="0" w:color="auto"/>
        <w:right w:val="none" w:sz="0" w:space="0" w:color="auto"/>
      </w:divBdr>
    </w:div>
    <w:div w:id="481503815">
      <w:bodyDiv w:val="1"/>
      <w:marLeft w:val="0"/>
      <w:marRight w:val="0"/>
      <w:marTop w:val="0"/>
      <w:marBottom w:val="0"/>
      <w:divBdr>
        <w:top w:val="none" w:sz="0" w:space="0" w:color="auto"/>
        <w:left w:val="none" w:sz="0" w:space="0" w:color="auto"/>
        <w:bottom w:val="none" w:sz="0" w:space="0" w:color="auto"/>
        <w:right w:val="none" w:sz="0" w:space="0" w:color="auto"/>
      </w:divBdr>
    </w:div>
    <w:div w:id="495649752">
      <w:bodyDiv w:val="1"/>
      <w:marLeft w:val="0"/>
      <w:marRight w:val="0"/>
      <w:marTop w:val="0"/>
      <w:marBottom w:val="0"/>
      <w:divBdr>
        <w:top w:val="none" w:sz="0" w:space="0" w:color="auto"/>
        <w:left w:val="none" w:sz="0" w:space="0" w:color="auto"/>
        <w:bottom w:val="none" w:sz="0" w:space="0" w:color="auto"/>
        <w:right w:val="none" w:sz="0" w:space="0" w:color="auto"/>
      </w:divBdr>
      <w:divsChild>
        <w:div w:id="1127236741">
          <w:marLeft w:val="446"/>
          <w:marRight w:val="0"/>
          <w:marTop w:val="0"/>
          <w:marBottom w:val="0"/>
          <w:divBdr>
            <w:top w:val="none" w:sz="0" w:space="0" w:color="auto"/>
            <w:left w:val="none" w:sz="0" w:space="0" w:color="auto"/>
            <w:bottom w:val="none" w:sz="0" w:space="0" w:color="auto"/>
            <w:right w:val="none" w:sz="0" w:space="0" w:color="auto"/>
          </w:divBdr>
        </w:div>
        <w:div w:id="1535998051">
          <w:marLeft w:val="446"/>
          <w:marRight w:val="0"/>
          <w:marTop w:val="0"/>
          <w:marBottom w:val="0"/>
          <w:divBdr>
            <w:top w:val="none" w:sz="0" w:space="0" w:color="auto"/>
            <w:left w:val="none" w:sz="0" w:space="0" w:color="auto"/>
            <w:bottom w:val="none" w:sz="0" w:space="0" w:color="auto"/>
            <w:right w:val="none" w:sz="0" w:space="0" w:color="auto"/>
          </w:divBdr>
        </w:div>
      </w:divsChild>
    </w:div>
    <w:div w:id="523790686">
      <w:bodyDiv w:val="1"/>
      <w:marLeft w:val="0"/>
      <w:marRight w:val="0"/>
      <w:marTop w:val="0"/>
      <w:marBottom w:val="0"/>
      <w:divBdr>
        <w:top w:val="none" w:sz="0" w:space="0" w:color="auto"/>
        <w:left w:val="none" w:sz="0" w:space="0" w:color="auto"/>
        <w:bottom w:val="none" w:sz="0" w:space="0" w:color="auto"/>
        <w:right w:val="none" w:sz="0" w:space="0" w:color="auto"/>
      </w:divBdr>
      <w:divsChild>
        <w:div w:id="105854008">
          <w:marLeft w:val="1166"/>
          <w:marRight w:val="0"/>
          <w:marTop w:val="0"/>
          <w:marBottom w:val="0"/>
          <w:divBdr>
            <w:top w:val="none" w:sz="0" w:space="0" w:color="auto"/>
            <w:left w:val="none" w:sz="0" w:space="0" w:color="auto"/>
            <w:bottom w:val="none" w:sz="0" w:space="0" w:color="auto"/>
            <w:right w:val="none" w:sz="0" w:space="0" w:color="auto"/>
          </w:divBdr>
        </w:div>
        <w:div w:id="219905029">
          <w:marLeft w:val="1166"/>
          <w:marRight w:val="0"/>
          <w:marTop w:val="0"/>
          <w:marBottom w:val="0"/>
          <w:divBdr>
            <w:top w:val="none" w:sz="0" w:space="0" w:color="auto"/>
            <w:left w:val="none" w:sz="0" w:space="0" w:color="auto"/>
            <w:bottom w:val="none" w:sz="0" w:space="0" w:color="auto"/>
            <w:right w:val="none" w:sz="0" w:space="0" w:color="auto"/>
          </w:divBdr>
        </w:div>
        <w:div w:id="699015798">
          <w:marLeft w:val="1166"/>
          <w:marRight w:val="0"/>
          <w:marTop w:val="0"/>
          <w:marBottom w:val="0"/>
          <w:divBdr>
            <w:top w:val="none" w:sz="0" w:space="0" w:color="auto"/>
            <w:left w:val="none" w:sz="0" w:space="0" w:color="auto"/>
            <w:bottom w:val="none" w:sz="0" w:space="0" w:color="auto"/>
            <w:right w:val="none" w:sz="0" w:space="0" w:color="auto"/>
          </w:divBdr>
        </w:div>
      </w:divsChild>
    </w:div>
    <w:div w:id="547493500">
      <w:bodyDiv w:val="1"/>
      <w:marLeft w:val="0"/>
      <w:marRight w:val="0"/>
      <w:marTop w:val="0"/>
      <w:marBottom w:val="0"/>
      <w:divBdr>
        <w:top w:val="none" w:sz="0" w:space="0" w:color="auto"/>
        <w:left w:val="none" w:sz="0" w:space="0" w:color="auto"/>
        <w:bottom w:val="none" w:sz="0" w:space="0" w:color="auto"/>
        <w:right w:val="none" w:sz="0" w:space="0" w:color="auto"/>
      </w:divBdr>
    </w:div>
    <w:div w:id="557328768">
      <w:bodyDiv w:val="1"/>
      <w:marLeft w:val="0"/>
      <w:marRight w:val="0"/>
      <w:marTop w:val="0"/>
      <w:marBottom w:val="0"/>
      <w:divBdr>
        <w:top w:val="none" w:sz="0" w:space="0" w:color="auto"/>
        <w:left w:val="none" w:sz="0" w:space="0" w:color="auto"/>
        <w:bottom w:val="none" w:sz="0" w:space="0" w:color="auto"/>
        <w:right w:val="none" w:sz="0" w:space="0" w:color="auto"/>
      </w:divBdr>
    </w:div>
    <w:div w:id="557938493">
      <w:bodyDiv w:val="1"/>
      <w:marLeft w:val="0"/>
      <w:marRight w:val="0"/>
      <w:marTop w:val="0"/>
      <w:marBottom w:val="0"/>
      <w:divBdr>
        <w:top w:val="none" w:sz="0" w:space="0" w:color="auto"/>
        <w:left w:val="none" w:sz="0" w:space="0" w:color="auto"/>
        <w:bottom w:val="none" w:sz="0" w:space="0" w:color="auto"/>
        <w:right w:val="none" w:sz="0" w:space="0" w:color="auto"/>
      </w:divBdr>
    </w:div>
    <w:div w:id="567961840">
      <w:bodyDiv w:val="1"/>
      <w:marLeft w:val="0"/>
      <w:marRight w:val="0"/>
      <w:marTop w:val="0"/>
      <w:marBottom w:val="0"/>
      <w:divBdr>
        <w:top w:val="none" w:sz="0" w:space="0" w:color="auto"/>
        <w:left w:val="none" w:sz="0" w:space="0" w:color="auto"/>
        <w:bottom w:val="none" w:sz="0" w:space="0" w:color="auto"/>
        <w:right w:val="none" w:sz="0" w:space="0" w:color="auto"/>
      </w:divBdr>
      <w:divsChild>
        <w:div w:id="161359435">
          <w:marLeft w:val="446"/>
          <w:marRight w:val="0"/>
          <w:marTop w:val="0"/>
          <w:marBottom w:val="0"/>
          <w:divBdr>
            <w:top w:val="none" w:sz="0" w:space="0" w:color="auto"/>
            <w:left w:val="none" w:sz="0" w:space="0" w:color="auto"/>
            <w:bottom w:val="none" w:sz="0" w:space="0" w:color="auto"/>
            <w:right w:val="none" w:sz="0" w:space="0" w:color="auto"/>
          </w:divBdr>
        </w:div>
        <w:div w:id="372383383">
          <w:marLeft w:val="446"/>
          <w:marRight w:val="0"/>
          <w:marTop w:val="0"/>
          <w:marBottom w:val="0"/>
          <w:divBdr>
            <w:top w:val="none" w:sz="0" w:space="0" w:color="auto"/>
            <w:left w:val="none" w:sz="0" w:space="0" w:color="auto"/>
            <w:bottom w:val="none" w:sz="0" w:space="0" w:color="auto"/>
            <w:right w:val="none" w:sz="0" w:space="0" w:color="auto"/>
          </w:divBdr>
        </w:div>
        <w:div w:id="529344492">
          <w:marLeft w:val="446"/>
          <w:marRight w:val="0"/>
          <w:marTop w:val="0"/>
          <w:marBottom w:val="0"/>
          <w:divBdr>
            <w:top w:val="none" w:sz="0" w:space="0" w:color="auto"/>
            <w:left w:val="none" w:sz="0" w:space="0" w:color="auto"/>
            <w:bottom w:val="none" w:sz="0" w:space="0" w:color="auto"/>
            <w:right w:val="none" w:sz="0" w:space="0" w:color="auto"/>
          </w:divBdr>
        </w:div>
        <w:div w:id="953246261">
          <w:marLeft w:val="446"/>
          <w:marRight w:val="0"/>
          <w:marTop w:val="0"/>
          <w:marBottom w:val="0"/>
          <w:divBdr>
            <w:top w:val="none" w:sz="0" w:space="0" w:color="auto"/>
            <w:left w:val="none" w:sz="0" w:space="0" w:color="auto"/>
            <w:bottom w:val="none" w:sz="0" w:space="0" w:color="auto"/>
            <w:right w:val="none" w:sz="0" w:space="0" w:color="auto"/>
          </w:divBdr>
        </w:div>
        <w:div w:id="1196846220">
          <w:marLeft w:val="446"/>
          <w:marRight w:val="0"/>
          <w:marTop w:val="0"/>
          <w:marBottom w:val="0"/>
          <w:divBdr>
            <w:top w:val="none" w:sz="0" w:space="0" w:color="auto"/>
            <w:left w:val="none" w:sz="0" w:space="0" w:color="auto"/>
            <w:bottom w:val="none" w:sz="0" w:space="0" w:color="auto"/>
            <w:right w:val="none" w:sz="0" w:space="0" w:color="auto"/>
          </w:divBdr>
        </w:div>
        <w:div w:id="1647855453">
          <w:marLeft w:val="446"/>
          <w:marRight w:val="0"/>
          <w:marTop w:val="0"/>
          <w:marBottom w:val="0"/>
          <w:divBdr>
            <w:top w:val="none" w:sz="0" w:space="0" w:color="auto"/>
            <w:left w:val="none" w:sz="0" w:space="0" w:color="auto"/>
            <w:bottom w:val="none" w:sz="0" w:space="0" w:color="auto"/>
            <w:right w:val="none" w:sz="0" w:space="0" w:color="auto"/>
          </w:divBdr>
        </w:div>
        <w:div w:id="1678194384">
          <w:marLeft w:val="446"/>
          <w:marRight w:val="0"/>
          <w:marTop w:val="0"/>
          <w:marBottom w:val="0"/>
          <w:divBdr>
            <w:top w:val="none" w:sz="0" w:space="0" w:color="auto"/>
            <w:left w:val="none" w:sz="0" w:space="0" w:color="auto"/>
            <w:bottom w:val="none" w:sz="0" w:space="0" w:color="auto"/>
            <w:right w:val="none" w:sz="0" w:space="0" w:color="auto"/>
          </w:divBdr>
        </w:div>
        <w:div w:id="1880240384">
          <w:marLeft w:val="446"/>
          <w:marRight w:val="0"/>
          <w:marTop w:val="0"/>
          <w:marBottom w:val="0"/>
          <w:divBdr>
            <w:top w:val="none" w:sz="0" w:space="0" w:color="auto"/>
            <w:left w:val="none" w:sz="0" w:space="0" w:color="auto"/>
            <w:bottom w:val="none" w:sz="0" w:space="0" w:color="auto"/>
            <w:right w:val="none" w:sz="0" w:space="0" w:color="auto"/>
          </w:divBdr>
        </w:div>
      </w:divsChild>
    </w:div>
    <w:div w:id="633174045">
      <w:bodyDiv w:val="1"/>
      <w:marLeft w:val="0"/>
      <w:marRight w:val="0"/>
      <w:marTop w:val="0"/>
      <w:marBottom w:val="0"/>
      <w:divBdr>
        <w:top w:val="none" w:sz="0" w:space="0" w:color="auto"/>
        <w:left w:val="none" w:sz="0" w:space="0" w:color="auto"/>
        <w:bottom w:val="none" w:sz="0" w:space="0" w:color="auto"/>
        <w:right w:val="none" w:sz="0" w:space="0" w:color="auto"/>
      </w:divBdr>
    </w:div>
    <w:div w:id="673609251">
      <w:bodyDiv w:val="1"/>
      <w:marLeft w:val="0"/>
      <w:marRight w:val="0"/>
      <w:marTop w:val="0"/>
      <w:marBottom w:val="0"/>
      <w:divBdr>
        <w:top w:val="none" w:sz="0" w:space="0" w:color="auto"/>
        <w:left w:val="none" w:sz="0" w:space="0" w:color="auto"/>
        <w:bottom w:val="none" w:sz="0" w:space="0" w:color="auto"/>
        <w:right w:val="none" w:sz="0" w:space="0" w:color="auto"/>
      </w:divBdr>
    </w:div>
    <w:div w:id="691607696">
      <w:bodyDiv w:val="1"/>
      <w:marLeft w:val="0"/>
      <w:marRight w:val="0"/>
      <w:marTop w:val="0"/>
      <w:marBottom w:val="0"/>
      <w:divBdr>
        <w:top w:val="none" w:sz="0" w:space="0" w:color="auto"/>
        <w:left w:val="none" w:sz="0" w:space="0" w:color="auto"/>
        <w:bottom w:val="none" w:sz="0" w:space="0" w:color="auto"/>
        <w:right w:val="none" w:sz="0" w:space="0" w:color="auto"/>
      </w:divBdr>
      <w:divsChild>
        <w:div w:id="1697076478">
          <w:marLeft w:val="274"/>
          <w:marRight w:val="0"/>
          <w:marTop w:val="0"/>
          <w:marBottom w:val="0"/>
          <w:divBdr>
            <w:top w:val="none" w:sz="0" w:space="0" w:color="auto"/>
            <w:left w:val="none" w:sz="0" w:space="0" w:color="auto"/>
            <w:bottom w:val="none" w:sz="0" w:space="0" w:color="auto"/>
            <w:right w:val="none" w:sz="0" w:space="0" w:color="auto"/>
          </w:divBdr>
        </w:div>
      </w:divsChild>
    </w:div>
    <w:div w:id="713653374">
      <w:bodyDiv w:val="1"/>
      <w:marLeft w:val="0"/>
      <w:marRight w:val="0"/>
      <w:marTop w:val="0"/>
      <w:marBottom w:val="0"/>
      <w:divBdr>
        <w:top w:val="none" w:sz="0" w:space="0" w:color="auto"/>
        <w:left w:val="none" w:sz="0" w:space="0" w:color="auto"/>
        <w:bottom w:val="none" w:sz="0" w:space="0" w:color="auto"/>
        <w:right w:val="none" w:sz="0" w:space="0" w:color="auto"/>
      </w:divBdr>
      <w:divsChild>
        <w:div w:id="323054525">
          <w:marLeft w:val="0"/>
          <w:marRight w:val="0"/>
          <w:marTop w:val="0"/>
          <w:marBottom w:val="0"/>
          <w:divBdr>
            <w:top w:val="none" w:sz="0" w:space="0" w:color="auto"/>
            <w:left w:val="none" w:sz="0" w:space="0" w:color="auto"/>
            <w:bottom w:val="none" w:sz="0" w:space="0" w:color="auto"/>
            <w:right w:val="none" w:sz="0" w:space="0" w:color="auto"/>
          </w:divBdr>
        </w:div>
      </w:divsChild>
    </w:div>
    <w:div w:id="720327497">
      <w:bodyDiv w:val="1"/>
      <w:marLeft w:val="0"/>
      <w:marRight w:val="0"/>
      <w:marTop w:val="0"/>
      <w:marBottom w:val="0"/>
      <w:divBdr>
        <w:top w:val="none" w:sz="0" w:space="0" w:color="auto"/>
        <w:left w:val="none" w:sz="0" w:space="0" w:color="auto"/>
        <w:bottom w:val="none" w:sz="0" w:space="0" w:color="auto"/>
        <w:right w:val="none" w:sz="0" w:space="0" w:color="auto"/>
      </w:divBdr>
    </w:div>
    <w:div w:id="749428208">
      <w:bodyDiv w:val="1"/>
      <w:marLeft w:val="0"/>
      <w:marRight w:val="0"/>
      <w:marTop w:val="0"/>
      <w:marBottom w:val="0"/>
      <w:divBdr>
        <w:top w:val="none" w:sz="0" w:space="0" w:color="auto"/>
        <w:left w:val="none" w:sz="0" w:space="0" w:color="auto"/>
        <w:bottom w:val="none" w:sz="0" w:space="0" w:color="auto"/>
        <w:right w:val="none" w:sz="0" w:space="0" w:color="auto"/>
      </w:divBdr>
    </w:div>
    <w:div w:id="760612017">
      <w:bodyDiv w:val="1"/>
      <w:marLeft w:val="0"/>
      <w:marRight w:val="0"/>
      <w:marTop w:val="0"/>
      <w:marBottom w:val="0"/>
      <w:divBdr>
        <w:top w:val="none" w:sz="0" w:space="0" w:color="auto"/>
        <w:left w:val="none" w:sz="0" w:space="0" w:color="auto"/>
        <w:bottom w:val="none" w:sz="0" w:space="0" w:color="auto"/>
        <w:right w:val="none" w:sz="0" w:space="0" w:color="auto"/>
      </w:divBdr>
    </w:div>
    <w:div w:id="766344385">
      <w:bodyDiv w:val="1"/>
      <w:marLeft w:val="0"/>
      <w:marRight w:val="0"/>
      <w:marTop w:val="0"/>
      <w:marBottom w:val="0"/>
      <w:divBdr>
        <w:top w:val="none" w:sz="0" w:space="0" w:color="auto"/>
        <w:left w:val="none" w:sz="0" w:space="0" w:color="auto"/>
        <w:bottom w:val="none" w:sz="0" w:space="0" w:color="auto"/>
        <w:right w:val="none" w:sz="0" w:space="0" w:color="auto"/>
      </w:divBdr>
    </w:div>
    <w:div w:id="784542833">
      <w:bodyDiv w:val="1"/>
      <w:marLeft w:val="0"/>
      <w:marRight w:val="0"/>
      <w:marTop w:val="0"/>
      <w:marBottom w:val="0"/>
      <w:divBdr>
        <w:top w:val="none" w:sz="0" w:space="0" w:color="auto"/>
        <w:left w:val="none" w:sz="0" w:space="0" w:color="auto"/>
        <w:bottom w:val="none" w:sz="0" w:space="0" w:color="auto"/>
        <w:right w:val="none" w:sz="0" w:space="0" w:color="auto"/>
      </w:divBdr>
    </w:div>
    <w:div w:id="788166310">
      <w:bodyDiv w:val="1"/>
      <w:marLeft w:val="0"/>
      <w:marRight w:val="0"/>
      <w:marTop w:val="0"/>
      <w:marBottom w:val="0"/>
      <w:divBdr>
        <w:top w:val="none" w:sz="0" w:space="0" w:color="auto"/>
        <w:left w:val="none" w:sz="0" w:space="0" w:color="auto"/>
        <w:bottom w:val="none" w:sz="0" w:space="0" w:color="auto"/>
        <w:right w:val="none" w:sz="0" w:space="0" w:color="auto"/>
      </w:divBdr>
    </w:div>
    <w:div w:id="798454936">
      <w:bodyDiv w:val="1"/>
      <w:marLeft w:val="0"/>
      <w:marRight w:val="0"/>
      <w:marTop w:val="0"/>
      <w:marBottom w:val="0"/>
      <w:divBdr>
        <w:top w:val="none" w:sz="0" w:space="0" w:color="auto"/>
        <w:left w:val="none" w:sz="0" w:space="0" w:color="auto"/>
        <w:bottom w:val="none" w:sz="0" w:space="0" w:color="auto"/>
        <w:right w:val="none" w:sz="0" w:space="0" w:color="auto"/>
      </w:divBdr>
    </w:div>
    <w:div w:id="865412232">
      <w:bodyDiv w:val="1"/>
      <w:marLeft w:val="0"/>
      <w:marRight w:val="0"/>
      <w:marTop w:val="0"/>
      <w:marBottom w:val="0"/>
      <w:divBdr>
        <w:top w:val="none" w:sz="0" w:space="0" w:color="auto"/>
        <w:left w:val="none" w:sz="0" w:space="0" w:color="auto"/>
        <w:bottom w:val="none" w:sz="0" w:space="0" w:color="auto"/>
        <w:right w:val="none" w:sz="0" w:space="0" w:color="auto"/>
      </w:divBdr>
    </w:div>
    <w:div w:id="881593298">
      <w:bodyDiv w:val="1"/>
      <w:marLeft w:val="0"/>
      <w:marRight w:val="0"/>
      <w:marTop w:val="0"/>
      <w:marBottom w:val="0"/>
      <w:divBdr>
        <w:top w:val="none" w:sz="0" w:space="0" w:color="auto"/>
        <w:left w:val="none" w:sz="0" w:space="0" w:color="auto"/>
        <w:bottom w:val="none" w:sz="0" w:space="0" w:color="auto"/>
        <w:right w:val="none" w:sz="0" w:space="0" w:color="auto"/>
      </w:divBdr>
    </w:div>
    <w:div w:id="913900474">
      <w:bodyDiv w:val="1"/>
      <w:marLeft w:val="0"/>
      <w:marRight w:val="0"/>
      <w:marTop w:val="0"/>
      <w:marBottom w:val="0"/>
      <w:divBdr>
        <w:top w:val="none" w:sz="0" w:space="0" w:color="auto"/>
        <w:left w:val="none" w:sz="0" w:space="0" w:color="auto"/>
        <w:bottom w:val="none" w:sz="0" w:space="0" w:color="auto"/>
        <w:right w:val="none" w:sz="0" w:space="0" w:color="auto"/>
      </w:divBdr>
    </w:div>
    <w:div w:id="939949326">
      <w:bodyDiv w:val="1"/>
      <w:marLeft w:val="0"/>
      <w:marRight w:val="0"/>
      <w:marTop w:val="0"/>
      <w:marBottom w:val="0"/>
      <w:divBdr>
        <w:top w:val="none" w:sz="0" w:space="0" w:color="auto"/>
        <w:left w:val="none" w:sz="0" w:space="0" w:color="auto"/>
        <w:bottom w:val="none" w:sz="0" w:space="0" w:color="auto"/>
        <w:right w:val="none" w:sz="0" w:space="0" w:color="auto"/>
      </w:divBdr>
    </w:div>
    <w:div w:id="944656187">
      <w:bodyDiv w:val="1"/>
      <w:marLeft w:val="0"/>
      <w:marRight w:val="0"/>
      <w:marTop w:val="0"/>
      <w:marBottom w:val="0"/>
      <w:divBdr>
        <w:top w:val="none" w:sz="0" w:space="0" w:color="auto"/>
        <w:left w:val="none" w:sz="0" w:space="0" w:color="auto"/>
        <w:bottom w:val="none" w:sz="0" w:space="0" w:color="auto"/>
        <w:right w:val="none" w:sz="0" w:space="0" w:color="auto"/>
      </w:divBdr>
    </w:div>
    <w:div w:id="947155816">
      <w:bodyDiv w:val="1"/>
      <w:marLeft w:val="0"/>
      <w:marRight w:val="0"/>
      <w:marTop w:val="0"/>
      <w:marBottom w:val="0"/>
      <w:divBdr>
        <w:top w:val="none" w:sz="0" w:space="0" w:color="auto"/>
        <w:left w:val="none" w:sz="0" w:space="0" w:color="auto"/>
        <w:bottom w:val="none" w:sz="0" w:space="0" w:color="auto"/>
        <w:right w:val="none" w:sz="0" w:space="0" w:color="auto"/>
      </w:divBdr>
    </w:div>
    <w:div w:id="949748194">
      <w:bodyDiv w:val="1"/>
      <w:marLeft w:val="0"/>
      <w:marRight w:val="0"/>
      <w:marTop w:val="0"/>
      <w:marBottom w:val="0"/>
      <w:divBdr>
        <w:top w:val="none" w:sz="0" w:space="0" w:color="auto"/>
        <w:left w:val="none" w:sz="0" w:space="0" w:color="auto"/>
        <w:bottom w:val="none" w:sz="0" w:space="0" w:color="auto"/>
        <w:right w:val="none" w:sz="0" w:space="0" w:color="auto"/>
      </w:divBdr>
    </w:div>
    <w:div w:id="951477752">
      <w:bodyDiv w:val="1"/>
      <w:marLeft w:val="0"/>
      <w:marRight w:val="0"/>
      <w:marTop w:val="0"/>
      <w:marBottom w:val="0"/>
      <w:divBdr>
        <w:top w:val="none" w:sz="0" w:space="0" w:color="auto"/>
        <w:left w:val="none" w:sz="0" w:space="0" w:color="auto"/>
        <w:bottom w:val="none" w:sz="0" w:space="0" w:color="auto"/>
        <w:right w:val="none" w:sz="0" w:space="0" w:color="auto"/>
      </w:divBdr>
      <w:divsChild>
        <w:div w:id="383677356">
          <w:marLeft w:val="1166"/>
          <w:marRight w:val="0"/>
          <w:marTop w:val="0"/>
          <w:marBottom w:val="0"/>
          <w:divBdr>
            <w:top w:val="none" w:sz="0" w:space="0" w:color="auto"/>
            <w:left w:val="none" w:sz="0" w:space="0" w:color="auto"/>
            <w:bottom w:val="none" w:sz="0" w:space="0" w:color="auto"/>
            <w:right w:val="none" w:sz="0" w:space="0" w:color="auto"/>
          </w:divBdr>
        </w:div>
        <w:div w:id="950161145">
          <w:marLeft w:val="1886"/>
          <w:marRight w:val="0"/>
          <w:marTop w:val="0"/>
          <w:marBottom w:val="0"/>
          <w:divBdr>
            <w:top w:val="none" w:sz="0" w:space="0" w:color="auto"/>
            <w:left w:val="none" w:sz="0" w:space="0" w:color="auto"/>
            <w:bottom w:val="none" w:sz="0" w:space="0" w:color="auto"/>
            <w:right w:val="none" w:sz="0" w:space="0" w:color="auto"/>
          </w:divBdr>
        </w:div>
        <w:div w:id="1003893491">
          <w:marLeft w:val="1253"/>
          <w:marRight w:val="0"/>
          <w:marTop w:val="0"/>
          <w:marBottom w:val="0"/>
          <w:divBdr>
            <w:top w:val="none" w:sz="0" w:space="0" w:color="auto"/>
            <w:left w:val="none" w:sz="0" w:space="0" w:color="auto"/>
            <w:bottom w:val="none" w:sz="0" w:space="0" w:color="auto"/>
            <w:right w:val="none" w:sz="0" w:space="0" w:color="auto"/>
          </w:divBdr>
        </w:div>
        <w:div w:id="1179392420">
          <w:marLeft w:val="1253"/>
          <w:marRight w:val="0"/>
          <w:marTop w:val="0"/>
          <w:marBottom w:val="0"/>
          <w:divBdr>
            <w:top w:val="none" w:sz="0" w:space="0" w:color="auto"/>
            <w:left w:val="none" w:sz="0" w:space="0" w:color="auto"/>
            <w:bottom w:val="none" w:sz="0" w:space="0" w:color="auto"/>
            <w:right w:val="none" w:sz="0" w:space="0" w:color="auto"/>
          </w:divBdr>
        </w:div>
        <w:div w:id="1289702274">
          <w:marLeft w:val="1886"/>
          <w:marRight w:val="0"/>
          <w:marTop w:val="0"/>
          <w:marBottom w:val="0"/>
          <w:divBdr>
            <w:top w:val="none" w:sz="0" w:space="0" w:color="auto"/>
            <w:left w:val="none" w:sz="0" w:space="0" w:color="auto"/>
            <w:bottom w:val="none" w:sz="0" w:space="0" w:color="auto"/>
            <w:right w:val="none" w:sz="0" w:space="0" w:color="auto"/>
          </w:divBdr>
        </w:div>
        <w:div w:id="1309943065">
          <w:marLeft w:val="1166"/>
          <w:marRight w:val="0"/>
          <w:marTop w:val="0"/>
          <w:marBottom w:val="0"/>
          <w:divBdr>
            <w:top w:val="none" w:sz="0" w:space="0" w:color="auto"/>
            <w:left w:val="none" w:sz="0" w:space="0" w:color="auto"/>
            <w:bottom w:val="none" w:sz="0" w:space="0" w:color="auto"/>
            <w:right w:val="none" w:sz="0" w:space="0" w:color="auto"/>
          </w:divBdr>
        </w:div>
        <w:div w:id="1473062862">
          <w:marLeft w:val="1166"/>
          <w:marRight w:val="0"/>
          <w:marTop w:val="0"/>
          <w:marBottom w:val="0"/>
          <w:divBdr>
            <w:top w:val="none" w:sz="0" w:space="0" w:color="auto"/>
            <w:left w:val="none" w:sz="0" w:space="0" w:color="auto"/>
            <w:bottom w:val="none" w:sz="0" w:space="0" w:color="auto"/>
            <w:right w:val="none" w:sz="0" w:space="0" w:color="auto"/>
          </w:divBdr>
        </w:div>
        <w:div w:id="2004384130">
          <w:marLeft w:val="1886"/>
          <w:marRight w:val="0"/>
          <w:marTop w:val="0"/>
          <w:marBottom w:val="0"/>
          <w:divBdr>
            <w:top w:val="none" w:sz="0" w:space="0" w:color="auto"/>
            <w:left w:val="none" w:sz="0" w:space="0" w:color="auto"/>
            <w:bottom w:val="none" w:sz="0" w:space="0" w:color="auto"/>
            <w:right w:val="none" w:sz="0" w:space="0" w:color="auto"/>
          </w:divBdr>
        </w:div>
      </w:divsChild>
    </w:div>
    <w:div w:id="968895129">
      <w:bodyDiv w:val="1"/>
      <w:marLeft w:val="0"/>
      <w:marRight w:val="0"/>
      <w:marTop w:val="0"/>
      <w:marBottom w:val="0"/>
      <w:divBdr>
        <w:top w:val="none" w:sz="0" w:space="0" w:color="auto"/>
        <w:left w:val="none" w:sz="0" w:space="0" w:color="auto"/>
        <w:bottom w:val="none" w:sz="0" w:space="0" w:color="auto"/>
        <w:right w:val="none" w:sz="0" w:space="0" w:color="auto"/>
      </w:divBdr>
      <w:divsChild>
        <w:div w:id="696350715">
          <w:marLeft w:val="0"/>
          <w:marRight w:val="0"/>
          <w:marTop w:val="0"/>
          <w:marBottom w:val="0"/>
          <w:divBdr>
            <w:top w:val="none" w:sz="0" w:space="0" w:color="auto"/>
            <w:left w:val="none" w:sz="0" w:space="0" w:color="auto"/>
            <w:bottom w:val="none" w:sz="0" w:space="0" w:color="auto"/>
            <w:right w:val="none" w:sz="0" w:space="0" w:color="auto"/>
          </w:divBdr>
        </w:div>
      </w:divsChild>
    </w:div>
    <w:div w:id="998070128">
      <w:bodyDiv w:val="1"/>
      <w:marLeft w:val="0"/>
      <w:marRight w:val="0"/>
      <w:marTop w:val="0"/>
      <w:marBottom w:val="0"/>
      <w:divBdr>
        <w:top w:val="none" w:sz="0" w:space="0" w:color="auto"/>
        <w:left w:val="none" w:sz="0" w:space="0" w:color="auto"/>
        <w:bottom w:val="none" w:sz="0" w:space="0" w:color="auto"/>
        <w:right w:val="none" w:sz="0" w:space="0" w:color="auto"/>
      </w:divBdr>
    </w:div>
    <w:div w:id="1013801020">
      <w:bodyDiv w:val="1"/>
      <w:marLeft w:val="0"/>
      <w:marRight w:val="0"/>
      <w:marTop w:val="0"/>
      <w:marBottom w:val="0"/>
      <w:divBdr>
        <w:top w:val="none" w:sz="0" w:space="0" w:color="auto"/>
        <w:left w:val="none" w:sz="0" w:space="0" w:color="auto"/>
        <w:bottom w:val="none" w:sz="0" w:space="0" w:color="auto"/>
        <w:right w:val="none" w:sz="0" w:space="0" w:color="auto"/>
      </w:divBdr>
    </w:div>
    <w:div w:id="1033070214">
      <w:bodyDiv w:val="1"/>
      <w:marLeft w:val="0"/>
      <w:marRight w:val="0"/>
      <w:marTop w:val="0"/>
      <w:marBottom w:val="0"/>
      <w:divBdr>
        <w:top w:val="none" w:sz="0" w:space="0" w:color="auto"/>
        <w:left w:val="none" w:sz="0" w:space="0" w:color="auto"/>
        <w:bottom w:val="none" w:sz="0" w:space="0" w:color="auto"/>
        <w:right w:val="none" w:sz="0" w:space="0" w:color="auto"/>
      </w:divBdr>
      <w:divsChild>
        <w:div w:id="100343828">
          <w:marLeft w:val="1166"/>
          <w:marRight w:val="0"/>
          <w:marTop w:val="0"/>
          <w:marBottom w:val="0"/>
          <w:divBdr>
            <w:top w:val="none" w:sz="0" w:space="0" w:color="auto"/>
            <w:left w:val="none" w:sz="0" w:space="0" w:color="auto"/>
            <w:bottom w:val="none" w:sz="0" w:space="0" w:color="auto"/>
            <w:right w:val="none" w:sz="0" w:space="0" w:color="auto"/>
          </w:divBdr>
        </w:div>
        <w:div w:id="244653003">
          <w:marLeft w:val="1166"/>
          <w:marRight w:val="0"/>
          <w:marTop w:val="0"/>
          <w:marBottom w:val="0"/>
          <w:divBdr>
            <w:top w:val="none" w:sz="0" w:space="0" w:color="auto"/>
            <w:left w:val="none" w:sz="0" w:space="0" w:color="auto"/>
            <w:bottom w:val="none" w:sz="0" w:space="0" w:color="auto"/>
            <w:right w:val="none" w:sz="0" w:space="0" w:color="auto"/>
          </w:divBdr>
        </w:div>
        <w:div w:id="264113496">
          <w:marLeft w:val="1166"/>
          <w:marRight w:val="0"/>
          <w:marTop w:val="0"/>
          <w:marBottom w:val="0"/>
          <w:divBdr>
            <w:top w:val="none" w:sz="0" w:space="0" w:color="auto"/>
            <w:left w:val="none" w:sz="0" w:space="0" w:color="auto"/>
            <w:bottom w:val="none" w:sz="0" w:space="0" w:color="auto"/>
            <w:right w:val="none" w:sz="0" w:space="0" w:color="auto"/>
          </w:divBdr>
        </w:div>
        <w:div w:id="1114134019">
          <w:marLeft w:val="446"/>
          <w:marRight w:val="0"/>
          <w:marTop w:val="0"/>
          <w:marBottom w:val="0"/>
          <w:divBdr>
            <w:top w:val="none" w:sz="0" w:space="0" w:color="auto"/>
            <w:left w:val="none" w:sz="0" w:space="0" w:color="auto"/>
            <w:bottom w:val="none" w:sz="0" w:space="0" w:color="auto"/>
            <w:right w:val="none" w:sz="0" w:space="0" w:color="auto"/>
          </w:divBdr>
        </w:div>
        <w:div w:id="1829782010">
          <w:marLeft w:val="1886"/>
          <w:marRight w:val="0"/>
          <w:marTop w:val="0"/>
          <w:marBottom w:val="0"/>
          <w:divBdr>
            <w:top w:val="none" w:sz="0" w:space="0" w:color="auto"/>
            <w:left w:val="none" w:sz="0" w:space="0" w:color="auto"/>
            <w:bottom w:val="none" w:sz="0" w:space="0" w:color="auto"/>
            <w:right w:val="none" w:sz="0" w:space="0" w:color="auto"/>
          </w:divBdr>
        </w:div>
        <w:div w:id="2106614213">
          <w:marLeft w:val="446"/>
          <w:marRight w:val="0"/>
          <w:marTop w:val="0"/>
          <w:marBottom w:val="0"/>
          <w:divBdr>
            <w:top w:val="none" w:sz="0" w:space="0" w:color="auto"/>
            <w:left w:val="none" w:sz="0" w:space="0" w:color="auto"/>
            <w:bottom w:val="none" w:sz="0" w:space="0" w:color="auto"/>
            <w:right w:val="none" w:sz="0" w:space="0" w:color="auto"/>
          </w:divBdr>
        </w:div>
      </w:divsChild>
    </w:div>
    <w:div w:id="1033461513">
      <w:bodyDiv w:val="1"/>
      <w:marLeft w:val="0"/>
      <w:marRight w:val="0"/>
      <w:marTop w:val="0"/>
      <w:marBottom w:val="0"/>
      <w:divBdr>
        <w:top w:val="none" w:sz="0" w:space="0" w:color="auto"/>
        <w:left w:val="none" w:sz="0" w:space="0" w:color="auto"/>
        <w:bottom w:val="none" w:sz="0" w:space="0" w:color="auto"/>
        <w:right w:val="none" w:sz="0" w:space="0" w:color="auto"/>
      </w:divBdr>
      <w:divsChild>
        <w:div w:id="122893438">
          <w:marLeft w:val="1166"/>
          <w:marRight w:val="0"/>
          <w:marTop w:val="0"/>
          <w:marBottom w:val="0"/>
          <w:divBdr>
            <w:top w:val="none" w:sz="0" w:space="0" w:color="auto"/>
            <w:left w:val="none" w:sz="0" w:space="0" w:color="auto"/>
            <w:bottom w:val="none" w:sz="0" w:space="0" w:color="auto"/>
            <w:right w:val="none" w:sz="0" w:space="0" w:color="auto"/>
          </w:divBdr>
        </w:div>
        <w:div w:id="900017627">
          <w:marLeft w:val="1166"/>
          <w:marRight w:val="0"/>
          <w:marTop w:val="0"/>
          <w:marBottom w:val="0"/>
          <w:divBdr>
            <w:top w:val="none" w:sz="0" w:space="0" w:color="auto"/>
            <w:left w:val="none" w:sz="0" w:space="0" w:color="auto"/>
            <w:bottom w:val="none" w:sz="0" w:space="0" w:color="auto"/>
            <w:right w:val="none" w:sz="0" w:space="0" w:color="auto"/>
          </w:divBdr>
        </w:div>
        <w:div w:id="1865438492">
          <w:marLeft w:val="1166"/>
          <w:marRight w:val="0"/>
          <w:marTop w:val="0"/>
          <w:marBottom w:val="0"/>
          <w:divBdr>
            <w:top w:val="none" w:sz="0" w:space="0" w:color="auto"/>
            <w:left w:val="none" w:sz="0" w:space="0" w:color="auto"/>
            <w:bottom w:val="none" w:sz="0" w:space="0" w:color="auto"/>
            <w:right w:val="none" w:sz="0" w:space="0" w:color="auto"/>
          </w:divBdr>
        </w:div>
        <w:div w:id="1986659927">
          <w:marLeft w:val="1166"/>
          <w:marRight w:val="0"/>
          <w:marTop w:val="0"/>
          <w:marBottom w:val="0"/>
          <w:divBdr>
            <w:top w:val="none" w:sz="0" w:space="0" w:color="auto"/>
            <w:left w:val="none" w:sz="0" w:space="0" w:color="auto"/>
            <w:bottom w:val="none" w:sz="0" w:space="0" w:color="auto"/>
            <w:right w:val="none" w:sz="0" w:space="0" w:color="auto"/>
          </w:divBdr>
        </w:div>
      </w:divsChild>
    </w:div>
    <w:div w:id="1033503039">
      <w:bodyDiv w:val="1"/>
      <w:marLeft w:val="0"/>
      <w:marRight w:val="0"/>
      <w:marTop w:val="0"/>
      <w:marBottom w:val="0"/>
      <w:divBdr>
        <w:top w:val="none" w:sz="0" w:space="0" w:color="auto"/>
        <w:left w:val="none" w:sz="0" w:space="0" w:color="auto"/>
        <w:bottom w:val="none" w:sz="0" w:space="0" w:color="auto"/>
        <w:right w:val="none" w:sz="0" w:space="0" w:color="auto"/>
      </w:divBdr>
      <w:divsChild>
        <w:div w:id="113599138">
          <w:marLeft w:val="1886"/>
          <w:marRight w:val="0"/>
          <w:marTop w:val="0"/>
          <w:marBottom w:val="0"/>
          <w:divBdr>
            <w:top w:val="none" w:sz="0" w:space="0" w:color="auto"/>
            <w:left w:val="none" w:sz="0" w:space="0" w:color="auto"/>
            <w:bottom w:val="none" w:sz="0" w:space="0" w:color="auto"/>
            <w:right w:val="none" w:sz="0" w:space="0" w:color="auto"/>
          </w:divBdr>
        </w:div>
        <w:div w:id="321734420">
          <w:marLeft w:val="1166"/>
          <w:marRight w:val="0"/>
          <w:marTop w:val="0"/>
          <w:marBottom w:val="0"/>
          <w:divBdr>
            <w:top w:val="none" w:sz="0" w:space="0" w:color="auto"/>
            <w:left w:val="none" w:sz="0" w:space="0" w:color="auto"/>
            <w:bottom w:val="none" w:sz="0" w:space="0" w:color="auto"/>
            <w:right w:val="none" w:sz="0" w:space="0" w:color="auto"/>
          </w:divBdr>
        </w:div>
        <w:div w:id="355351375">
          <w:marLeft w:val="1166"/>
          <w:marRight w:val="0"/>
          <w:marTop w:val="0"/>
          <w:marBottom w:val="0"/>
          <w:divBdr>
            <w:top w:val="none" w:sz="0" w:space="0" w:color="auto"/>
            <w:left w:val="none" w:sz="0" w:space="0" w:color="auto"/>
            <w:bottom w:val="none" w:sz="0" w:space="0" w:color="auto"/>
            <w:right w:val="none" w:sz="0" w:space="0" w:color="auto"/>
          </w:divBdr>
        </w:div>
        <w:div w:id="448355205">
          <w:marLeft w:val="1166"/>
          <w:marRight w:val="0"/>
          <w:marTop w:val="0"/>
          <w:marBottom w:val="0"/>
          <w:divBdr>
            <w:top w:val="none" w:sz="0" w:space="0" w:color="auto"/>
            <w:left w:val="none" w:sz="0" w:space="0" w:color="auto"/>
            <w:bottom w:val="none" w:sz="0" w:space="0" w:color="auto"/>
            <w:right w:val="none" w:sz="0" w:space="0" w:color="auto"/>
          </w:divBdr>
        </w:div>
        <w:div w:id="450052272">
          <w:marLeft w:val="1166"/>
          <w:marRight w:val="0"/>
          <w:marTop w:val="0"/>
          <w:marBottom w:val="0"/>
          <w:divBdr>
            <w:top w:val="none" w:sz="0" w:space="0" w:color="auto"/>
            <w:left w:val="none" w:sz="0" w:space="0" w:color="auto"/>
            <w:bottom w:val="none" w:sz="0" w:space="0" w:color="auto"/>
            <w:right w:val="none" w:sz="0" w:space="0" w:color="auto"/>
          </w:divBdr>
        </w:div>
        <w:div w:id="616331048">
          <w:marLeft w:val="1166"/>
          <w:marRight w:val="0"/>
          <w:marTop w:val="0"/>
          <w:marBottom w:val="0"/>
          <w:divBdr>
            <w:top w:val="none" w:sz="0" w:space="0" w:color="auto"/>
            <w:left w:val="none" w:sz="0" w:space="0" w:color="auto"/>
            <w:bottom w:val="none" w:sz="0" w:space="0" w:color="auto"/>
            <w:right w:val="none" w:sz="0" w:space="0" w:color="auto"/>
          </w:divBdr>
        </w:div>
        <w:div w:id="707221213">
          <w:marLeft w:val="1166"/>
          <w:marRight w:val="0"/>
          <w:marTop w:val="0"/>
          <w:marBottom w:val="0"/>
          <w:divBdr>
            <w:top w:val="none" w:sz="0" w:space="0" w:color="auto"/>
            <w:left w:val="none" w:sz="0" w:space="0" w:color="auto"/>
            <w:bottom w:val="none" w:sz="0" w:space="0" w:color="auto"/>
            <w:right w:val="none" w:sz="0" w:space="0" w:color="auto"/>
          </w:divBdr>
        </w:div>
        <w:div w:id="744256711">
          <w:marLeft w:val="1166"/>
          <w:marRight w:val="0"/>
          <w:marTop w:val="0"/>
          <w:marBottom w:val="0"/>
          <w:divBdr>
            <w:top w:val="none" w:sz="0" w:space="0" w:color="auto"/>
            <w:left w:val="none" w:sz="0" w:space="0" w:color="auto"/>
            <w:bottom w:val="none" w:sz="0" w:space="0" w:color="auto"/>
            <w:right w:val="none" w:sz="0" w:space="0" w:color="auto"/>
          </w:divBdr>
        </w:div>
        <w:div w:id="1057436435">
          <w:marLeft w:val="1166"/>
          <w:marRight w:val="0"/>
          <w:marTop w:val="0"/>
          <w:marBottom w:val="0"/>
          <w:divBdr>
            <w:top w:val="none" w:sz="0" w:space="0" w:color="auto"/>
            <w:left w:val="none" w:sz="0" w:space="0" w:color="auto"/>
            <w:bottom w:val="none" w:sz="0" w:space="0" w:color="auto"/>
            <w:right w:val="none" w:sz="0" w:space="0" w:color="auto"/>
          </w:divBdr>
        </w:div>
        <w:div w:id="1201354678">
          <w:marLeft w:val="1166"/>
          <w:marRight w:val="0"/>
          <w:marTop w:val="0"/>
          <w:marBottom w:val="0"/>
          <w:divBdr>
            <w:top w:val="none" w:sz="0" w:space="0" w:color="auto"/>
            <w:left w:val="none" w:sz="0" w:space="0" w:color="auto"/>
            <w:bottom w:val="none" w:sz="0" w:space="0" w:color="auto"/>
            <w:right w:val="none" w:sz="0" w:space="0" w:color="auto"/>
          </w:divBdr>
        </w:div>
        <w:div w:id="1289972498">
          <w:marLeft w:val="446"/>
          <w:marRight w:val="0"/>
          <w:marTop w:val="0"/>
          <w:marBottom w:val="0"/>
          <w:divBdr>
            <w:top w:val="none" w:sz="0" w:space="0" w:color="auto"/>
            <w:left w:val="none" w:sz="0" w:space="0" w:color="auto"/>
            <w:bottom w:val="none" w:sz="0" w:space="0" w:color="auto"/>
            <w:right w:val="none" w:sz="0" w:space="0" w:color="auto"/>
          </w:divBdr>
        </w:div>
        <w:div w:id="1547183590">
          <w:marLeft w:val="1166"/>
          <w:marRight w:val="0"/>
          <w:marTop w:val="0"/>
          <w:marBottom w:val="0"/>
          <w:divBdr>
            <w:top w:val="none" w:sz="0" w:space="0" w:color="auto"/>
            <w:left w:val="none" w:sz="0" w:space="0" w:color="auto"/>
            <w:bottom w:val="none" w:sz="0" w:space="0" w:color="auto"/>
            <w:right w:val="none" w:sz="0" w:space="0" w:color="auto"/>
          </w:divBdr>
        </w:div>
        <w:div w:id="1861118176">
          <w:marLeft w:val="446"/>
          <w:marRight w:val="0"/>
          <w:marTop w:val="0"/>
          <w:marBottom w:val="0"/>
          <w:divBdr>
            <w:top w:val="none" w:sz="0" w:space="0" w:color="auto"/>
            <w:left w:val="none" w:sz="0" w:space="0" w:color="auto"/>
            <w:bottom w:val="none" w:sz="0" w:space="0" w:color="auto"/>
            <w:right w:val="none" w:sz="0" w:space="0" w:color="auto"/>
          </w:divBdr>
        </w:div>
        <w:div w:id="1891375895">
          <w:marLeft w:val="446"/>
          <w:marRight w:val="0"/>
          <w:marTop w:val="0"/>
          <w:marBottom w:val="0"/>
          <w:divBdr>
            <w:top w:val="none" w:sz="0" w:space="0" w:color="auto"/>
            <w:left w:val="none" w:sz="0" w:space="0" w:color="auto"/>
            <w:bottom w:val="none" w:sz="0" w:space="0" w:color="auto"/>
            <w:right w:val="none" w:sz="0" w:space="0" w:color="auto"/>
          </w:divBdr>
        </w:div>
        <w:div w:id="1903979431">
          <w:marLeft w:val="1166"/>
          <w:marRight w:val="0"/>
          <w:marTop w:val="0"/>
          <w:marBottom w:val="0"/>
          <w:divBdr>
            <w:top w:val="none" w:sz="0" w:space="0" w:color="auto"/>
            <w:left w:val="none" w:sz="0" w:space="0" w:color="auto"/>
            <w:bottom w:val="none" w:sz="0" w:space="0" w:color="auto"/>
            <w:right w:val="none" w:sz="0" w:space="0" w:color="auto"/>
          </w:divBdr>
        </w:div>
        <w:div w:id="2080785218">
          <w:marLeft w:val="1166"/>
          <w:marRight w:val="0"/>
          <w:marTop w:val="0"/>
          <w:marBottom w:val="0"/>
          <w:divBdr>
            <w:top w:val="none" w:sz="0" w:space="0" w:color="auto"/>
            <w:left w:val="none" w:sz="0" w:space="0" w:color="auto"/>
            <w:bottom w:val="none" w:sz="0" w:space="0" w:color="auto"/>
            <w:right w:val="none" w:sz="0" w:space="0" w:color="auto"/>
          </w:divBdr>
        </w:div>
        <w:div w:id="2142841447">
          <w:marLeft w:val="446"/>
          <w:marRight w:val="0"/>
          <w:marTop w:val="0"/>
          <w:marBottom w:val="0"/>
          <w:divBdr>
            <w:top w:val="none" w:sz="0" w:space="0" w:color="auto"/>
            <w:left w:val="none" w:sz="0" w:space="0" w:color="auto"/>
            <w:bottom w:val="none" w:sz="0" w:space="0" w:color="auto"/>
            <w:right w:val="none" w:sz="0" w:space="0" w:color="auto"/>
          </w:divBdr>
        </w:div>
      </w:divsChild>
    </w:div>
    <w:div w:id="1034383264">
      <w:bodyDiv w:val="1"/>
      <w:marLeft w:val="0"/>
      <w:marRight w:val="0"/>
      <w:marTop w:val="0"/>
      <w:marBottom w:val="0"/>
      <w:divBdr>
        <w:top w:val="none" w:sz="0" w:space="0" w:color="auto"/>
        <w:left w:val="none" w:sz="0" w:space="0" w:color="auto"/>
        <w:bottom w:val="none" w:sz="0" w:space="0" w:color="auto"/>
        <w:right w:val="none" w:sz="0" w:space="0" w:color="auto"/>
      </w:divBdr>
      <w:divsChild>
        <w:div w:id="954021897">
          <w:marLeft w:val="1166"/>
          <w:marRight w:val="0"/>
          <w:marTop w:val="0"/>
          <w:marBottom w:val="0"/>
          <w:divBdr>
            <w:top w:val="none" w:sz="0" w:space="0" w:color="auto"/>
            <w:left w:val="none" w:sz="0" w:space="0" w:color="auto"/>
            <w:bottom w:val="none" w:sz="0" w:space="0" w:color="auto"/>
            <w:right w:val="none" w:sz="0" w:space="0" w:color="auto"/>
          </w:divBdr>
        </w:div>
      </w:divsChild>
    </w:div>
    <w:div w:id="1051423047">
      <w:bodyDiv w:val="1"/>
      <w:marLeft w:val="0"/>
      <w:marRight w:val="0"/>
      <w:marTop w:val="0"/>
      <w:marBottom w:val="0"/>
      <w:divBdr>
        <w:top w:val="none" w:sz="0" w:space="0" w:color="auto"/>
        <w:left w:val="none" w:sz="0" w:space="0" w:color="auto"/>
        <w:bottom w:val="none" w:sz="0" w:space="0" w:color="auto"/>
        <w:right w:val="none" w:sz="0" w:space="0" w:color="auto"/>
      </w:divBdr>
      <w:divsChild>
        <w:div w:id="26494657">
          <w:marLeft w:val="1325"/>
          <w:marRight w:val="0"/>
          <w:marTop w:val="160"/>
          <w:marBottom w:val="0"/>
          <w:divBdr>
            <w:top w:val="none" w:sz="0" w:space="0" w:color="auto"/>
            <w:left w:val="none" w:sz="0" w:space="0" w:color="auto"/>
            <w:bottom w:val="none" w:sz="0" w:space="0" w:color="auto"/>
            <w:right w:val="none" w:sz="0" w:space="0" w:color="auto"/>
          </w:divBdr>
        </w:div>
        <w:div w:id="292103406">
          <w:marLeft w:val="1325"/>
          <w:marRight w:val="0"/>
          <w:marTop w:val="160"/>
          <w:marBottom w:val="0"/>
          <w:divBdr>
            <w:top w:val="none" w:sz="0" w:space="0" w:color="auto"/>
            <w:left w:val="none" w:sz="0" w:space="0" w:color="auto"/>
            <w:bottom w:val="none" w:sz="0" w:space="0" w:color="auto"/>
            <w:right w:val="none" w:sz="0" w:space="0" w:color="auto"/>
          </w:divBdr>
        </w:div>
        <w:div w:id="631206445">
          <w:marLeft w:val="1325"/>
          <w:marRight w:val="0"/>
          <w:marTop w:val="160"/>
          <w:marBottom w:val="0"/>
          <w:divBdr>
            <w:top w:val="none" w:sz="0" w:space="0" w:color="auto"/>
            <w:left w:val="none" w:sz="0" w:space="0" w:color="auto"/>
            <w:bottom w:val="none" w:sz="0" w:space="0" w:color="auto"/>
            <w:right w:val="none" w:sz="0" w:space="0" w:color="auto"/>
          </w:divBdr>
        </w:div>
        <w:div w:id="679964914">
          <w:marLeft w:val="1325"/>
          <w:marRight w:val="0"/>
          <w:marTop w:val="160"/>
          <w:marBottom w:val="0"/>
          <w:divBdr>
            <w:top w:val="none" w:sz="0" w:space="0" w:color="auto"/>
            <w:left w:val="none" w:sz="0" w:space="0" w:color="auto"/>
            <w:bottom w:val="none" w:sz="0" w:space="0" w:color="auto"/>
            <w:right w:val="none" w:sz="0" w:space="0" w:color="auto"/>
          </w:divBdr>
        </w:div>
        <w:div w:id="720516323">
          <w:marLeft w:val="1325"/>
          <w:marRight w:val="0"/>
          <w:marTop w:val="160"/>
          <w:marBottom w:val="0"/>
          <w:divBdr>
            <w:top w:val="none" w:sz="0" w:space="0" w:color="auto"/>
            <w:left w:val="none" w:sz="0" w:space="0" w:color="auto"/>
            <w:bottom w:val="none" w:sz="0" w:space="0" w:color="auto"/>
            <w:right w:val="none" w:sz="0" w:space="0" w:color="auto"/>
          </w:divBdr>
        </w:div>
        <w:div w:id="795759807">
          <w:marLeft w:val="1325"/>
          <w:marRight w:val="0"/>
          <w:marTop w:val="160"/>
          <w:marBottom w:val="0"/>
          <w:divBdr>
            <w:top w:val="none" w:sz="0" w:space="0" w:color="auto"/>
            <w:left w:val="none" w:sz="0" w:space="0" w:color="auto"/>
            <w:bottom w:val="none" w:sz="0" w:space="0" w:color="auto"/>
            <w:right w:val="none" w:sz="0" w:space="0" w:color="auto"/>
          </w:divBdr>
        </w:div>
        <w:div w:id="909969388">
          <w:marLeft w:val="1325"/>
          <w:marRight w:val="0"/>
          <w:marTop w:val="160"/>
          <w:marBottom w:val="0"/>
          <w:divBdr>
            <w:top w:val="none" w:sz="0" w:space="0" w:color="auto"/>
            <w:left w:val="none" w:sz="0" w:space="0" w:color="auto"/>
            <w:bottom w:val="none" w:sz="0" w:space="0" w:color="auto"/>
            <w:right w:val="none" w:sz="0" w:space="0" w:color="auto"/>
          </w:divBdr>
        </w:div>
        <w:div w:id="1220677653">
          <w:marLeft w:val="1325"/>
          <w:marRight w:val="0"/>
          <w:marTop w:val="160"/>
          <w:marBottom w:val="0"/>
          <w:divBdr>
            <w:top w:val="none" w:sz="0" w:space="0" w:color="auto"/>
            <w:left w:val="none" w:sz="0" w:space="0" w:color="auto"/>
            <w:bottom w:val="none" w:sz="0" w:space="0" w:color="auto"/>
            <w:right w:val="none" w:sz="0" w:space="0" w:color="auto"/>
          </w:divBdr>
        </w:div>
        <w:div w:id="1323698835">
          <w:marLeft w:val="1325"/>
          <w:marRight w:val="0"/>
          <w:marTop w:val="160"/>
          <w:marBottom w:val="0"/>
          <w:divBdr>
            <w:top w:val="none" w:sz="0" w:space="0" w:color="auto"/>
            <w:left w:val="none" w:sz="0" w:space="0" w:color="auto"/>
            <w:bottom w:val="none" w:sz="0" w:space="0" w:color="auto"/>
            <w:right w:val="none" w:sz="0" w:space="0" w:color="auto"/>
          </w:divBdr>
        </w:div>
        <w:div w:id="1473256469">
          <w:marLeft w:val="1325"/>
          <w:marRight w:val="0"/>
          <w:marTop w:val="160"/>
          <w:marBottom w:val="0"/>
          <w:divBdr>
            <w:top w:val="none" w:sz="0" w:space="0" w:color="auto"/>
            <w:left w:val="none" w:sz="0" w:space="0" w:color="auto"/>
            <w:bottom w:val="none" w:sz="0" w:space="0" w:color="auto"/>
            <w:right w:val="none" w:sz="0" w:space="0" w:color="auto"/>
          </w:divBdr>
        </w:div>
        <w:div w:id="1483079808">
          <w:marLeft w:val="1325"/>
          <w:marRight w:val="0"/>
          <w:marTop w:val="160"/>
          <w:marBottom w:val="0"/>
          <w:divBdr>
            <w:top w:val="none" w:sz="0" w:space="0" w:color="auto"/>
            <w:left w:val="none" w:sz="0" w:space="0" w:color="auto"/>
            <w:bottom w:val="none" w:sz="0" w:space="0" w:color="auto"/>
            <w:right w:val="none" w:sz="0" w:space="0" w:color="auto"/>
          </w:divBdr>
        </w:div>
        <w:div w:id="1984892425">
          <w:marLeft w:val="1325"/>
          <w:marRight w:val="0"/>
          <w:marTop w:val="160"/>
          <w:marBottom w:val="0"/>
          <w:divBdr>
            <w:top w:val="none" w:sz="0" w:space="0" w:color="auto"/>
            <w:left w:val="none" w:sz="0" w:space="0" w:color="auto"/>
            <w:bottom w:val="none" w:sz="0" w:space="0" w:color="auto"/>
            <w:right w:val="none" w:sz="0" w:space="0" w:color="auto"/>
          </w:divBdr>
        </w:div>
        <w:div w:id="2059627289">
          <w:marLeft w:val="1325"/>
          <w:marRight w:val="0"/>
          <w:marTop w:val="160"/>
          <w:marBottom w:val="0"/>
          <w:divBdr>
            <w:top w:val="none" w:sz="0" w:space="0" w:color="auto"/>
            <w:left w:val="none" w:sz="0" w:space="0" w:color="auto"/>
            <w:bottom w:val="none" w:sz="0" w:space="0" w:color="auto"/>
            <w:right w:val="none" w:sz="0" w:space="0" w:color="auto"/>
          </w:divBdr>
        </w:div>
      </w:divsChild>
    </w:div>
    <w:div w:id="1079250840">
      <w:bodyDiv w:val="1"/>
      <w:marLeft w:val="0"/>
      <w:marRight w:val="0"/>
      <w:marTop w:val="0"/>
      <w:marBottom w:val="0"/>
      <w:divBdr>
        <w:top w:val="none" w:sz="0" w:space="0" w:color="auto"/>
        <w:left w:val="none" w:sz="0" w:space="0" w:color="auto"/>
        <w:bottom w:val="none" w:sz="0" w:space="0" w:color="auto"/>
        <w:right w:val="none" w:sz="0" w:space="0" w:color="auto"/>
      </w:divBdr>
    </w:div>
    <w:div w:id="1101029423">
      <w:bodyDiv w:val="1"/>
      <w:marLeft w:val="0"/>
      <w:marRight w:val="0"/>
      <w:marTop w:val="0"/>
      <w:marBottom w:val="0"/>
      <w:divBdr>
        <w:top w:val="none" w:sz="0" w:space="0" w:color="auto"/>
        <w:left w:val="none" w:sz="0" w:space="0" w:color="auto"/>
        <w:bottom w:val="none" w:sz="0" w:space="0" w:color="auto"/>
        <w:right w:val="none" w:sz="0" w:space="0" w:color="auto"/>
      </w:divBdr>
    </w:div>
    <w:div w:id="1144470276">
      <w:bodyDiv w:val="1"/>
      <w:marLeft w:val="0"/>
      <w:marRight w:val="0"/>
      <w:marTop w:val="0"/>
      <w:marBottom w:val="0"/>
      <w:divBdr>
        <w:top w:val="none" w:sz="0" w:space="0" w:color="auto"/>
        <w:left w:val="none" w:sz="0" w:space="0" w:color="auto"/>
        <w:bottom w:val="none" w:sz="0" w:space="0" w:color="auto"/>
        <w:right w:val="none" w:sz="0" w:space="0" w:color="auto"/>
      </w:divBdr>
    </w:div>
    <w:div w:id="1153716593">
      <w:bodyDiv w:val="1"/>
      <w:marLeft w:val="0"/>
      <w:marRight w:val="0"/>
      <w:marTop w:val="0"/>
      <w:marBottom w:val="0"/>
      <w:divBdr>
        <w:top w:val="none" w:sz="0" w:space="0" w:color="auto"/>
        <w:left w:val="none" w:sz="0" w:space="0" w:color="auto"/>
        <w:bottom w:val="none" w:sz="0" w:space="0" w:color="auto"/>
        <w:right w:val="none" w:sz="0" w:space="0" w:color="auto"/>
      </w:divBdr>
    </w:div>
    <w:div w:id="1182091898">
      <w:bodyDiv w:val="1"/>
      <w:marLeft w:val="0"/>
      <w:marRight w:val="0"/>
      <w:marTop w:val="0"/>
      <w:marBottom w:val="0"/>
      <w:divBdr>
        <w:top w:val="none" w:sz="0" w:space="0" w:color="auto"/>
        <w:left w:val="none" w:sz="0" w:space="0" w:color="auto"/>
        <w:bottom w:val="none" w:sz="0" w:space="0" w:color="auto"/>
        <w:right w:val="none" w:sz="0" w:space="0" w:color="auto"/>
      </w:divBdr>
    </w:div>
    <w:div w:id="1188566223">
      <w:bodyDiv w:val="1"/>
      <w:marLeft w:val="0"/>
      <w:marRight w:val="0"/>
      <w:marTop w:val="0"/>
      <w:marBottom w:val="0"/>
      <w:divBdr>
        <w:top w:val="none" w:sz="0" w:space="0" w:color="auto"/>
        <w:left w:val="none" w:sz="0" w:space="0" w:color="auto"/>
        <w:bottom w:val="none" w:sz="0" w:space="0" w:color="auto"/>
        <w:right w:val="none" w:sz="0" w:space="0" w:color="auto"/>
      </w:divBdr>
    </w:div>
    <w:div w:id="1192691651">
      <w:bodyDiv w:val="1"/>
      <w:marLeft w:val="0"/>
      <w:marRight w:val="0"/>
      <w:marTop w:val="0"/>
      <w:marBottom w:val="0"/>
      <w:divBdr>
        <w:top w:val="none" w:sz="0" w:space="0" w:color="auto"/>
        <w:left w:val="none" w:sz="0" w:space="0" w:color="auto"/>
        <w:bottom w:val="none" w:sz="0" w:space="0" w:color="auto"/>
        <w:right w:val="none" w:sz="0" w:space="0" w:color="auto"/>
      </w:divBdr>
    </w:div>
    <w:div w:id="1214006648">
      <w:bodyDiv w:val="1"/>
      <w:marLeft w:val="0"/>
      <w:marRight w:val="0"/>
      <w:marTop w:val="0"/>
      <w:marBottom w:val="0"/>
      <w:divBdr>
        <w:top w:val="none" w:sz="0" w:space="0" w:color="auto"/>
        <w:left w:val="none" w:sz="0" w:space="0" w:color="auto"/>
        <w:bottom w:val="none" w:sz="0" w:space="0" w:color="auto"/>
        <w:right w:val="none" w:sz="0" w:space="0" w:color="auto"/>
      </w:divBdr>
    </w:div>
    <w:div w:id="1229456382">
      <w:bodyDiv w:val="1"/>
      <w:marLeft w:val="0"/>
      <w:marRight w:val="0"/>
      <w:marTop w:val="0"/>
      <w:marBottom w:val="0"/>
      <w:divBdr>
        <w:top w:val="none" w:sz="0" w:space="0" w:color="auto"/>
        <w:left w:val="none" w:sz="0" w:space="0" w:color="auto"/>
        <w:bottom w:val="none" w:sz="0" w:space="0" w:color="auto"/>
        <w:right w:val="none" w:sz="0" w:space="0" w:color="auto"/>
      </w:divBdr>
    </w:div>
    <w:div w:id="1256284829">
      <w:bodyDiv w:val="1"/>
      <w:marLeft w:val="0"/>
      <w:marRight w:val="0"/>
      <w:marTop w:val="0"/>
      <w:marBottom w:val="0"/>
      <w:divBdr>
        <w:top w:val="none" w:sz="0" w:space="0" w:color="auto"/>
        <w:left w:val="none" w:sz="0" w:space="0" w:color="auto"/>
        <w:bottom w:val="none" w:sz="0" w:space="0" w:color="auto"/>
        <w:right w:val="none" w:sz="0" w:space="0" w:color="auto"/>
      </w:divBdr>
    </w:div>
    <w:div w:id="1267543758">
      <w:bodyDiv w:val="1"/>
      <w:marLeft w:val="0"/>
      <w:marRight w:val="0"/>
      <w:marTop w:val="0"/>
      <w:marBottom w:val="0"/>
      <w:divBdr>
        <w:top w:val="none" w:sz="0" w:space="0" w:color="auto"/>
        <w:left w:val="none" w:sz="0" w:space="0" w:color="auto"/>
        <w:bottom w:val="none" w:sz="0" w:space="0" w:color="auto"/>
        <w:right w:val="none" w:sz="0" w:space="0" w:color="auto"/>
      </w:divBdr>
    </w:div>
    <w:div w:id="1307396138">
      <w:bodyDiv w:val="1"/>
      <w:marLeft w:val="0"/>
      <w:marRight w:val="0"/>
      <w:marTop w:val="0"/>
      <w:marBottom w:val="0"/>
      <w:divBdr>
        <w:top w:val="none" w:sz="0" w:space="0" w:color="auto"/>
        <w:left w:val="none" w:sz="0" w:space="0" w:color="auto"/>
        <w:bottom w:val="none" w:sz="0" w:space="0" w:color="auto"/>
        <w:right w:val="none" w:sz="0" w:space="0" w:color="auto"/>
      </w:divBdr>
    </w:div>
    <w:div w:id="1307541029">
      <w:bodyDiv w:val="1"/>
      <w:marLeft w:val="0"/>
      <w:marRight w:val="0"/>
      <w:marTop w:val="0"/>
      <w:marBottom w:val="0"/>
      <w:divBdr>
        <w:top w:val="none" w:sz="0" w:space="0" w:color="auto"/>
        <w:left w:val="none" w:sz="0" w:space="0" w:color="auto"/>
        <w:bottom w:val="none" w:sz="0" w:space="0" w:color="auto"/>
        <w:right w:val="none" w:sz="0" w:space="0" w:color="auto"/>
      </w:divBdr>
    </w:div>
    <w:div w:id="1311326694">
      <w:bodyDiv w:val="1"/>
      <w:marLeft w:val="0"/>
      <w:marRight w:val="0"/>
      <w:marTop w:val="0"/>
      <w:marBottom w:val="0"/>
      <w:divBdr>
        <w:top w:val="none" w:sz="0" w:space="0" w:color="auto"/>
        <w:left w:val="none" w:sz="0" w:space="0" w:color="auto"/>
        <w:bottom w:val="none" w:sz="0" w:space="0" w:color="auto"/>
        <w:right w:val="none" w:sz="0" w:space="0" w:color="auto"/>
      </w:divBdr>
      <w:divsChild>
        <w:div w:id="60445330">
          <w:marLeft w:val="1166"/>
          <w:marRight w:val="0"/>
          <w:marTop w:val="0"/>
          <w:marBottom w:val="0"/>
          <w:divBdr>
            <w:top w:val="none" w:sz="0" w:space="0" w:color="auto"/>
            <w:left w:val="none" w:sz="0" w:space="0" w:color="auto"/>
            <w:bottom w:val="none" w:sz="0" w:space="0" w:color="auto"/>
            <w:right w:val="none" w:sz="0" w:space="0" w:color="auto"/>
          </w:divBdr>
        </w:div>
      </w:divsChild>
    </w:div>
    <w:div w:id="1317106655">
      <w:bodyDiv w:val="1"/>
      <w:marLeft w:val="0"/>
      <w:marRight w:val="0"/>
      <w:marTop w:val="0"/>
      <w:marBottom w:val="0"/>
      <w:divBdr>
        <w:top w:val="none" w:sz="0" w:space="0" w:color="auto"/>
        <w:left w:val="none" w:sz="0" w:space="0" w:color="auto"/>
        <w:bottom w:val="none" w:sz="0" w:space="0" w:color="auto"/>
        <w:right w:val="none" w:sz="0" w:space="0" w:color="auto"/>
      </w:divBdr>
    </w:div>
    <w:div w:id="1326855945">
      <w:bodyDiv w:val="1"/>
      <w:marLeft w:val="0"/>
      <w:marRight w:val="0"/>
      <w:marTop w:val="0"/>
      <w:marBottom w:val="0"/>
      <w:divBdr>
        <w:top w:val="none" w:sz="0" w:space="0" w:color="auto"/>
        <w:left w:val="none" w:sz="0" w:space="0" w:color="auto"/>
        <w:bottom w:val="none" w:sz="0" w:space="0" w:color="auto"/>
        <w:right w:val="none" w:sz="0" w:space="0" w:color="auto"/>
      </w:divBdr>
    </w:div>
    <w:div w:id="1343705160">
      <w:bodyDiv w:val="1"/>
      <w:marLeft w:val="0"/>
      <w:marRight w:val="0"/>
      <w:marTop w:val="0"/>
      <w:marBottom w:val="0"/>
      <w:divBdr>
        <w:top w:val="none" w:sz="0" w:space="0" w:color="auto"/>
        <w:left w:val="none" w:sz="0" w:space="0" w:color="auto"/>
        <w:bottom w:val="none" w:sz="0" w:space="0" w:color="auto"/>
        <w:right w:val="none" w:sz="0" w:space="0" w:color="auto"/>
      </w:divBdr>
    </w:div>
    <w:div w:id="1367634198">
      <w:bodyDiv w:val="1"/>
      <w:marLeft w:val="0"/>
      <w:marRight w:val="0"/>
      <w:marTop w:val="0"/>
      <w:marBottom w:val="0"/>
      <w:divBdr>
        <w:top w:val="none" w:sz="0" w:space="0" w:color="auto"/>
        <w:left w:val="none" w:sz="0" w:space="0" w:color="auto"/>
        <w:bottom w:val="none" w:sz="0" w:space="0" w:color="auto"/>
        <w:right w:val="none" w:sz="0" w:space="0" w:color="auto"/>
      </w:divBdr>
    </w:div>
    <w:div w:id="1381129457">
      <w:bodyDiv w:val="1"/>
      <w:marLeft w:val="0"/>
      <w:marRight w:val="0"/>
      <w:marTop w:val="0"/>
      <w:marBottom w:val="0"/>
      <w:divBdr>
        <w:top w:val="none" w:sz="0" w:space="0" w:color="auto"/>
        <w:left w:val="none" w:sz="0" w:space="0" w:color="auto"/>
        <w:bottom w:val="none" w:sz="0" w:space="0" w:color="auto"/>
        <w:right w:val="none" w:sz="0" w:space="0" w:color="auto"/>
      </w:divBdr>
    </w:div>
    <w:div w:id="1399207152">
      <w:bodyDiv w:val="1"/>
      <w:marLeft w:val="0"/>
      <w:marRight w:val="0"/>
      <w:marTop w:val="0"/>
      <w:marBottom w:val="0"/>
      <w:divBdr>
        <w:top w:val="none" w:sz="0" w:space="0" w:color="auto"/>
        <w:left w:val="none" w:sz="0" w:space="0" w:color="auto"/>
        <w:bottom w:val="none" w:sz="0" w:space="0" w:color="auto"/>
        <w:right w:val="none" w:sz="0" w:space="0" w:color="auto"/>
      </w:divBdr>
    </w:div>
    <w:div w:id="1424498773">
      <w:bodyDiv w:val="1"/>
      <w:marLeft w:val="0"/>
      <w:marRight w:val="0"/>
      <w:marTop w:val="0"/>
      <w:marBottom w:val="0"/>
      <w:divBdr>
        <w:top w:val="none" w:sz="0" w:space="0" w:color="auto"/>
        <w:left w:val="none" w:sz="0" w:space="0" w:color="auto"/>
        <w:bottom w:val="none" w:sz="0" w:space="0" w:color="auto"/>
        <w:right w:val="none" w:sz="0" w:space="0" w:color="auto"/>
      </w:divBdr>
    </w:div>
    <w:div w:id="1444423112">
      <w:bodyDiv w:val="1"/>
      <w:marLeft w:val="0"/>
      <w:marRight w:val="0"/>
      <w:marTop w:val="0"/>
      <w:marBottom w:val="0"/>
      <w:divBdr>
        <w:top w:val="none" w:sz="0" w:space="0" w:color="auto"/>
        <w:left w:val="none" w:sz="0" w:space="0" w:color="auto"/>
        <w:bottom w:val="none" w:sz="0" w:space="0" w:color="auto"/>
        <w:right w:val="none" w:sz="0" w:space="0" w:color="auto"/>
      </w:divBdr>
      <w:divsChild>
        <w:div w:id="307512090">
          <w:marLeft w:val="1166"/>
          <w:marRight w:val="0"/>
          <w:marTop w:val="0"/>
          <w:marBottom w:val="0"/>
          <w:divBdr>
            <w:top w:val="none" w:sz="0" w:space="0" w:color="auto"/>
            <w:left w:val="none" w:sz="0" w:space="0" w:color="auto"/>
            <w:bottom w:val="none" w:sz="0" w:space="0" w:color="auto"/>
            <w:right w:val="none" w:sz="0" w:space="0" w:color="auto"/>
          </w:divBdr>
        </w:div>
        <w:div w:id="853152155">
          <w:marLeft w:val="1166"/>
          <w:marRight w:val="0"/>
          <w:marTop w:val="0"/>
          <w:marBottom w:val="0"/>
          <w:divBdr>
            <w:top w:val="none" w:sz="0" w:space="0" w:color="auto"/>
            <w:left w:val="none" w:sz="0" w:space="0" w:color="auto"/>
            <w:bottom w:val="none" w:sz="0" w:space="0" w:color="auto"/>
            <w:right w:val="none" w:sz="0" w:space="0" w:color="auto"/>
          </w:divBdr>
        </w:div>
      </w:divsChild>
    </w:div>
    <w:div w:id="1459640964">
      <w:bodyDiv w:val="1"/>
      <w:marLeft w:val="0"/>
      <w:marRight w:val="0"/>
      <w:marTop w:val="0"/>
      <w:marBottom w:val="0"/>
      <w:divBdr>
        <w:top w:val="none" w:sz="0" w:space="0" w:color="auto"/>
        <w:left w:val="none" w:sz="0" w:space="0" w:color="auto"/>
        <w:bottom w:val="none" w:sz="0" w:space="0" w:color="auto"/>
        <w:right w:val="none" w:sz="0" w:space="0" w:color="auto"/>
      </w:divBdr>
    </w:div>
    <w:div w:id="1468352405">
      <w:bodyDiv w:val="1"/>
      <w:marLeft w:val="0"/>
      <w:marRight w:val="0"/>
      <w:marTop w:val="0"/>
      <w:marBottom w:val="0"/>
      <w:divBdr>
        <w:top w:val="none" w:sz="0" w:space="0" w:color="auto"/>
        <w:left w:val="none" w:sz="0" w:space="0" w:color="auto"/>
        <w:bottom w:val="none" w:sz="0" w:space="0" w:color="auto"/>
        <w:right w:val="none" w:sz="0" w:space="0" w:color="auto"/>
      </w:divBdr>
    </w:div>
    <w:div w:id="1473064702">
      <w:bodyDiv w:val="1"/>
      <w:marLeft w:val="0"/>
      <w:marRight w:val="0"/>
      <w:marTop w:val="0"/>
      <w:marBottom w:val="0"/>
      <w:divBdr>
        <w:top w:val="none" w:sz="0" w:space="0" w:color="auto"/>
        <w:left w:val="none" w:sz="0" w:space="0" w:color="auto"/>
        <w:bottom w:val="none" w:sz="0" w:space="0" w:color="auto"/>
        <w:right w:val="none" w:sz="0" w:space="0" w:color="auto"/>
      </w:divBdr>
    </w:div>
    <w:div w:id="1481574750">
      <w:bodyDiv w:val="1"/>
      <w:marLeft w:val="0"/>
      <w:marRight w:val="0"/>
      <w:marTop w:val="0"/>
      <w:marBottom w:val="0"/>
      <w:divBdr>
        <w:top w:val="none" w:sz="0" w:space="0" w:color="auto"/>
        <w:left w:val="none" w:sz="0" w:space="0" w:color="auto"/>
        <w:bottom w:val="none" w:sz="0" w:space="0" w:color="auto"/>
        <w:right w:val="none" w:sz="0" w:space="0" w:color="auto"/>
      </w:divBdr>
      <w:divsChild>
        <w:div w:id="1811553157">
          <w:marLeft w:val="1166"/>
          <w:marRight w:val="0"/>
          <w:marTop w:val="0"/>
          <w:marBottom w:val="0"/>
          <w:divBdr>
            <w:top w:val="none" w:sz="0" w:space="0" w:color="auto"/>
            <w:left w:val="none" w:sz="0" w:space="0" w:color="auto"/>
            <w:bottom w:val="none" w:sz="0" w:space="0" w:color="auto"/>
            <w:right w:val="none" w:sz="0" w:space="0" w:color="auto"/>
          </w:divBdr>
        </w:div>
      </w:divsChild>
    </w:div>
    <w:div w:id="1502232687">
      <w:bodyDiv w:val="1"/>
      <w:marLeft w:val="0"/>
      <w:marRight w:val="0"/>
      <w:marTop w:val="0"/>
      <w:marBottom w:val="0"/>
      <w:divBdr>
        <w:top w:val="none" w:sz="0" w:space="0" w:color="auto"/>
        <w:left w:val="none" w:sz="0" w:space="0" w:color="auto"/>
        <w:bottom w:val="none" w:sz="0" w:space="0" w:color="auto"/>
        <w:right w:val="none" w:sz="0" w:space="0" w:color="auto"/>
      </w:divBdr>
    </w:div>
    <w:div w:id="1512986322">
      <w:bodyDiv w:val="1"/>
      <w:marLeft w:val="0"/>
      <w:marRight w:val="0"/>
      <w:marTop w:val="0"/>
      <w:marBottom w:val="0"/>
      <w:divBdr>
        <w:top w:val="none" w:sz="0" w:space="0" w:color="auto"/>
        <w:left w:val="none" w:sz="0" w:space="0" w:color="auto"/>
        <w:bottom w:val="none" w:sz="0" w:space="0" w:color="auto"/>
        <w:right w:val="none" w:sz="0" w:space="0" w:color="auto"/>
      </w:divBdr>
      <w:divsChild>
        <w:div w:id="813180086">
          <w:marLeft w:val="1166"/>
          <w:marRight w:val="0"/>
          <w:marTop w:val="0"/>
          <w:marBottom w:val="0"/>
          <w:divBdr>
            <w:top w:val="none" w:sz="0" w:space="0" w:color="auto"/>
            <w:left w:val="none" w:sz="0" w:space="0" w:color="auto"/>
            <w:bottom w:val="none" w:sz="0" w:space="0" w:color="auto"/>
            <w:right w:val="none" w:sz="0" w:space="0" w:color="auto"/>
          </w:divBdr>
        </w:div>
        <w:div w:id="987904915">
          <w:marLeft w:val="446"/>
          <w:marRight w:val="0"/>
          <w:marTop w:val="0"/>
          <w:marBottom w:val="0"/>
          <w:divBdr>
            <w:top w:val="none" w:sz="0" w:space="0" w:color="auto"/>
            <w:left w:val="none" w:sz="0" w:space="0" w:color="auto"/>
            <w:bottom w:val="none" w:sz="0" w:space="0" w:color="auto"/>
            <w:right w:val="none" w:sz="0" w:space="0" w:color="auto"/>
          </w:divBdr>
        </w:div>
        <w:div w:id="1432899304">
          <w:marLeft w:val="446"/>
          <w:marRight w:val="0"/>
          <w:marTop w:val="0"/>
          <w:marBottom w:val="0"/>
          <w:divBdr>
            <w:top w:val="none" w:sz="0" w:space="0" w:color="auto"/>
            <w:left w:val="none" w:sz="0" w:space="0" w:color="auto"/>
            <w:bottom w:val="none" w:sz="0" w:space="0" w:color="auto"/>
            <w:right w:val="none" w:sz="0" w:space="0" w:color="auto"/>
          </w:divBdr>
        </w:div>
        <w:div w:id="1864705229">
          <w:marLeft w:val="446"/>
          <w:marRight w:val="0"/>
          <w:marTop w:val="0"/>
          <w:marBottom w:val="0"/>
          <w:divBdr>
            <w:top w:val="none" w:sz="0" w:space="0" w:color="auto"/>
            <w:left w:val="none" w:sz="0" w:space="0" w:color="auto"/>
            <w:bottom w:val="none" w:sz="0" w:space="0" w:color="auto"/>
            <w:right w:val="none" w:sz="0" w:space="0" w:color="auto"/>
          </w:divBdr>
        </w:div>
      </w:divsChild>
    </w:div>
    <w:div w:id="1516578441">
      <w:bodyDiv w:val="1"/>
      <w:marLeft w:val="0"/>
      <w:marRight w:val="0"/>
      <w:marTop w:val="0"/>
      <w:marBottom w:val="0"/>
      <w:divBdr>
        <w:top w:val="none" w:sz="0" w:space="0" w:color="auto"/>
        <w:left w:val="none" w:sz="0" w:space="0" w:color="auto"/>
        <w:bottom w:val="none" w:sz="0" w:space="0" w:color="auto"/>
        <w:right w:val="none" w:sz="0" w:space="0" w:color="auto"/>
      </w:divBdr>
    </w:div>
    <w:div w:id="1535071307">
      <w:bodyDiv w:val="1"/>
      <w:marLeft w:val="0"/>
      <w:marRight w:val="0"/>
      <w:marTop w:val="0"/>
      <w:marBottom w:val="0"/>
      <w:divBdr>
        <w:top w:val="none" w:sz="0" w:space="0" w:color="auto"/>
        <w:left w:val="none" w:sz="0" w:space="0" w:color="auto"/>
        <w:bottom w:val="none" w:sz="0" w:space="0" w:color="auto"/>
        <w:right w:val="none" w:sz="0" w:space="0" w:color="auto"/>
      </w:divBdr>
    </w:div>
    <w:div w:id="1546525352">
      <w:bodyDiv w:val="1"/>
      <w:marLeft w:val="0"/>
      <w:marRight w:val="0"/>
      <w:marTop w:val="0"/>
      <w:marBottom w:val="0"/>
      <w:divBdr>
        <w:top w:val="none" w:sz="0" w:space="0" w:color="auto"/>
        <w:left w:val="none" w:sz="0" w:space="0" w:color="auto"/>
        <w:bottom w:val="none" w:sz="0" w:space="0" w:color="auto"/>
        <w:right w:val="none" w:sz="0" w:space="0" w:color="auto"/>
      </w:divBdr>
    </w:div>
    <w:div w:id="1572042704">
      <w:bodyDiv w:val="1"/>
      <w:marLeft w:val="0"/>
      <w:marRight w:val="0"/>
      <w:marTop w:val="0"/>
      <w:marBottom w:val="0"/>
      <w:divBdr>
        <w:top w:val="none" w:sz="0" w:space="0" w:color="auto"/>
        <w:left w:val="none" w:sz="0" w:space="0" w:color="auto"/>
        <w:bottom w:val="none" w:sz="0" w:space="0" w:color="auto"/>
        <w:right w:val="none" w:sz="0" w:space="0" w:color="auto"/>
      </w:divBdr>
    </w:div>
    <w:div w:id="1584416953">
      <w:bodyDiv w:val="1"/>
      <w:marLeft w:val="0"/>
      <w:marRight w:val="0"/>
      <w:marTop w:val="0"/>
      <w:marBottom w:val="0"/>
      <w:divBdr>
        <w:top w:val="none" w:sz="0" w:space="0" w:color="auto"/>
        <w:left w:val="none" w:sz="0" w:space="0" w:color="auto"/>
        <w:bottom w:val="none" w:sz="0" w:space="0" w:color="auto"/>
        <w:right w:val="none" w:sz="0" w:space="0" w:color="auto"/>
      </w:divBdr>
    </w:div>
    <w:div w:id="1611081104">
      <w:bodyDiv w:val="1"/>
      <w:marLeft w:val="0"/>
      <w:marRight w:val="0"/>
      <w:marTop w:val="0"/>
      <w:marBottom w:val="0"/>
      <w:divBdr>
        <w:top w:val="none" w:sz="0" w:space="0" w:color="auto"/>
        <w:left w:val="none" w:sz="0" w:space="0" w:color="auto"/>
        <w:bottom w:val="none" w:sz="0" w:space="0" w:color="auto"/>
        <w:right w:val="none" w:sz="0" w:space="0" w:color="auto"/>
      </w:divBdr>
      <w:divsChild>
        <w:div w:id="1417286483">
          <w:marLeft w:val="1166"/>
          <w:marRight w:val="0"/>
          <w:marTop w:val="0"/>
          <w:marBottom w:val="0"/>
          <w:divBdr>
            <w:top w:val="none" w:sz="0" w:space="0" w:color="auto"/>
            <w:left w:val="none" w:sz="0" w:space="0" w:color="auto"/>
            <w:bottom w:val="none" w:sz="0" w:space="0" w:color="auto"/>
            <w:right w:val="none" w:sz="0" w:space="0" w:color="auto"/>
          </w:divBdr>
        </w:div>
      </w:divsChild>
    </w:div>
    <w:div w:id="1634023261">
      <w:bodyDiv w:val="1"/>
      <w:marLeft w:val="0"/>
      <w:marRight w:val="0"/>
      <w:marTop w:val="0"/>
      <w:marBottom w:val="0"/>
      <w:divBdr>
        <w:top w:val="none" w:sz="0" w:space="0" w:color="auto"/>
        <w:left w:val="none" w:sz="0" w:space="0" w:color="auto"/>
        <w:bottom w:val="none" w:sz="0" w:space="0" w:color="auto"/>
        <w:right w:val="none" w:sz="0" w:space="0" w:color="auto"/>
      </w:divBdr>
    </w:div>
    <w:div w:id="1640921414">
      <w:bodyDiv w:val="1"/>
      <w:marLeft w:val="0"/>
      <w:marRight w:val="0"/>
      <w:marTop w:val="0"/>
      <w:marBottom w:val="0"/>
      <w:divBdr>
        <w:top w:val="none" w:sz="0" w:space="0" w:color="auto"/>
        <w:left w:val="none" w:sz="0" w:space="0" w:color="auto"/>
        <w:bottom w:val="none" w:sz="0" w:space="0" w:color="auto"/>
        <w:right w:val="none" w:sz="0" w:space="0" w:color="auto"/>
      </w:divBdr>
    </w:div>
    <w:div w:id="1649439276">
      <w:bodyDiv w:val="1"/>
      <w:marLeft w:val="0"/>
      <w:marRight w:val="0"/>
      <w:marTop w:val="0"/>
      <w:marBottom w:val="0"/>
      <w:divBdr>
        <w:top w:val="none" w:sz="0" w:space="0" w:color="auto"/>
        <w:left w:val="none" w:sz="0" w:space="0" w:color="auto"/>
        <w:bottom w:val="none" w:sz="0" w:space="0" w:color="auto"/>
        <w:right w:val="none" w:sz="0" w:space="0" w:color="auto"/>
      </w:divBdr>
      <w:divsChild>
        <w:div w:id="1769353108">
          <w:marLeft w:val="1166"/>
          <w:marRight w:val="0"/>
          <w:marTop w:val="0"/>
          <w:marBottom w:val="0"/>
          <w:divBdr>
            <w:top w:val="none" w:sz="0" w:space="0" w:color="auto"/>
            <w:left w:val="none" w:sz="0" w:space="0" w:color="auto"/>
            <w:bottom w:val="none" w:sz="0" w:space="0" w:color="auto"/>
            <w:right w:val="none" w:sz="0" w:space="0" w:color="auto"/>
          </w:divBdr>
        </w:div>
      </w:divsChild>
    </w:div>
    <w:div w:id="1664315217">
      <w:bodyDiv w:val="1"/>
      <w:marLeft w:val="0"/>
      <w:marRight w:val="0"/>
      <w:marTop w:val="0"/>
      <w:marBottom w:val="0"/>
      <w:divBdr>
        <w:top w:val="none" w:sz="0" w:space="0" w:color="auto"/>
        <w:left w:val="none" w:sz="0" w:space="0" w:color="auto"/>
        <w:bottom w:val="none" w:sz="0" w:space="0" w:color="auto"/>
        <w:right w:val="none" w:sz="0" w:space="0" w:color="auto"/>
      </w:divBdr>
      <w:divsChild>
        <w:div w:id="269437012">
          <w:marLeft w:val="1166"/>
          <w:marRight w:val="0"/>
          <w:marTop w:val="0"/>
          <w:marBottom w:val="0"/>
          <w:divBdr>
            <w:top w:val="none" w:sz="0" w:space="0" w:color="auto"/>
            <w:left w:val="none" w:sz="0" w:space="0" w:color="auto"/>
            <w:bottom w:val="none" w:sz="0" w:space="0" w:color="auto"/>
            <w:right w:val="none" w:sz="0" w:space="0" w:color="auto"/>
          </w:divBdr>
        </w:div>
        <w:div w:id="768039058">
          <w:marLeft w:val="446"/>
          <w:marRight w:val="0"/>
          <w:marTop w:val="0"/>
          <w:marBottom w:val="0"/>
          <w:divBdr>
            <w:top w:val="none" w:sz="0" w:space="0" w:color="auto"/>
            <w:left w:val="none" w:sz="0" w:space="0" w:color="auto"/>
            <w:bottom w:val="none" w:sz="0" w:space="0" w:color="auto"/>
            <w:right w:val="none" w:sz="0" w:space="0" w:color="auto"/>
          </w:divBdr>
        </w:div>
      </w:divsChild>
    </w:div>
    <w:div w:id="1676760715">
      <w:bodyDiv w:val="1"/>
      <w:marLeft w:val="0"/>
      <w:marRight w:val="0"/>
      <w:marTop w:val="0"/>
      <w:marBottom w:val="0"/>
      <w:divBdr>
        <w:top w:val="none" w:sz="0" w:space="0" w:color="auto"/>
        <w:left w:val="none" w:sz="0" w:space="0" w:color="auto"/>
        <w:bottom w:val="none" w:sz="0" w:space="0" w:color="auto"/>
        <w:right w:val="none" w:sz="0" w:space="0" w:color="auto"/>
      </w:divBdr>
    </w:div>
    <w:div w:id="1687364745">
      <w:bodyDiv w:val="1"/>
      <w:marLeft w:val="0"/>
      <w:marRight w:val="0"/>
      <w:marTop w:val="0"/>
      <w:marBottom w:val="0"/>
      <w:divBdr>
        <w:top w:val="none" w:sz="0" w:space="0" w:color="auto"/>
        <w:left w:val="none" w:sz="0" w:space="0" w:color="auto"/>
        <w:bottom w:val="none" w:sz="0" w:space="0" w:color="auto"/>
        <w:right w:val="none" w:sz="0" w:space="0" w:color="auto"/>
      </w:divBdr>
    </w:div>
    <w:div w:id="1691955301">
      <w:bodyDiv w:val="1"/>
      <w:marLeft w:val="0"/>
      <w:marRight w:val="0"/>
      <w:marTop w:val="0"/>
      <w:marBottom w:val="0"/>
      <w:divBdr>
        <w:top w:val="none" w:sz="0" w:space="0" w:color="auto"/>
        <w:left w:val="none" w:sz="0" w:space="0" w:color="auto"/>
        <w:bottom w:val="none" w:sz="0" w:space="0" w:color="auto"/>
        <w:right w:val="none" w:sz="0" w:space="0" w:color="auto"/>
      </w:divBdr>
    </w:div>
    <w:div w:id="1698770131">
      <w:bodyDiv w:val="1"/>
      <w:marLeft w:val="0"/>
      <w:marRight w:val="0"/>
      <w:marTop w:val="0"/>
      <w:marBottom w:val="0"/>
      <w:divBdr>
        <w:top w:val="none" w:sz="0" w:space="0" w:color="auto"/>
        <w:left w:val="none" w:sz="0" w:space="0" w:color="auto"/>
        <w:bottom w:val="none" w:sz="0" w:space="0" w:color="auto"/>
        <w:right w:val="none" w:sz="0" w:space="0" w:color="auto"/>
      </w:divBdr>
    </w:div>
    <w:div w:id="1702700869">
      <w:bodyDiv w:val="1"/>
      <w:marLeft w:val="0"/>
      <w:marRight w:val="0"/>
      <w:marTop w:val="0"/>
      <w:marBottom w:val="0"/>
      <w:divBdr>
        <w:top w:val="none" w:sz="0" w:space="0" w:color="auto"/>
        <w:left w:val="none" w:sz="0" w:space="0" w:color="auto"/>
        <w:bottom w:val="none" w:sz="0" w:space="0" w:color="auto"/>
        <w:right w:val="none" w:sz="0" w:space="0" w:color="auto"/>
      </w:divBdr>
      <w:divsChild>
        <w:div w:id="504513124">
          <w:marLeft w:val="0"/>
          <w:marRight w:val="0"/>
          <w:marTop w:val="0"/>
          <w:marBottom w:val="0"/>
          <w:divBdr>
            <w:top w:val="none" w:sz="0" w:space="0" w:color="auto"/>
            <w:left w:val="none" w:sz="0" w:space="0" w:color="auto"/>
            <w:bottom w:val="none" w:sz="0" w:space="0" w:color="auto"/>
            <w:right w:val="none" w:sz="0" w:space="0" w:color="auto"/>
          </w:divBdr>
        </w:div>
      </w:divsChild>
    </w:div>
    <w:div w:id="1708334945">
      <w:bodyDiv w:val="1"/>
      <w:marLeft w:val="0"/>
      <w:marRight w:val="0"/>
      <w:marTop w:val="0"/>
      <w:marBottom w:val="0"/>
      <w:divBdr>
        <w:top w:val="none" w:sz="0" w:space="0" w:color="auto"/>
        <w:left w:val="none" w:sz="0" w:space="0" w:color="auto"/>
        <w:bottom w:val="none" w:sz="0" w:space="0" w:color="auto"/>
        <w:right w:val="none" w:sz="0" w:space="0" w:color="auto"/>
      </w:divBdr>
      <w:divsChild>
        <w:div w:id="165554989">
          <w:marLeft w:val="446"/>
          <w:marRight w:val="0"/>
          <w:marTop w:val="0"/>
          <w:marBottom w:val="0"/>
          <w:divBdr>
            <w:top w:val="none" w:sz="0" w:space="0" w:color="auto"/>
            <w:left w:val="none" w:sz="0" w:space="0" w:color="auto"/>
            <w:bottom w:val="none" w:sz="0" w:space="0" w:color="auto"/>
            <w:right w:val="none" w:sz="0" w:space="0" w:color="auto"/>
          </w:divBdr>
        </w:div>
        <w:div w:id="202062848">
          <w:marLeft w:val="446"/>
          <w:marRight w:val="0"/>
          <w:marTop w:val="0"/>
          <w:marBottom w:val="0"/>
          <w:divBdr>
            <w:top w:val="none" w:sz="0" w:space="0" w:color="auto"/>
            <w:left w:val="none" w:sz="0" w:space="0" w:color="auto"/>
            <w:bottom w:val="none" w:sz="0" w:space="0" w:color="auto"/>
            <w:right w:val="none" w:sz="0" w:space="0" w:color="auto"/>
          </w:divBdr>
        </w:div>
        <w:div w:id="541746363">
          <w:marLeft w:val="446"/>
          <w:marRight w:val="0"/>
          <w:marTop w:val="0"/>
          <w:marBottom w:val="0"/>
          <w:divBdr>
            <w:top w:val="none" w:sz="0" w:space="0" w:color="auto"/>
            <w:left w:val="none" w:sz="0" w:space="0" w:color="auto"/>
            <w:bottom w:val="none" w:sz="0" w:space="0" w:color="auto"/>
            <w:right w:val="none" w:sz="0" w:space="0" w:color="auto"/>
          </w:divBdr>
        </w:div>
      </w:divsChild>
    </w:div>
    <w:div w:id="1715496473">
      <w:bodyDiv w:val="1"/>
      <w:marLeft w:val="0"/>
      <w:marRight w:val="0"/>
      <w:marTop w:val="0"/>
      <w:marBottom w:val="0"/>
      <w:divBdr>
        <w:top w:val="none" w:sz="0" w:space="0" w:color="auto"/>
        <w:left w:val="none" w:sz="0" w:space="0" w:color="auto"/>
        <w:bottom w:val="none" w:sz="0" w:space="0" w:color="auto"/>
        <w:right w:val="none" w:sz="0" w:space="0" w:color="auto"/>
      </w:divBdr>
    </w:div>
    <w:div w:id="1724329741">
      <w:bodyDiv w:val="1"/>
      <w:marLeft w:val="0"/>
      <w:marRight w:val="0"/>
      <w:marTop w:val="0"/>
      <w:marBottom w:val="0"/>
      <w:divBdr>
        <w:top w:val="none" w:sz="0" w:space="0" w:color="auto"/>
        <w:left w:val="none" w:sz="0" w:space="0" w:color="auto"/>
        <w:bottom w:val="none" w:sz="0" w:space="0" w:color="auto"/>
        <w:right w:val="none" w:sz="0" w:space="0" w:color="auto"/>
      </w:divBdr>
    </w:div>
    <w:div w:id="1757433336">
      <w:bodyDiv w:val="1"/>
      <w:marLeft w:val="0"/>
      <w:marRight w:val="0"/>
      <w:marTop w:val="0"/>
      <w:marBottom w:val="0"/>
      <w:divBdr>
        <w:top w:val="none" w:sz="0" w:space="0" w:color="auto"/>
        <w:left w:val="none" w:sz="0" w:space="0" w:color="auto"/>
        <w:bottom w:val="none" w:sz="0" w:space="0" w:color="auto"/>
        <w:right w:val="none" w:sz="0" w:space="0" w:color="auto"/>
      </w:divBdr>
    </w:div>
    <w:div w:id="1846044129">
      <w:bodyDiv w:val="1"/>
      <w:marLeft w:val="0"/>
      <w:marRight w:val="0"/>
      <w:marTop w:val="0"/>
      <w:marBottom w:val="0"/>
      <w:divBdr>
        <w:top w:val="none" w:sz="0" w:space="0" w:color="auto"/>
        <w:left w:val="none" w:sz="0" w:space="0" w:color="auto"/>
        <w:bottom w:val="none" w:sz="0" w:space="0" w:color="auto"/>
        <w:right w:val="none" w:sz="0" w:space="0" w:color="auto"/>
      </w:divBdr>
    </w:div>
    <w:div w:id="1858349515">
      <w:bodyDiv w:val="1"/>
      <w:marLeft w:val="0"/>
      <w:marRight w:val="0"/>
      <w:marTop w:val="0"/>
      <w:marBottom w:val="0"/>
      <w:divBdr>
        <w:top w:val="none" w:sz="0" w:space="0" w:color="auto"/>
        <w:left w:val="none" w:sz="0" w:space="0" w:color="auto"/>
        <w:bottom w:val="none" w:sz="0" w:space="0" w:color="auto"/>
        <w:right w:val="none" w:sz="0" w:space="0" w:color="auto"/>
      </w:divBdr>
    </w:div>
    <w:div w:id="1862861071">
      <w:bodyDiv w:val="1"/>
      <w:marLeft w:val="0"/>
      <w:marRight w:val="0"/>
      <w:marTop w:val="0"/>
      <w:marBottom w:val="0"/>
      <w:divBdr>
        <w:top w:val="none" w:sz="0" w:space="0" w:color="auto"/>
        <w:left w:val="none" w:sz="0" w:space="0" w:color="auto"/>
        <w:bottom w:val="none" w:sz="0" w:space="0" w:color="auto"/>
        <w:right w:val="none" w:sz="0" w:space="0" w:color="auto"/>
      </w:divBdr>
      <w:divsChild>
        <w:div w:id="145325585">
          <w:marLeft w:val="1166"/>
          <w:marRight w:val="0"/>
          <w:marTop w:val="0"/>
          <w:marBottom w:val="0"/>
          <w:divBdr>
            <w:top w:val="none" w:sz="0" w:space="0" w:color="auto"/>
            <w:left w:val="none" w:sz="0" w:space="0" w:color="auto"/>
            <w:bottom w:val="none" w:sz="0" w:space="0" w:color="auto"/>
            <w:right w:val="none" w:sz="0" w:space="0" w:color="auto"/>
          </w:divBdr>
        </w:div>
        <w:div w:id="727220071">
          <w:marLeft w:val="1166"/>
          <w:marRight w:val="0"/>
          <w:marTop w:val="0"/>
          <w:marBottom w:val="0"/>
          <w:divBdr>
            <w:top w:val="none" w:sz="0" w:space="0" w:color="auto"/>
            <w:left w:val="none" w:sz="0" w:space="0" w:color="auto"/>
            <w:bottom w:val="none" w:sz="0" w:space="0" w:color="auto"/>
            <w:right w:val="none" w:sz="0" w:space="0" w:color="auto"/>
          </w:divBdr>
        </w:div>
        <w:div w:id="906916268">
          <w:marLeft w:val="1166"/>
          <w:marRight w:val="0"/>
          <w:marTop w:val="0"/>
          <w:marBottom w:val="0"/>
          <w:divBdr>
            <w:top w:val="none" w:sz="0" w:space="0" w:color="auto"/>
            <w:left w:val="none" w:sz="0" w:space="0" w:color="auto"/>
            <w:bottom w:val="none" w:sz="0" w:space="0" w:color="auto"/>
            <w:right w:val="none" w:sz="0" w:space="0" w:color="auto"/>
          </w:divBdr>
        </w:div>
        <w:div w:id="1083644146">
          <w:marLeft w:val="1166"/>
          <w:marRight w:val="0"/>
          <w:marTop w:val="0"/>
          <w:marBottom w:val="0"/>
          <w:divBdr>
            <w:top w:val="none" w:sz="0" w:space="0" w:color="auto"/>
            <w:left w:val="none" w:sz="0" w:space="0" w:color="auto"/>
            <w:bottom w:val="none" w:sz="0" w:space="0" w:color="auto"/>
            <w:right w:val="none" w:sz="0" w:space="0" w:color="auto"/>
          </w:divBdr>
        </w:div>
        <w:div w:id="1170872191">
          <w:marLeft w:val="1166"/>
          <w:marRight w:val="0"/>
          <w:marTop w:val="0"/>
          <w:marBottom w:val="0"/>
          <w:divBdr>
            <w:top w:val="none" w:sz="0" w:space="0" w:color="auto"/>
            <w:left w:val="none" w:sz="0" w:space="0" w:color="auto"/>
            <w:bottom w:val="none" w:sz="0" w:space="0" w:color="auto"/>
            <w:right w:val="none" w:sz="0" w:space="0" w:color="auto"/>
          </w:divBdr>
        </w:div>
        <w:div w:id="1207571803">
          <w:marLeft w:val="1166"/>
          <w:marRight w:val="0"/>
          <w:marTop w:val="0"/>
          <w:marBottom w:val="0"/>
          <w:divBdr>
            <w:top w:val="none" w:sz="0" w:space="0" w:color="auto"/>
            <w:left w:val="none" w:sz="0" w:space="0" w:color="auto"/>
            <w:bottom w:val="none" w:sz="0" w:space="0" w:color="auto"/>
            <w:right w:val="none" w:sz="0" w:space="0" w:color="auto"/>
          </w:divBdr>
        </w:div>
        <w:div w:id="1299533775">
          <w:marLeft w:val="1166"/>
          <w:marRight w:val="0"/>
          <w:marTop w:val="0"/>
          <w:marBottom w:val="0"/>
          <w:divBdr>
            <w:top w:val="none" w:sz="0" w:space="0" w:color="auto"/>
            <w:left w:val="none" w:sz="0" w:space="0" w:color="auto"/>
            <w:bottom w:val="none" w:sz="0" w:space="0" w:color="auto"/>
            <w:right w:val="none" w:sz="0" w:space="0" w:color="auto"/>
          </w:divBdr>
        </w:div>
        <w:div w:id="1355495796">
          <w:marLeft w:val="1166"/>
          <w:marRight w:val="0"/>
          <w:marTop w:val="0"/>
          <w:marBottom w:val="0"/>
          <w:divBdr>
            <w:top w:val="none" w:sz="0" w:space="0" w:color="auto"/>
            <w:left w:val="none" w:sz="0" w:space="0" w:color="auto"/>
            <w:bottom w:val="none" w:sz="0" w:space="0" w:color="auto"/>
            <w:right w:val="none" w:sz="0" w:space="0" w:color="auto"/>
          </w:divBdr>
        </w:div>
        <w:div w:id="1587298320">
          <w:marLeft w:val="1166"/>
          <w:marRight w:val="0"/>
          <w:marTop w:val="0"/>
          <w:marBottom w:val="0"/>
          <w:divBdr>
            <w:top w:val="none" w:sz="0" w:space="0" w:color="auto"/>
            <w:left w:val="none" w:sz="0" w:space="0" w:color="auto"/>
            <w:bottom w:val="none" w:sz="0" w:space="0" w:color="auto"/>
            <w:right w:val="none" w:sz="0" w:space="0" w:color="auto"/>
          </w:divBdr>
        </w:div>
        <w:div w:id="2123647397">
          <w:marLeft w:val="1166"/>
          <w:marRight w:val="0"/>
          <w:marTop w:val="0"/>
          <w:marBottom w:val="0"/>
          <w:divBdr>
            <w:top w:val="none" w:sz="0" w:space="0" w:color="auto"/>
            <w:left w:val="none" w:sz="0" w:space="0" w:color="auto"/>
            <w:bottom w:val="none" w:sz="0" w:space="0" w:color="auto"/>
            <w:right w:val="none" w:sz="0" w:space="0" w:color="auto"/>
          </w:divBdr>
        </w:div>
      </w:divsChild>
    </w:div>
    <w:div w:id="1869022147">
      <w:bodyDiv w:val="1"/>
      <w:marLeft w:val="0"/>
      <w:marRight w:val="0"/>
      <w:marTop w:val="0"/>
      <w:marBottom w:val="0"/>
      <w:divBdr>
        <w:top w:val="none" w:sz="0" w:space="0" w:color="auto"/>
        <w:left w:val="none" w:sz="0" w:space="0" w:color="auto"/>
        <w:bottom w:val="none" w:sz="0" w:space="0" w:color="auto"/>
        <w:right w:val="none" w:sz="0" w:space="0" w:color="auto"/>
      </w:divBdr>
    </w:div>
    <w:div w:id="1870950431">
      <w:bodyDiv w:val="1"/>
      <w:marLeft w:val="0"/>
      <w:marRight w:val="0"/>
      <w:marTop w:val="0"/>
      <w:marBottom w:val="0"/>
      <w:divBdr>
        <w:top w:val="none" w:sz="0" w:space="0" w:color="auto"/>
        <w:left w:val="none" w:sz="0" w:space="0" w:color="auto"/>
        <w:bottom w:val="none" w:sz="0" w:space="0" w:color="auto"/>
        <w:right w:val="none" w:sz="0" w:space="0" w:color="auto"/>
      </w:divBdr>
    </w:div>
    <w:div w:id="1876234429">
      <w:bodyDiv w:val="1"/>
      <w:marLeft w:val="0"/>
      <w:marRight w:val="0"/>
      <w:marTop w:val="0"/>
      <w:marBottom w:val="0"/>
      <w:divBdr>
        <w:top w:val="none" w:sz="0" w:space="0" w:color="auto"/>
        <w:left w:val="none" w:sz="0" w:space="0" w:color="auto"/>
        <w:bottom w:val="none" w:sz="0" w:space="0" w:color="auto"/>
        <w:right w:val="none" w:sz="0" w:space="0" w:color="auto"/>
      </w:divBdr>
    </w:div>
    <w:div w:id="1886674674">
      <w:bodyDiv w:val="1"/>
      <w:marLeft w:val="0"/>
      <w:marRight w:val="0"/>
      <w:marTop w:val="0"/>
      <w:marBottom w:val="0"/>
      <w:divBdr>
        <w:top w:val="none" w:sz="0" w:space="0" w:color="auto"/>
        <w:left w:val="none" w:sz="0" w:space="0" w:color="auto"/>
        <w:bottom w:val="none" w:sz="0" w:space="0" w:color="auto"/>
        <w:right w:val="none" w:sz="0" w:space="0" w:color="auto"/>
      </w:divBdr>
      <w:divsChild>
        <w:div w:id="2097091885">
          <w:marLeft w:val="806"/>
          <w:marRight w:val="0"/>
          <w:marTop w:val="40"/>
          <w:marBottom w:val="40"/>
          <w:divBdr>
            <w:top w:val="none" w:sz="0" w:space="0" w:color="auto"/>
            <w:left w:val="none" w:sz="0" w:space="0" w:color="auto"/>
            <w:bottom w:val="none" w:sz="0" w:space="0" w:color="auto"/>
            <w:right w:val="none" w:sz="0" w:space="0" w:color="auto"/>
          </w:divBdr>
        </w:div>
      </w:divsChild>
    </w:div>
    <w:div w:id="1903566529">
      <w:bodyDiv w:val="1"/>
      <w:marLeft w:val="0"/>
      <w:marRight w:val="0"/>
      <w:marTop w:val="0"/>
      <w:marBottom w:val="0"/>
      <w:divBdr>
        <w:top w:val="none" w:sz="0" w:space="0" w:color="auto"/>
        <w:left w:val="none" w:sz="0" w:space="0" w:color="auto"/>
        <w:bottom w:val="none" w:sz="0" w:space="0" w:color="auto"/>
        <w:right w:val="none" w:sz="0" w:space="0" w:color="auto"/>
      </w:divBdr>
    </w:div>
    <w:div w:id="1908882684">
      <w:bodyDiv w:val="1"/>
      <w:marLeft w:val="0"/>
      <w:marRight w:val="0"/>
      <w:marTop w:val="0"/>
      <w:marBottom w:val="0"/>
      <w:divBdr>
        <w:top w:val="none" w:sz="0" w:space="0" w:color="auto"/>
        <w:left w:val="none" w:sz="0" w:space="0" w:color="auto"/>
        <w:bottom w:val="none" w:sz="0" w:space="0" w:color="auto"/>
        <w:right w:val="none" w:sz="0" w:space="0" w:color="auto"/>
      </w:divBdr>
      <w:divsChild>
        <w:div w:id="282351071">
          <w:marLeft w:val="806"/>
          <w:marRight w:val="0"/>
          <w:marTop w:val="40"/>
          <w:marBottom w:val="40"/>
          <w:divBdr>
            <w:top w:val="none" w:sz="0" w:space="0" w:color="auto"/>
            <w:left w:val="none" w:sz="0" w:space="0" w:color="auto"/>
            <w:bottom w:val="none" w:sz="0" w:space="0" w:color="auto"/>
            <w:right w:val="none" w:sz="0" w:space="0" w:color="auto"/>
          </w:divBdr>
        </w:div>
        <w:div w:id="1141918628">
          <w:marLeft w:val="806"/>
          <w:marRight w:val="0"/>
          <w:marTop w:val="40"/>
          <w:marBottom w:val="40"/>
          <w:divBdr>
            <w:top w:val="none" w:sz="0" w:space="0" w:color="auto"/>
            <w:left w:val="none" w:sz="0" w:space="0" w:color="auto"/>
            <w:bottom w:val="none" w:sz="0" w:space="0" w:color="auto"/>
            <w:right w:val="none" w:sz="0" w:space="0" w:color="auto"/>
          </w:divBdr>
        </w:div>
        <w:div w:id="1598636333">
          <w:marLeft w:val="331"/>
          <w:marRight w:val="0"/>
          <w:marTop w:val="100"/>
          <w:marBottom w:val="40"/>
          <w:divBdr>
            <w:top w:val="none" w:sz="0" w:space="0" w:color="auto"/>
            <w:left w:val="none" w:sz="0" w:space="0" w:color="auto"/>
            <w:bottom w:val="none" w:sz="0" w:space="0" w:color="auto"/>
            <w:right w:val="none" w:sz="0" w:space="0" w:color="auto"/>
          </w:divBdr>
        </w:div>
      </w:divsChild>
    </w:div>
    <w:div w:id="1912933507">
      <w:bodyDiv w:val="1"/>
      <w:marLeft w:val="0"/>
      <w:marRight w:val="0"/>
      <w:marTop w:val="0"/>
      <w:marBottom w:val="0"/>
      <w:divBdr>
        <w:top w:val="none" w:sz="0" w:space="0" w:color="auto"/>
        <w:left w:val="none" w:sz="0" w:space="0" w:color="auto"/>
        <w:bottom w:val="none" w:sz="0" w:space="0" w:color="auto"/>
        <w:right w:val="none" w:sz="0" w:space="0" w:color="auto"/>
      </w:divBdr>
    </w:div>
    <w:div w:id="1916086807">
      <w:bodyDiv w:val="1"/>
      <w:marLeft w:val="0"/>
      <w:marRight w:val="0"/>
      <w:marTop w:val="0"/>
      <w:marBottom w:val="0"/>
      <w:divBdr>
        <w:top w:val="none" w:sz="0" w:space="0" w:color="auto"/>
        <w:left w:val="none" w:sz="0" w:space="0" w:color="auto"/>
        <w:bottom w:val="none" w:sz="0" w:space="0" w:color="auto"/>
        <w:right w:val="none" w:sz="0" w:space="0" w:color="auto"/>
      </w:divBdr>
    </w:div>
    <w:div w:id="1923877614">
      <w:bodyDiv w:val="1"/>
      <w:marLeft w:val="0"/>
      <w:marRight w:val="0"/>
      <w:marTop w:val="0"/>
      <w:marBottom w:val="0"/>
      <w:divBdr>
        <w:top w:val="none" w:sz="0" w:space="0" w:color="auto"/>
        <w:left w:val="none" w:sz="0" w:space="0" w:color="auto"/>
        <w:bottom w:val="none" w:sz="0" w:space="0" w:color="auto"/>
        <w:right w:val="none" w:sz="0" w:space="0" w:color="auto"/>
      </w:divBdr>
    </w:div>
    <w:div w:id="1924559405">
      <w:bodyDiv w:val="1"/>
      <w:marLeft w:val="0"/>
      <w:marRight w:val="0"/>
      <w:marTop w:val="0"/>
      <w:marBottom w:val="0"/>
      <w:divBdr>
        <w:top w:val="none" w:sz="0" w:space="0" w:color="auto"/>
        <w:left w:val="none" w:sz="0" w:space="0" w:color="auto"/>
        <w:bottom w:val="none" w:sz="0" w:space="0" w:color="auto"/>
        <w:right w:val="none" w:sz="0" w:space="0" w:color="auto"/>
      </w:divBdr>
    </w:div>
    <w:div w:id="1927155126">
      <w:bodyDiv w:val="1"/>
      <w:marLeft w:val="0"/>
      <w:marRight w:val="0"/>
      <w:marTop w:val="0"/>
      <w:marBottom w:val="0"/>
      <w:divBdr>
        <w:top w:val="none" w:sz="0" w:space="0" w:color="auto"/>
        <w:left w:val="none" w:sz="0" w:space="0" w:color="auto"/>
        <w:bottom w:val="none" w:sz="0" w:space="0" w:color="auto"/>
        <w:right w:val="none" w:sz="0" w:space="0" w:color="auto"/>
      </w:divBdr>
      <w:divsChild>
        <w:div w:id="1814247935">
          <w:marLeft w:val="446"/>
          <w:marRight w:val="0"/>
          <w:marTop w:val="0"/>
          <w:marBottom w:val="0"/>
          <w:divBdr>
            <w:top w:val="none" w:sz="0" w:space="0" w:color="auto"/>
            <w:left w:val="none" w:sz="0" w:space="0" w:color="auto"/>
            <w:bottom w:val="none" w:sz="0" w:space="0" w:color="auto"/>
            <w:right w:val="none" w:sz="0" w:space="0" w:color="auto"/>
          </w:divBdr>
        </w:div>
      </w:divsChild>
    </w:div>
    <w:div w:id="1932544120">
      <w:bodyDiv w:val="1"/>
      <w:marLeft w:val="0"/>
      <w:marRight w:val="0"/>
      <w:marTop w:val="0"/>
      <w:marBottom w:val="0"/>
      <w:divBdr>
        <w:top w:val="none" w:sz="0" w:space="0" w:color="auto"/>
        <w:left w:val="none" w:sz="0" w:space="0" w:color="auto"/>
        <w:bottom w:val="none" w:sz="0" w:space="0" w:color="auto"/>
        <w:right w:val="none" w:sz="0" w:space="0" w:color="auto"/>
      </w:divBdr>
    </w:div>
    <w:div w:id="1976986012">
      <w:bodyDiv w:val="1"/>
      <w:marLeft w:val="0"/>
      <w:marRight w:val="0"/>
      <w:marTop w:val="0"/>
      <w:marBottom w:val="0"/>
      <w:divBdr>
        <w:top w:val="none" w:sz="0" w:space="0" w:color="auto"/>
        <w:left w:val="none" w:sz="0" w:space="0" w:color="auto"/>
        <w:bottom w:val="none" w:sz="0" w:space="0" w:color="auto"/>
        <w:right w:val="none" w:sz="0" w:space="0" w:color="auto"/>
      </w:divBdr>
    </w:div>
    <w:div w:id="2005549383">
      <w:bodyDiv w:val="1"/>
      <w:marLeft w:val="0"/>
      <w:marRight w:val="0"/>
      <w:marTop w:val="0"/>
      <w:marBottom w:val="0"/>
      <w:divBdr>
        <w:top w:val="none" w:sz="0" w:space="0" w:color="auto"/>
        <w:left w:val="none" w:sz="0" w:space="0" w:color="auto"/>
        <w:bottom w:val="none" w:sz="0" w:space="0" w:color="auto"/>
        <w:right w:val="none" w:sz="0" w:space="0" w:color="auto"/>
      </w:divBdr>
    </w:div>
    <w:div w:id="2008826487">
      <w:bodyDiv w:val="1"/>
      <w:marLeft w:val="0"/>
      <w:marRight w:val="0"/>
      <w:marTop w:val="0"/>
      <w:marBottom w:val="0"/>
      <w:divBdr>
        <w:top w:val="none" w:sz="0" w:space="0" w:color="auto"/>
        <w:left w:val="none" w:sz="0" w:space="0" w:color="auto"/>
        <w:bottom w:val="none" w:sz="0" w:space="0" w:color="auto"/>
        <w:right w:val="none" w:sz="0" w:space="0" w:color="auto"/>
      </w:divBdr>
      <w:divsChild>
        <w:div w:id="339738722">
          <w:marLeft w:val="0"/>
          <w:marRight w:val="0"/>
          <w:marTop w:val="0"/>
          <w:marBottom w:val="0"/>
          <w:divBdr>
            <w:top w:val="none" w:sz="0" w:space="0" w:color="auto"/>
            <w:left w:val="none" w:sz="0" w:space="0" w:color="auto"/>
            <w:bottom w:val="none" w:sz="0" w:space="0" w:color="auto"/>
            <w:right w:val="none" w:sz="0" w:space="0" w:color="auto"/>
          </w:divBdr>
        </w:div>
      </w:divsChild>
    </w:div>
    <w:div w:id="2036424424">
      <w:bodyDiv w:val="1"/>
      <w:marLeft w:val="0"/>
      <w:marRight w:val="0"/>
      <w:marTop w:val="0"/>
      <w:marBottom w:val="0"/>
      <w:divBdr>
        <w:top w:val="none" w:sz="0" w:space="0" w:color="auto"/>
        <w:left w:val="none" w:sz="0" w:space="0" w:color="auto"/>
        <w:bottom w:val="none" w:sz="0" w:space="0" w:color="auto"/>
        <w:right w:val="none" w:sz="0" w:space="0" w:color="auto"/>
      </w:divBdr>
    </w:div>
    <w:div w:id="2047825734">
      <w:bodyDiv w:val="1"/>
      <w:marLeft w:val="0"/>
      <w:marRight w:val="0"/>
      <w:marTop w:val="0"/>
      <w:marBottom w:val="0"/>
      <w:divBdr>
        <w:top w:val="none" w:sz="0" w:space="0" w:color="auto"/>
        <w:left w:val="none" w:sz="0" w:space="0" w:color="auto"/>
        <w:bottom w:val="none" w:sz="0" w:space="0" w:color="auto"/>
        <w:right w:val="none" w:sz="0" w:space="0" w:color="auto"/>
      </w:divBdr>
    </w:div>
    <w:div w:id="2055081575">
      <w:bodyDiv w:val="1"/>
      <w:marLeft w:val="0"/>
      <w:marRight w:val="0"/>
      <w:marTop w:val="0"/>
      <w:marBottom w:val="0"/>
      <w:divBdr>
        <w:top w:val="none" w:sz="0" w:space="0" w:color="auto"/>
        <w:left w:val="none" w:sz="0" w:space="0" w:color="auto"/>
        <w:bottom w:val="none" w:sz="0" w:space="0" w:color="auto"/>
        <w:right w:val="none" w:sz="0" w:space="0" w:color="auto"/>
      </w:divBdr>
    </w:div>
    <w:div w:id="2068649018">
      <w:bodyDiv w:val="1"/>
      <w:marLeft w:val="0"/>
      <w:marRight w:val="0"/>
      <w:marTop w:val="0"/>
      <w:marBottom w:val="0"/>
      <w:divBdr>
        <w:top w:val="none" w:sz="0" w:space="0" w:color="auto"/>
        <w:left w:val="none" w:sz="0" w:space="0" w:color="auto"/>
        <w:bottom w:val="none" w:sz="0" w:space="0" w:color="auto"/>
        <w:right w:val="none" w:sz="0" w:space="0" w:color="auto"/>
      </w:divBdr>
    </w:div>
    <w:div w:id="2075278789">
      <w:bodyDiv w:val="1"/>
      <w:marLeft w:val="0"/>
      <w:marRight w:val="0"/>
      <w:marTop w:val="0"/>
      <w:marBottom w:val="0"/>
      <w:divBdr>
        <w:top w:val="none" w:sz="0" w:space="0" w:color="auto"/>
        <w:left w:val="none" w:sz="0" w:space="0" w:color="auto"/>
        <w:bottom w:val="none" w:sz="0" w:space="0" w:color="auto"/>
        <w:right w:val="none" w:sz="0" w:space="0" w:color="auto"/>
      </w:divBdr>
    </w:div>
    <w:div w:id="2089494174">
      <w:bodyDiv w:val="1"/>
      <w:marLeft w:val="0"/>
      <w:marRight w:val="0"/>
      <w:marTop w:val="0"/>
      <w:marBottom w:val="0"/>
      <w:divBdr>
        <w:top w:val="none" w:sz="0" w:space="0" w:color="auto"/>
        <w:left w:val="none" w:sz="0" w:space="0" w:color="auto"/>
        <w:bottom w:val="none" w:sz="0" w:space="0" w:color="auto"/>
        <w:right w:val="none" w:sz="0" w:space="0" w:color="auto"/>
      </w:divBdr>
    </w:div>
    <w:div w:id="2091462435">
      <w:bodyDiv w:val="1"/>
      <w:marLeft w:val="0"/>
      <w:marRight w:val="0"/>
      <w:marTop w:val="0"/>
      <w:marBottom w:val="0"/>
      <w:divBdr>
        <w:top w:val="none" w:sz="0" w:space="0" w:color="auto"/>
        <w:left w:val="none" w:sz="0" w:space="0" w:color="auto"/>
        <w:bottom w:val="none" w:sz="0" w:space="0" w:color="auto"/>
        <w:right w:val="none" w:sz="0" w:space="0" w:color="auto"/>
      </w:divBdr>
    </w:div>
    <w:div w:id="2106725446">
      <w:bodyDiv w:val="1"/>
      <w:marLeft w:val="0"/>
      <w:marRight w:val="0"/>
      <w:marTop w:val="0"/>
      <w:marBottom w:val="0"/>
      <w:divBdr>
        <w:top w:val="none" w:sz="0" w:space="0" w:color="auto"/>
        <w:left w:val="none" w:sz="0" w:space="0" w:color="auto"/>
        <w:bottom w:val="none" w:sz="0" w:space="0" w:color="auto"/>
        <w:right w:val="none" w:sz="0" w:space="0" w:color="auto"/>
      </w:divBdr>
      <w:divsChild>
        <w:div w:id="254628302">
          <w:marLeft w:val="446"/>
          <w:marRight w:val="0"/>
          <w:marTop w:val="0"/>
          <w:marBottom w:val="0"/>
          <w:divBdr>
            <w:top w:val="none" w:sz="0" w:space="0" w:color="auto"/>
            <w:left w:val="none" w:sz="0" w:space="0" w:color="auto"/>
            <w:bottom w:val="none" w:sz="0" w:space="0" w:color="auto"/>
            <w:right w:val="none" w:sz="0" w:space="0" w:color="auto"/>
          </w:divBdr>
        </w:div>
        <w:div w:id="432866186">
          <w:marLeft w:val="446"/>
          <w:marRight w:val="0"/>
          <w:marTop w:val="0"/>
          <w:marBottom w:val="0"/>
          <w:divBdr>
            <w:top w:val="none" w:sz="0" w:space="0" w:color="auto"/>
            <w:left w:val="none" w:sz="0" w:space="0" w:color="auto"/>
            <w:bottom w:val="none" w:sz="0" w:space="0" w:color="auto"/>
            <w:right w:val="none" w:sz="0" w:space="0" w:color="auto"/>
          </w:divBdr>
        </w:div>
        <w:div w:id="1835996949">
          <w:marLeft w:val="1166"/>
          <w:marRight w:val="0"/>
          <w:marTop w:val="0"/>
          <w:marBottom w:val="0"/>
          <w:divBdr>
            <w:top w:val="none" w:sz="0" w:space="0" w:color="auto"/>
            <w:left w:val="none" w:sz="0" w:space="0" w:color="auto"/>
            <w:bottom w:val="none" w:sz="0" w:space="0" w:color="auto"/>
            <w:right w:val="none" w:sz="0" w:space="0" w:color="auto"/>
          </w:divBdr>
        </w:div>
        <w:div w:id="2059669004">
          <w:marLeft w:val="446"/>
          <w:marRight w:val="0"/>
          <w:marTop w:val="0"/>
          <w:marBottom w:val="0"/>
          <w:divBdr>
            <w:top w:val="none" w:sz="0" w:space="0" w:color="auto"/>
            <w:left w:val="none" w:sz="0" w:space="0" w:color="auto"/>
            <w:bottom w:val="none" w:sz="0" w:space="0" w:color="auto"/>
            <w:right w:val="none" w:sz="0" w:space="0" w:color="auto"/>
          </w:divBdr>
        </w:div>
      </w:divsChild>
    </w:div>
    <w:div w:id="212221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emf"/><Relationship Id="rId76" Type="http://schemas.openxmlformats.org/officeDocument/2006/relationships/hyperlink" Target="https://asos1.sharepoint.com/:x:/r/sites/WholesaleStrategic/_layouts/15/doc2.aspx?sourcedoc=%7B111e79cb-0956-4bdc-8980-04ad92840396%7D&amp;action=edit&amp;activeCell=%27ACTIONS%26ISSUES%27%21E30&amp;wdinitialsession=f00eb78d-ec2b-4c39-8655-ff8e95a16463&amp;wdrldsc=10&amp;wdrldc=1&amp;wdrldr=AccessTokenExpiredWarning%2CRefreshingExpiredAccessT&amp;isSPOFile=1" TargetMode="External"/><Relationship Id="rId84" Type="http://schemas.openxmlformats.org/officeDocument/2006/relationships/package" Target="embeddings/Microsoft_Excel_Worksheet4.xlsx"/><Relationship Id="rId89" Type="http://schemas.openxmlformats.org/officeDocument/2006/relationships/image" Target="media/image67.emf"/><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0.png"/><Relationship Id="rId79" Type="http://schemas.openxmlformats.org/officeDocument/2006/relationships/image" Target="media/image62.emf"/><Relationship Id="rId87" Type="http://schemas.openxmlformats.org/officeDocument/2006/relationships/image" Target="media/image66.emf"/><Relationship Id="rId5" Type="http://schemas.openxmlformats.org/officeDocument/2006/relationships/numbering" Target="numbering.xml"/><Relationship Id="rId61" Type="http://schemas.openxmlformats.org/officeDocument/2006/relationships/image" Target="media/image48.png"/><Relationship Id="rId82" Type="http://schemas.openxmlformats.org/officeDocument/2006/relationships/package" Target="embeddings/Microsoft_Excel_Worksheet3.xlsx"/><Relationship Id="rId90" Type="http://schemas.openxmlformats.org/officeDocument/2006/relationships/package" Target="embeddings/Microsoft_Excel_Worksheet7.xlsx"/><Relationship Id="rId95"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package" Target="embeddings/Microsoft_Excel_Macro-Enabled_Worksheet.xlsm"/><Relationship Id="rId77" Type="http://schemas.openxmlformats.org/officeDocument/2006/relationships/image" Target="media/image61.emf"/><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8.png"/><Relationship Id="rId80" Type="http://schemas.openxmlformats.org/officeDocument/2006/relationships/package" Target="embeddings/Microsoft_Excel_Worksheet2.xlsx"/><Relationship Id="rId85" Type="http://schemas.openxmlformats.org/officeDocument/2006/relationships/image" Target="media/image65.emf"/><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6.png"/><Relationship Id="rId75" Type="http://schemas.openxmlformats.org/officeDocument/2006/relationships/package" Target="embeddings/Microsoft_Excel_Macro-Enabled_Worksheet1.xlsm"/><Relationship Id="rId83" Type="http://schemas.openxmlformats.org/officeDocument/2006/relationships/image" Target="media/image64.emf"/><Relationship Id="rId88" Type="http://schemas.openxmlformats.org/officeDocument/2006/relationships/package" Target="embeddings/Microsoft_Excel_Worksheet6.xlsx"/><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59.png"/><Relationship Id="rId78" Type="http://schemas.openxmlformats.org/officeDocument/2006/relationships/package" Target="embeddings/Microsoft_Excel_Worksheet.xlsx"/><Relationship Id="rId81" Type="http://schemas.openxmlformats.org/officeDocument/2006/relationships/image" Target="media/image63.emf"/><Relationship Id="rId86" Type="http://schemas.openxmlformats.org/officeDocument/2006/relationships/package" Target="embeddings/Microsoft_Excel_Worksheet5.xlsx"/><Relationship Id="rId9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9EFCE6E6696247B6CB92E7E7414546" ma:contentTypeVersion="10" ma:contentTypeDescription="Create a new document." ma:contentTypeScope="" ma:versionID="b402e9878deceaa52f9152916b790d40">
  <xsd:schema xmlns:xsd="http://www.w3.org/2001/XMLSchema" xmlns:xs="http://www.w3.org/2001/XMLSchema" xmlns:p="http://schemas.microsoft.com/office/2006/metadata/properties" xmlns:ns2="bab05a41-8258-4242-9662-5640c7b0000b" xmlns:ns3="c372e04d-2fee-435a-af44-26a17319448f" targetNamespace="http://schemas.microsoft.com/office/2006/metadata/properties" ma:root="true" ma:fieldsID="689346952285c9f1bf33b12655d5652d" ns2:_="" ns3:_="">
    <xsd:import namespace="bab05a41-8258-4242-9662-5640c7b0000b"/>
    <xsd:import namespace="c372e04d-2fee-435a-af44-26a17319448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05a41-8258-4242-9662-5640c7b000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72e04d-2fee-435a-af44-26a17319448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021761-89AC-4AB2-9D57-01713B539C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b05a41-8258-4242-9662-5640c7b0000b"/>
    <ds:schemaRef ds:uri="c372e04d-2fee-435a-af44-26a173194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58F5EA-8435-40A2-BDA3-B14795E66BC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9760E4-26D6-4544-87A8-633ABF3553B4}">
  <ds:schemaRefs>
    <ds:schemaRef ds:uri="http://schemas.microsoft.com/sharepoint/v3/contenttype/forms"/>
  </ds:schemaRefs>
</ds:datastoreItem>
</file>

<file path=customXml/itemProps4.xml><?xml version="1.0" encoding="utf-8"?>
<ds:datastoreItem xmlns:ds="http://schemas.openxmlformats.org/officeDocument/2006/customXml" ds:itemID="{7DBB28D2-9085-4C5D-8C8B-15DCFA889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26426</TotalTime>
  <Pages>93</Pages>
  <Words>21515</Words>
  <Characters>116182</Characters>
  <Application>Microsoft Office Word</Application>
  <DocSecurity>0</DocSecurity>
  <Lines>968</Lines>
  <Paragraphs>274</Paragraphs>
  <ScaleCrop>false</ScaleCrop>
  <HeadingPairs>
    <vt:vector size="2" baseType="variant">
      <vt:variant>
        <vt:lpstr>Title</vt:lpstr>
      </vt:variant>
      <vt:variant>
        <vt:i4>1</vt:i4>
      </vt:variant>
    </vt:vector>
  </HeadingPairs>
  <TitlesOfParts>
    <vt:vector size="1" baseType="lpstr">
      <vt:lpstr>Functional Design Document</vt:lpstr>
    </vt:vector>
  </TitlesOfParts>
  <Manager/>
  <Company>Oracle Corporation</Company>
  <LinksUpToDate>false</LinksUpToDate>
  <CharactersWithSpaces>137423</CharactersWithSpaces>
  <SharedDoc>false</SharedDoc>
  <HyperlinkBase/>
  <HLinks>
    <vt:vector size="186" baseType="variant">
      <vt:variant>
        <vt:i4>7471146</vt:i4>
      </vt:variant>
      <vt:variant>
        <vt:i4>423</vt:i4>
      </vt:variant>
      <vt:variant>
        <vt:i4>0</vt:i4>
      </vt:variant>
      <vt:variant>
        <vt:i4>5</vt:i4>
      </vt:variant>
      <vt:variant>
        <vt:lpwstr>https://asos1.sharepoint.com/sites/tgr-programme/TGR Documents/_layouts/15/guestaccess.aspx?guestaccesstoken=5USZHA%2fbZGt%2bYktjuWBpldvX0NGvbNUbcKUXxIzbSOc%3d&amp;docid=2_17a510bd6f3d544e3a07bf1675389ef7e&amp;rev=1</vt:lpwstr>
      </vt:variant>
      <vt:variant>
        <vt:lpwstr/>
      </vt:variant>
      <vt:variant>
        <vt:i4>8126570</vt:i4>
      </vt:variant>
      <vt:variant>
        <vt:i4>420</vt:i4>
      </vt:variant>
      <vt:variant>
        <vt:i4>0</vt:i4>
      </vt:variant>
      <vt:variant>
        <vt:i4>5</vt:i4>
      </vt:variant>
      <vt:variant>
        <vt:lpwstr>https://asos1.sharepoint.com/sites/tgr-programme/TGR Documents/_layouts/15/guestaccess.aspx?guestaccesstoken=qMB4kL39kcLv3kJDBtgUmfM7CqSRhyPLA45AgvOQgY4%3d&amp;docid=2_102396e16aaf1450c81132bc3369cd8ad&amp;rev=1</vt:lpwstr>
      </vt:variant>
      <vt:variant>
        <vt:lpwstr/>
      </vt:variant>
      <vt:variant>
        <vt:i4>4718669</vt:i4>
      </vt:variant>
      <vt:variant>
        <vt:i4>417</vt:i4>
      </vt:variant>
      <vt:variant>
        <vt:i4>0</vt:i4>
      </vt:variant>
      <vt:variant>
        <vt:i4>5</vt:i4>
      </vt:variant>
      <vt:variant>
        <vt:lpwstr>https://asos1.sharepoint.com/sites/tgr-programme/TGR Documents/_layouts/15/guestaccess.aspx?guestaccesstoken=310a31y2u909kYw1uVhMCzD4e3ZMihQIfaz%2bbyjpmKg%3d&amp;docid=2_18582e429bd354142aa81eb11350f84b1&amp;rev=1</vt:lpwstr>
      </vt:variant>
      <vt:variant>
        <vt:lpwstr/>
      </vt:variant>
      <vt:variant>
        <vt:i4>3801191</vt:i4>
      </vt:variant>
      <vt:variant>
        <vt:i4>414</vt:i4>
      </vt:variant>
      <vt:variant>
        <vt:i4>0</vt:i4>
      </vt:variant>
      <vt:variant>
        <vt:i4>5</vt:i4>
      </vt:variant>
      <vt:variant>
        <vt:lpwstr>https://asos1.sharepoint.com/sites/tgr-programme/TGR Documents/_layouts/15/guestaccess.aspx?guestaccesstoken=mVWa4Rgs6ky7iGJKu%2fLc4UpihX4LOrSx7GjxsVJE%2bQY%3d&amp;docid=2_10f6ffc6433664c59b25dbf329f035096&amp;rev=1</vt:lpwstr>
      </vt:variant>
      <vt:variant>
        <vt:lpwstr/>
      </vt:variant>
      <vt:variant>
        <vt:i4>720968</vt:i4>
      </vt:variant>
      <vt:variant>
        <vt:i4>411</vt:i4>
      </vt:variant>
      <vt:variant>
        <vt:i4>0</vt:i4>
      </vt:variant>
      <vt:variant>
        <vt:i4>5</vt:i4>
      </vt:variant>
      <vt:variant>
        <vt:lpwstr>https://asos1.sharepoint.com/sites/tgr-programme/TGR Documents/_layouts/15/guestaccess.aspx?guestaccesstoken=CVGKPEMn1x7Tjg9Ev%2bksT56AcJj3sRV0I79EkRc0UvE%3d&amp;docid=2_19f88c1be3d0b4d34a4157a27ed3701b1&amp;rev=1</vt:lpwstr>
      </vt:variant>
      <vt:variant>
        <vt:lpwstr/>
      </vt:variant>
      <vt:variant>
        <vt:i4>589917</vt:i4>
      </vt:variant>
      <vt:variant>
        <vt:i4>405</vt:i4>
      </vt:variant>
      <vt:variant>
        <vt:i4>0</vt:i4>
      </vt:variant>
      <vt:variant>
        <vt:i4>5</vt:i4>
      </vt:variant>
      <vt:variant>
        <vt:lpwstr>https://asos1.sharepoint.com/sites/tgr-programme/TGR Documents/_layouts/15/guestaccess.aspx?guestaccesstoken=TH2Dv82IegcTwYw1nx920g5D2zbg8Sch8%2femw2PtRoY%3d&amp;docid=2_1786d63377a334126998a8e2a6f011f6f&amp;rev=1</vt:lpwstr>
      </vt:variant>
      <vt:variant>
        <vt:lpwstr/>
      </vt:variant>
      <vt:variant>
        <vt:i4>4587531</vt:i4>
      </vt:variant>
      <vt:variant>
        <vt:i4>399</vt:i4>
      </vt:variant>
      <vt:variant>
        <vt:i4>0</vt:i4>
      </vt:variant>
      <vt:variant>
        <vt:i4>5</vt:i4>
      </vt:variant>
      <vt:variant>
        <vt:lpwstr>https://asos1.sharepoint.com/sites/tgr-programme/TGR Documents/_layouts/15/guestaccess.aspx?guestaccesstoken=5QW4f58I97ZYNcWFKyJVWzV4%2fJ3Zo3AR4Mir4QgZyxA%3d&amp;docid=2_1524b80ebc9724a169335b846fce60918&amp;rev=1</vt:lpwstr>
      </vt:variant>
      <vt:variant>
        <vt:lpwstr/>
      </vt:variant>
      <vt:variant>
        <vt:i4>8126522</vt:i4>
      </vt:variant>
      <vt:variant>
        <vt:i4>396</vt:i4>
      </vt:variant>
      <vt:variant>
        <vt:i4>0</vt:i4>
      </vt:variant>
      <vt:variant>
        <vt:i4>5</vt:i4>
      </vt:variant>
      <vt:variant>
        <vt:lpwstr>https://asos1.sharepoint.com/sites/tgr-programme/TGR Documents/_layouts/15/guestaccess.aspx?guestaccesstoken=cOAAbP4qgbtpjnITKg70CdzATCtz%2f%2blpVYweypyOLaE%3d&amp;docid=2_173ebf235e9c94d998036384b6b28a168&amp;rev=1</vt:lpwstr>
      </vt:variant>
      <vt:variant>
        <vt:lpwstr/>
      </vt:variant>
      <vt:variant>
        <vt:i4>2752609</vt:i4>
      </vt:variant>
      <vt:variant>
        <vt:i4>390</vt:i4>
      </vt:variant>
      <vt:variant>
        <vt:i4>0</vt:i4>
      </vt:variant>
      <vt:variant>
        <vt:i4>5</vt:i4>
      </vt:variant>
      <vt:variant>
        <vt:lpwstr>https://asos1.sharepoint.com/sites/tgr-programme/TGR Documents/_layouts/15/guestaccess.aspx?guestaccesstoken=NUAYjTPT9ApYPk1Qj4Wj%2fbM%2bsSp%2fPDzhu%2fAdxlzD8pQ%3d&amp;docid=2_1a8fd3f1ac2494cfbb017abeb6f103d84&amp;rev=1</vt:lpwstr>
      </vt:variant>
      <vt:variant>
        <vt:lpwstr/>
      </vt:variant>
      <vt:variant>
        <vt:i4>4653125</vt:i4>
      </vt:variant>
      <vt:variant>
        <vt:i4>357</vt:i4>
      </vt:variant>
      <vt:variant>
        <vt:i4>0</vt:i4>
      </vt:variant>
      <vt:variant>
        <vt:i4>5</vt:i4>
      </vt:variant>
      <vt:variant>
        <vt:lpwstr/>
      </vt:variant>
      <vt:variant>
        <vt:lpwstr>_View_Document</vt:lpwstr>
      </vt:variant>
      <vt:variant>
        <vt:i4>2097198</vt:i4>
      </vt:variant>
      <vt:variant>
        <vt:i4>309</vt:i4>
      </vt:variant>
      <vt:variant>
        <vt:i4>0</vt:i4>
      </vt:variant>
      <vt:variant>
        <vt:i4>5</vt:i4>
      </vt:variant>
      <vt:variant>
        <vt:lpwstr/>
      </vt:variant>
      <vt:variant>
        <vt:lpwstr>_Edit_ASN</vt:lpwstr>
      </vt:variant>
      <vt:variant>
        <vt:i4>4128800</vt:i4>
      </vt:variant>
      <vt:variant>
        <vt:i4>303</vt:i4>
      </vt:variant>
      <vt:variant>
        <vt:i4>0</vt:i4>
      </vt:variant>
      <vt:variant>
        <vt:i4>5</vt:i4>
      </vt:variant>
      <vt:variant>
        <vt:lpwstr/>
      </vt:variant>
      <vt:variant>
        <vt:lpwstr>_View_ASN</vt:lpwstr>
      </vt:variant>
      <vt:variant>
        <vt:i4>1441838</vt:i4>
      </vt:variant>
      <vt:variant>
        <vt:i4>288</vt:i4>
      </vt:variant>
      <vt:variant>
        <vt:i4>0</vt:i4>
      </vt:variant>
      <vt:variant>
        <vt:i4>5</vt:i4>
      </vt:variant>
      <vt:variant>
        <vt:lpwstr/>
      </vt:variant>
      <vt:variant>
        <vt:lpwstr>_Appendix</vt:lpwstr>
      </vt:variant>
      <vt:variant>
        <vt:i4>5832773</vt:i4>
      </vt:variant>
      <vt:variant>
        <vt:i4>234</vt:i4>
      </vt:variant>
      <vt:variant>
        <vt:i4>0</vt:i4>
      </vt:variant>
      <vt:variant>
        <vt:i4>5</vt:i4>
      </vt:variant>
      <vt:variant>
        <vt:lpwstr/>
      </vt:variant>
      <vt:variant>
        <vt:lpwstr>_PO_Format</vt:lpwstr>
      </vt:variant>
      <vt:variant>
        <vt:i4>7209067</vt:i4>
      </vt:variant>
      <vt:variant>
        <vt:i4>186</vt:i4>
      </vt:variant>
      <vt:variant>
        <vt:i4>0</vt:i4>
      </vt:variant>
      <vt:variant>
        <vt:i4>5</vt:i4>
      </vt:variant>
      <vt:variant>
        <vt:lpwstr>https://asos1.sharepoint.com/sites/tgr-programme/TGR Documents/_layouts/15/guestaccess.aspx?guestaccesstoken=sfV%2bhcIIfBlNdNc3RKwl19WoSWgh0XZ4y4WFxlWTL7U%3d&amp;folderid=2_1204e32abe07241e2bb32ce098e4bd38f&amp;rev=1</vt:lpwstr>
      </vt:variant>
      <vt:variant>
        <vt:lpwstr/>
      </vt:variant>
      <vt:variant>
        <vt:i4>1441838</vt:i4>
      </vt:variant>
      <vt:variant>
        <vt:i4>183</vt:i4>
      </vt:variant>
      <vt:variant>
        <vt:i4>0</vt:i4>
      </vt:variant>
      <vt:variant>
        <vt:i4>5</vt:i4>
      </vt:variant>
      <vt:variant>
        <vt:lpwstr/>
      </vt:variant>
      <vt:variant>
        <vt:lpwstr>_Appendix</vt:lpwstr>
      </vt:variant>
      <vt:variant>
        <vt:i4>2359336</vt:i4>
      </vt:variant>
      <vt:variant>
        <vt:i4>177</vt:i4>
      </vt:variant>
      <vt:variant>
        <vt:i4>0</vt:i4>
      </vt:variant>
      <vt:variant>
        <vt:i4>5</vt:i4>
      </vt:variant>
      <vt:variant>
        <vt:lpwstr/>
      </vt:variant>
      <vt:variant>
        <vt:lpwstr>_PO_Revisions</vt:lpwstr>
      </vt:variant>
      <vt:variant>
        <vt:i4>3670060</vt:i4>
      </vt:variant>
      <vt:variant>
        <vt:i4>168</vt:i4>
      </vt:variant>
      <vt:variant>
        <vt:i4>0</vt:i4>
      </vt:variant>
      <vt:variant>
        <vt:i4>5</vt:i4>
      </vt:variant>
      <vt:variant>
        <vt:lpwstr>https://asos1.sharepoint.com/sites/tgr-programme/TGR Documents/_layouts/15/guestaccess.aspx?guestaccesstoken=Q2x%2b9GQy1Q%2fpLu5LgNlX121f5o0jxeDry6n4TKY0qSU%3d&amp;docid=2_119486f0c9473438a8eb396fa2ccb002c&amp;rev=1</vt:lpwstr>
      </vt:variant>
      <vt:variant>
        <vt:lpwstr/>
      </vt:variant>
      <vt:variant>
        <vt:i4>8126570</vt:i4>
      </vt:variant>
      <vt:variant>
        <vt:i4>165</vt:i4>
      </vt:variant>
      <vt:variant>
        <vt:i4>0</vt:i4>
      </vt:variant>
      <vt:variant>
        <vt:i4>5</vt:i4>
      </vt:variant>
      <vt:variant>
        <vt:lpwstr>https://asos1.sharepoint.com/sites/tgr-programme/TGR Documents/_layouts/15/guestaccess.aspx?guestaccesstoken=qMB4kL39kcLv3kJDBtgUmfM7CqSRhyPLA45AgvOQgY4%3d&amp;docid=2_102396e16aaf1450c81132bc3369cd8ad&amp;rev=1</vt:lpwstr>
      </vt:variant>
      <vt:variant>
        <vt:lpwstr/>
      </vt:variant>
      <vt:variant>
        <vt:i4>1441838</vt:i4>
      </vt:variant>
      <vt:variant>
        <vt:i4>162</vt:i4>
      </vt:variant>
      <vt:variant>
        <vt:i4>0</vt:i4>
      </vt:variant>
      <vt:variant>
        <vt:i4>5</vt:i4>
      </vt:variant>
      <vt:variant>
        <vt:lpwstr/>
      </vt:variant>
      <vt:variant>
        <vt:lpwstr>_Appendix</vt:lpwstr>
      </vt:variant>
      <vt:variant>
        <vt:i4>1441838</vt:i4>
      </vt:variant>
      <vt:variant>
        <vt:i4>159</vt:i4>
      </vt:variant>
      <vt:variant>
        <vt:i4>0</vt:i4>
      </vt:variant>
      <vt:variant>
        <vt:i4>5</vt:i4>
      </vt:variant>
      <vt:variant>
        <vt:lpwstr/>
      </vt:variant>
      <vt:variant>
        <vt:lpwstr>_Appendix</vt:lpwstr>
      </vt:variant>
      <vt:variant>
        <vt:i4>1441838</vt:i4>
      </vt:variant>
      <vt:variant>
        <vt:i4>156</vt:i4>
      </vt:variant>
      <vt:variant>
        <vt:i4>0</vt:i4>
      </vt:variant>
      <vt:variant>
        <vt:i4>5</vt:i4>
      </vt:variant>
      <vt:variant>
        <vt:lpwstr/>
      </vt:variant>
      <vt:variant>
        <vt:lpwstr>_Appendix</vt:lpwstr>
      </vt:variant>
      <vt:variant>
        <vt:i4>1441838</vt:i4>
      </vt:variant>
      <vt:variant>
        <vt:i4>153</vt:i4>
      </vt:variant>
      <vt:variant>
        <vt:i4>0</vt:i4>
      </vt:variant>
      <vt:variant>
        <vt:i4>5</vt:i4>
      </vt:variant>
      <vt:variant>
        <vt:lpwstr/>
      </vt:variant>
      <vt:variant>
        <vt:lpwstr>_Appendix</vt:lpwstr>
      </vt:variant>
      <vt:variant>
        <vt:i4>7602280</vt:i4>
      </vt:variant>
      <vt:variant>
        <vt:i4>150</vt:i4>
      </vt:variant>
      <vt:variant>
        <vt:i4>0</vt:i4>
      </vt:variant>
      <vt:variant>
        <vt:i4>5</vt:i4>
      </vt:variant>
      <vt:variant>
        <vt:lpwstr>https://asos1.sharepoint.com/sites/tgr-programme/TGR Documents/_layouts/15/guestaccess.aspx?guestaccesstoken=y6pQY1tKqoRBrdGHENPk7sDmhuiFRTJJ2uMn2CevErA%3d&amp;docid=2_13bb238154fe6487289ec2c592841df7c&amp;rev=1</vt:lpwstr>
      </vt:variant>
      <vt:variant>
        <vt:lpwstr/>
      </vt:variant>
      <vt:variant>
        <vt:i4>524377</vt:i4>
      </vt:variant>
      <vt:variant>
        <vt:i4>147</vt:i4>
      </vt:variant>
      <vt:variant>
        <vt:i4>0</vt:i4>
      </vt:variant>
      <vt:variant>
        <vt:i4>5</vt:i4>
      </vt:variant>
      <vt:variant>
        <vt:lpwstr>https://asos1.sharepoint.com/sites/tgr-programme/TGR Documents/_layouts/15/guestaccess.aspx?guestaccesstoken=afewKaymiT44YRZF6HX85EqRWZQ12m%2figlVy8xKATcM%3d&amp;docid=2_1b3803ce156e44322abc100526715136b&amp;rev=1</vt:lpwstr>
      </vt:variant>
      <vt:variant>
        <vt:lpwstr/>
      </vt:variant>
      <vt:variant>
        <vt:i4>7209067</vt:i4>
      </vt:variant>
      <vt:variant>
        <vt:i4>144</vt:i4>
      </vt:variant>
      <vt:variant>
        <vt:i4>0</vt:i4>
      </vt:variant>
      <vt:variant>
        <vt:i4>5</vt:i4>
      </vt:variant>
      <vt:variant>
        <vt:lpwstr>https://asos1.sharepoint.com/sites/tgr-programme/TGR Documents/_layouts/15/guestaccess.aspx?guestaccesstoken=sfV%2bhcIIfBlNdNc3RKwl19WoSWgh0XZ4y4WFxlWTL7U%3d&amp;folderid=2_1204e32abe07241e2bb32ce098e4bd38f&amp;rev=1</vt:lpwstr>
      </vt:variant>
      <vt:variant>
        <vt:lpwstr/>
      </vt:variant>
      <vt:variant>
        <vt:i4>8126570</vt:i4>
      </vt:variant>
      <vt:variant>
        <vt:i4>141</vt:i4>
      </vt:variant>
      <vt:variant>
        <vt:i4>0</vt:i4>
      </vt:variant>
      <vt:variant>
        <vt:i4>5</vt:i4>
      </vt:variant>
      <vt:variant>
        <vt:lpwstr>https://asos1.sharepoint.com/sites/tgr-programme/TGR Documents/_layouts/15/guestaccess.aspx?guestaccesstoken=qMB4kL39kcLv3kJDBtgUmfM7CqSRhyPLA45AgvOQgY4%3d&amp;docid=2_102396e16aaf1450c81132bc3369cd8ad&amp;rev=1</vt:lpwstr>
      </vt:variant>
      <vt:variant>
        <vt:lpwstr/>
      </vt:variant>
      <vt:variant>
        <vt:i4>3342369</vt:i4>
      </vt:variant>
      <vt:variant>
        <vt:i4>138</vt:i4>
      </vt:variant>
      <vt:variant>
        <vt:i4>0</vt:i4>
      </vt:variant>
      <vt:variant>
        <vt:i4>5</vt:i4>
      </vt:variant>
      <vt:variant>
        <vt:lpwstr>https://asos1.sharepoint.com/sites/tgr-programme/TGR Documents/_layouts/15/guestaccess.aspx?guestaccesstoken=Jp4LoU3cjKdMwYA%2fL7HYiifyZRpVDazbo0mQn%2bU6BKw%3d&amp;docid=2_1f046aa04779a47a7be297f830153f6e8&amp;rev=1</vt:lpwstr>
      </vt:variant>
      <vt:variant>
        <vt:lpwstr/>
      </vt:variant>
      <vt:variant>
        <vt:i4>3670060</vt:i4>
      </vt:variant>
      <vt:variant>
        <vt:i4>135</vt:i4>
      </vt:variant>
      <vt:variant>
        <vt:i4>0</vt:i4>
      </vt:variant>
      <vt:variant>
        <vt:i4>5</vt:i4>
      </vt:variant>
      <vt:variant>
        <vt:lpwstr>https://asos1.sharepoint.com/sites/tgr-programme/TGR Documents/_layouts/15/guestaccess.aspx?guestaccesstoken=Q2x%2b9GQy1Q%2fpLu5LgNlX121f5o0jxeDry6n4TKY0qSU%3d&amp;docid=2_119486f0c9473438a8eb396fa2ccb002c&amp;rev=1</vt:lpwstr>
      </vt:variant>
      <vt:variant>
        <vt:lpwstr/>
      </vt:variant>
      <vt:variant>
        <vt:i4>4980761</vt:i4>
      </vt:variant>
      <vt:variant>
        <vt:i4>33624</vt:i4>
      </vt:variant>
      <vt:variant>
        <vt:i4>1030</vt:i4>
      </vt:variant>
      <vt:variant>
        <vt:i4>1</vt:i4>
      </vt:variant>
      <vt:variant>
        <vt:lpwstr>C:\Users\lataide\AppData\Local\Temp\SNAGHTML13328fe.PNG</vt:lpwstr>
      </vt:variant>
      <vt:variant>
        <vt:lpwstr/>
      </vt:variant>
      <vt:variant>
        <vt:i4>4980761</vt:i4>
      </vt:variant>
      <vt:variant>
        <vt:i4>33625</vt:i4>
      </vt:variant>
      <vt:variant>
        <vt:i4>1031</vt:i4>
      </vt:variant>
      <vt:variant>
        <vt:i4>1</vt:i4>
      </vt:variant>
      <vt:variant>
        <vt:lpwstr>C:\Users\lataide\AppData\Local\Temp\SNAGHTML13328fe.PNG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Design Document</dc:title>
  <dc:subject/>
  <dc:creator>Pedro Pacheco</dc:creator>
  <cp:keywords/>
  <dc:description/>
  <cp:lastModifiedBy>Sergio Rodrigues</cp:lastModifiedBy>
  <cp:revision>12</cp:revision>
  <cp:lastPrinted>2017-09-14T14:54:00Z</cp:lastPrinted>
  <dcterms:created xsi:type="dcterms:W3CDTF">2022-02-23T15:58:00Z</dcterms:created>
  <dcterms:modified xsi:type="dcterms:W3CDTF">2022-05-30T00:12:00Z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0x0101004A9EFCE6E6696247B6CB92E7E7414546</vt:lpwstr>
  </property>
  <property fmtid="{D5CDD505-2E9C-101B-9397-08002B2CF9AE}" pid="3" name="_dlc_DocIdItemGuid">
    <vt:lpwstr>736024b0-dece-470e-bb2b-9d67e2e2b348</vt:lpwstr>
  </property>
  <property fmtid="{D5CDD505-2E9C-101B-9397-08002B2CF9AE}" pid="4" name="_dlc_DocId">
    <vt:lpwstr>TGRD-191500431-22545</vt:lpwstr>
  </property>
  <property fmtid="{D5CDD505-2E9C-101B-9397-08002B2CF9AE}" pid="5" name="_dlc_DocIdUrl">
    <vt:lpwstr>https://asos1.sharepoint.com/sites/tgr-programme/TGR Documents/_layouts/15/DocIdRedir.aspx?ID=TGRD-191500431-22545, TGRD-191500431-22545</vt:lpwstr>
  </property>
</Properties>
</file>